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EC0F0" w14:textId="77777777" w:rsidR="009A4DF3" w:rsidRPr="00912EC7" w:rsidRDefault="009A4DF3" w:rsidP="004A6D8D">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14:paraId="52CC9B11" w14:textId="77777777" w:rsidR="009A4DF3" w:rsidRPr="00912EC7" w:rsidRDefault="009A4DF3" w:rsidP="004A6D8D">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14:paraId="0E65B9F7" w14:textId="77777777" w:rsidR="009A4DF3" w:rsidRPr="00912EC7" w:rsidRDefault="009A4DF3" w:rsidP="004A6D8D">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14:paraId="6F9BE396" w14:textId="77777777" w:rsidR="009A4DF3" w:rsidRPr="00912EC7" w:rsidRDefault="009A4DF3" w:rsidP="004A6D8D">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14:paraId="4A76EDCC" w14:textId="77777777" w:rsidR="00F45412" w:rsidRPr="00912EC7" w:rsidRDefault="00F45412" w:rsidP="004A6D8D">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rPr>
          <w:rFonts w:ascii="Century Gothic" w:hAnsi="Century Gothic"/>
          <w:b/>
          <w:caps/>
          <w:color w:val="000000"/>
          <w:sz w:val="20"/>
        </w:rPr>
      </w:pPr>
    </w:p>
    <w:p w14:paraId="4F8D9223" w14:textId="77777777" w:rsidR="00F45412" w:rsidRPr="00912EC7" w:rsidRDefault="00F45412">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b/>
          <w:caps/>
          <w:color w:val="000000"/>
          <w:sz w:val="20"/>
        </w:rPr>
      </w:pPr>
    </w:p>
    <w:p w14:paraId="052C1931" w14:textId="77777777" w:rsidR="00F45412" w:rsidRPr="00912EC7" w:rsidRDefault="00F45412">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b/>
          <w:caps/>
          <w:color w:val="000000"/>
          <w:sz w:val="20"/>
        </w:rPr>
      </w:pPr>
    </w:p>
    <w:p w14:paraId="07CF236D" w14:textId="77777777" w:rsidR="00F45412" w:rsidRPr="00912EC7" w:rsidRDefault="00F45412">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b/>
          <w:caps/>
          <w:color w:val="000000"/>
          <w:sz w:val="20"/>
        </w:rPr>
      </w:pPr>
    </w:p>
    <w:p w14:paraId="308ED009" w14:textId="77777777" w:rsidR="00F45412" w:rsidRPr="00912EC7" w:rsidRDefault="00F45412">
      <w:pPr>
        <w:widowControl w:val="0"/>
        <w:tabs>
          <w:tab w:val="left" w:pos="720"/>
          <w:tab w:val="left" w:pos="1440"/>
          <w:tab w:val="left" w:pos="2160"/>
          <w:tab w:val="left" w:pos="2694"/>
          <w:tab w:val="left" w:pos="3600"/>
          <w:tab w:val="left" w:pos="4320"/>
          <w:tab w:val="left" w:pos="5040"/>
          <w:tab w:val="left" w:pos="5760"/>
          <w:tab w:val="left" w:pos="6480"/>
          <w:tab w:val="left" w:pos="7200"/>
          <w:tab w:val="left" w:pos="7920"/>
          <w:tab w:val="left" w:pos="8640"/>
        </w:tabs>
        <w:jc w:val="center"/>
        <w:rPr>
          <w:rFonts w:ascii="Century Gothic" w:hAnsi="Century Gothic" w:cs="Arial"/>
          <w:b/>
          <w:caps/>
          <w:color w:val="000000"/>
          <w:sz w:val="20"/>
        </w:rPr>
      </w:pPr>
      <w:r w:rsidRPr="00912EC7">
        <w:rPr>
          <w:rFonts w:ascii="Century Gothic" w:hAnsi="Century Gothic" w:cs="Arial"/>
          <w:b/>
          <w:caps/>
          <w:color w:val="000000"/>
          <w:sz w:val="20"/>
        </w:rPr>
        <w:t>Virgin Atlantic Airways Limited</w:t>
      </w:r>
    </w:p>
    <w:p w14:paraId="6FE54F0C" w14:textId="77777777" w:rsidR="00F45412" w:rsidRDefault="00F454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Century Gothic" w:hAnsi="Century Gothic" w:cs="Arial"/>
          <w:color w:val="000000" w:themeColor="text1"/>
          <w:sz w:val="20"/>
        </w:rPr>
      </w:pPr>
    </w:p>
    <w:p w14:paraId="477A7D81" w14:textId="0FD81689" w:rsidR="00F45412" w:rsidRPr="00912EC7" w:rsidRDefault="00F454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Century Gothic" w:hAnsi="Century Gothic" w:cs="Arial"/>
          <w:color w:val="000000"/>
          <w:sz w:val="20"/>
        </w:rPr>
      </w:pPr>
      <w:r w:rsidRPr="00912EC7">
        <w:rPr>
          <w:rFonts w:ascii="Century Gothic" w:hAnsi="Century Gothic" w:cs="Arial"/>
          <w:color w:val="000000"/>
          <w:sz w:val="20"/>
        </w:rPr>
        <w:t>- and -</w:t>
      </w:r>
    </w:p>
    <w:p w14:paraId="406466B1" w14:textId="77777777" w:rsidR="00C94954" w:rsidRPr="00912EC7" w:rsidRDefault="00C94954" w:rsidP="00C94954">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color w:val="000000"/>
          <w:sz w:val="20"/>
        </w:rPr>
      </w:pPr>
    </w:p>
    <w:p w14:paraId="0BDFB48D" w14:textId="388AD9BF" w:rsidR="00F45412" w:rsidRPr="00912EC7" w:rsidRDefault="007F313A" w:rsidP="00C94954">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bCs/>
          <w:color w:val="000000"/>
          <w:sz w:val="20"/>
        </w:rPr>
      </w:pPr>
      <w:r w:rsidRPr="4FA37EAE">
        <w:rPr>
          <w:rFonts w:ascii="Century Gothic" w:hAnsi="Century Gothic" w:cs="Arial"/>
          <w:b/>
          <w:bCs/>
          <w:color w:val="000000" w:themeColor="text1"/>
          <w:sz w:val="20"/>
        </w:rPr>
        <w:t>&lt;Insert Supplier Name&gt;</w:t>
      </w:r>
    </w:p>
    <w:p w14:paraId="201E3973"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color w:val="000000"/>
          <w:sz w:val="20"/>
        </w:rPr>
      </w:pPr>
    </w:p>
    <w:p w14:paraId="428EBB68"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78B85B52"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5394511F"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1BA84387" w14:textId="77777777" w:rsidR="00F45412" w:rsidRPr="00912EC7" w:rsidRDefault="00F45412">
      <w:pPr>
        <w:widowControl w:val="0"/>
        <w:pBdr>
          <w:bottom w:val="single" w:sz="12" w:space="1" w:color="auto"/>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olor w:val="000000"/>
          <w:sz w:val="20"/>
        </w:rPr>
      </w:pPr>
    </w:p>
    <w:p w14:paraId="21335734"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olor w:val="000000"/>
          <w:sz w:val="20"/>
        </w:rPr>
      </w:pPr>
    </w:p>
    <w:p w14:paraId="49A53278" w14:textId="77777777" w:rsidR="00F45412" w:rsidRPr="00912EC7" w:rsidRDefault="00F45412">
      <w:pPr>
        <w:widowControl w:val="0"/>
        <w:pBdr>
          <w:bottom w:val="single" w:sz="12" w:space="1" w:color="auto"/>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1D766F0E" w14:textId="006C46B0" w:rsidR="00F45412" w:rsidRPr="00912EC7" w:rsidRDefault="00F45412" w:rsidP="00AF4E72">
      <w:pPr>
        <w:widowControl w:val="0"/>
        <w:pBdr>
          <w:bottom w:val="single" w:sz="12" w:space="1" w:color="auto"/>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color w:val="000000"/>
          <w:sz w:val="20"/>
        </w:rPr>
      </w:pPr>
      <w:r w:rsidRPr="00912EC7">
        <w:rPr>
          <w:rFonts w:ascii="Century Gothic" w:hAnsi="Century Gothic" w:cs="Arial"/>
          <w:b/>
          <w:color w:val="000000"/>
          <w:sz w:val="20"/>
        </w:rPr>
        <w:t xml:space="preserve">Framework Agreement for the Provision of Catering, </w:t>
      </w:r>
      <w:proofErr w:type="gramStart"/>
      <w:r w:rsidRPr="00912EC7">
        <w:rPr>
          <w:rFonts w:ascii="Century Gothic" w:hAnsi="Century Gothic" w:cs="Arial"/>
          <w:b/>
          <w:color w:val="000000"/>
          <w:sz w:val="20"/>
        </w:rPr>
        <w:t>Logistics</w:t>
      </w:r>
      <w:proofErr w:type="gramEnd"/>
      <w:r w:rsidRPr="00912EC7">
        <w:rPr>
          <w:rFonts w:ascii="Century Gothic" w:hAnsi="Century Gothic" w:cs="Arial"/>
          <w:b/>
          <w:color w:val="000000"/>
          <w:sz w:val="20"/>
        </w:rPr>
        <w:t xml:space="preserve"> and related Services</w:t>
      </w:r>
    </w:p>
    <w:p w14:paraId="638F1E5C" w14:textId="77777777" w:rsidR="00F45412" w:rsidRPr="00912EC7" w:rsidRDefault="00F45412">
      <w:pPr>
        <w:widowControl w:val="0"/>
        <w:pBdr>
          <w:bottom w:val="single" w:sz="12" w:space="1" w:color="auto"/>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cs="Arial"/>
          <w:b/>
          <w:color w:val="000000"/>
          <w:sz w:val="20"/>
        </w:rPr>
      </w:pPr>
    </w:p>
    <w:p w14:paraId="048CAB0F" w14:textId="77777777" w:rsidR="00F45412" w:rsidRPr="00912EC7" w:rsidRDefault="00F45412">
      <w:pPr>
        <w:widowControl w:val="0"/>
        <w:pBdr>
          <w:bottom w:val="single" w:sz="12" w:space="1" w:color="auto"/>
        </w:pBdr>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238B06B0" w14:textId="77777777" w:rsidR="00F45412" w:rsidRPr="00912EC7" w:rsidRDefault="00F45412">
      <w:pPr>
        <w:widowControl w:val="0"/>
        <w:tabs>
          <w:tab w:val="left" w:pos="720"/>
          <w:tab w:val="left" w:pos="1440"/>
          <w:tab w:val="left" w:pos="2160"/>
          <w:tab w:val="left" w:pos="2880"/>
          <w:tab w:val="left" w:pos="3828"/>
          <w:tab w:val="left" w:pos="4320"/>
          <w:tab w:val="left" w:pos="5040"/>
          <w:tab w:val="left" w:pos="5760"/>
          <w:tab w:val="left" w:pos="6480"/>
          <w:tab w:val="left" w:pos="7200"/>
          <w:tab w:val="left" w:pos="7920"/>
          <w:tab w:val="left" w:pos="8640"/>
        </w:tabs>
        <w:jc w:val="center"/>
        <w:rPr>
          <w:rFonts w:ascii="Century Gothic" w:hAnsi="Century Gothic"/>
          <w:b/>
          <w:color w:val="000000"/>
          <w:sz w:val="20"/>
        </w:rPr>
      </w:pPr>
    </w:p>
    <w:p w14:paraId="278C562C" w14:textId="77777777" w:rsidR="00F45412" w:rsidRPr="00912EC7" w:rsidRDefault="00F454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Century Gothic" w:hAnsi="Century Gothic"/>
          <w:color w:val="000000"/>
          <w:sz w:val="20"/>
        </w:rPr>
      </w:pPr>
    </w:p>
    <w:p w14:paraId="4DD28D5B" w14:textId="77777777" w:rsidR="007025A8" w:rsidRPr="00912EC7" w:rsidRDefault="007025A8">
      <w:pPr>
        <w:ind w:left="720"/>
        <w:jc w:val="center"/>
        <w:rPr>
          <w:rFonts w:ascii="Century Gothic" w:hAnsi="Century Gothic"/>
          <w:color w:val="000000"/>
          <w:sz w:val="20"/>
        </w:rPr>
        <w:sectPr w:rsidR="007025A8" w:rsidRPr="00912EC7" w:rsidSect="00400631">
          <w:footerReference w:type="even" r:id="rId14"/>
          <w:footerReference w:type="default" r:id="rId15"/>
          <w:pgSz w:w="11906" w:h="16838" w:code="9"/>
          <w:pgMar w:top="1440" w:right="1416" w:bottom="1134" w:left="1560" w:header="709" w:footer="709" w:gutter="0"/>
          <w:cols w:space="708"/>
          <w:rtlGutter/>
          <w:docGrid w:linePitch="360"/>
        </w:sectPr>
      </w:pPr>
    </w:p>
    <w:p w14:paraId="2185BED1" w14:textId="738B4E59" w:rsidR="000C1FB2" w:rsidRPr="00912EC7" w:rsidRDefault="000C1FB2" w:rsidP="169500F6">
      <w:pPr>
        <w:rPr>
          <w:rFonts w:ascii="Century Gothic" w:eastAsia="Century Gothic" w:hAnsi="Century Gothic" w:cs="Century Gothic"/>
          <w:b/>
          <w:bCs/>
          <w:color w:val="000000"/>
          <w:sz w:val="20"/>
        </w:rPr>
      </w:pPr>
      <w:r w:rsidRPr="00912EC7">
        <w:rPr>
          <w:rFonts w:ascii="Century Gothic" w:eastAsia="Century Gothic" w:hAnsi="Century Gothic" w:cs="Century Gothic"/>
          <w:b/>
          <w:bCs/>
          <w:color w:val="000000" w:themeColor="text1"/>
          <w:sz w:val="20"/>
        </w:rPr>
        <w:lastRenderedPageBreak/>
        <w:t>CONTENTS PAGE</w:t>
      </w:r>
    </w:p>
    <w:p w14:paraId="22F61AD7" w14:textId="77777777" w:rsidR="00927DAB" w:rsidRPr="00912EC7" w:rsidRDefault="00927DAB" w:rsidP="169500F6">
      <w:pPr>
        <w:rPr>
          <w:rFonts w:ascii="Century Gothic" w:eastAsia="Century Gothic" w:hAnsi="Century Gothic" w:cs="Century Gothic"/>
          <w:b/>
          <w:bCs/>
          <w:color w:val="000000"/>
          <w:sz w:val="20"/>
        </w:rPr>
      </w:pPr>
    </w:p>
    <w:p w14:paraId="56706573" w14:textId="612CBDFD"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Definitions_and_Interpretation" w:history="1">
        <w:r w:rsidR="000C1FB2" w:rsidRPr="00A21B00">
          <w:rPr>
            <w:rStyle w:val="Hyperlink"/>
            <w:rFonts w:ascii="Century Gothic" w:eastAsia="Century Gothic" w:hAnsi="Century Gothic" w:cs="Century Gothic"/>
            <w:sz w:val="20"/>
          </w:rPr>
          <w:t>DEFINITIONS AND INTERPRETATION</w:t>
        </w:r>
      </w:hyperlink>
    </w:p>
    <w:p w14:paraId="30F0C139" w14:textId="5597D8C7"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Services_and_Service" w:history="1">
        <w:r w:rsidR="000C1FB2" w:rsidRPr="00A21B00">
          <w:rPr>
            <w:rStyle w:val="Hyperlink"/>
            <w:rFonts w:ascii="Century Gothic" w:eastAsia="Century Gothic" w:hAnsi="Century Gothic" w:cs="Century Gothic"/>
            <w:sz w:val="20"/>
          </w:rPr>
          <w:t>SERVICES AND SERVICE LEVELS</w:t>
        </w:r>
      </w:hyperlink>
    </w:p>
    <w:p w14:paraId="1F317662" w14:textId="138B6D7D"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Provision_of_Goods" w:history="1">
        <w:r w:rsidR="000C1FB2" w:rsidRPr="00A37263">
          <w:rPr>
            <w:rStyle w:val="Hyperlink"/>
            <w:rFonts w:ascii="Century Gothic" w:eastAsia="Century Gothic" w:hAnsi="Century Gothic" w:cs="Century Gothic"/>
            <w:sz w:val="20"/>
          </w:rPr>
          <w:t>PROVISION OF GOODS</w:t>
        </w:r>
      </w:hyperlink>
    </w:p>
    <w:p w14:paraId="47975CCD" w14:textId="615B044D"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Virgin’s_Remedies_relating" w:history="1">
        <w:r w:rsidR="000C1FB2" w:rsidRPr="00A37263">
          <w:rPr>
            <w:rStyle w:val="Hyperlink"/>
            <w:rFonts w:ascii="Century Gothic" w:eastAsia="Century Gothic" w:hAnsi="Century Gothic" w:cs="Century Gothic"/>
            <w:sz w:val="20"/>
          </w:rPr>
          <w:t>VIRGIN’S REMEDIES RELATING TO GOODS</w:t>
        </w:r>
      </w:hyperlink>
    </w:p>
    <w:p w14:paraId="14CFFE17" w14:textId="06CB697E"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Cancellation_Policy" w:history="1">
        <w:r w:rsidR="000C1FB2" w:rsidRPr="00A37263">
          <w:rPr>
            <w:rStyle w:val="Hyperlink"/>
            <w:rFonts w:ascii="Century Gothic" w:eastAsia="Century Gothic" w:hAnsi="Century Gothic" w:cs="Century Gothic"/>
            <w:sz w:val="20"/>
          </w:rPr>
          <w:t>CANCELLATION POLICY</w:t>
        </w:r>
      </w:hyperlink>
    </w:p>
    <w:p w14:paraId="0A537520" w14:textId="2CFB0011"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Transition_of_Services" w:history="1">
        <w:r w:rsidR="000C1FB2" w:rsidRPr="00A37263">
          <w:rPr>
            <w:rStyle w:val="Hyperlink"/>
            <w:rFonts w:ascii="Century Gothic" w:eastAsia="Century Gothic" w:hAnsi="Century Gothic" w:cs="Century Gothic"/>
            <w:sz w:val="20"/>
          </w:rPr>
          <w:t>TRANSITION OF SERVICES</w:t>
        </w:r>
      </w:hyperlink>
    </w:p>
    <w:p w14:paraId="3EC10C04" w14:textId="2ACED392"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Transferring_Existing_Agreements" w:history="1">
        <w:r w:rsidR="000C1FB2" w:rsidRPr="00A37263">
          <w:rPr>
            <w:rStyle w:val="Hyperlink"/>
            <w:rFonts w:ascii="Century Gothic" w:eastAsia="Century Gothic" w:hAnsi="Century Gothic" w:cs="Century Gothic"/>
            <w:sz w:val="20"/>
          </w:rPr>
          <w:t>TRANSFERRING EXISTING AGREEMENTS</w:t>
        </w:r>
      </w:hyperlink>
    </w:p>
    <w:p w14:paraId="0EF6C28F" w14:textId="6DC4126E"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Access_to_Virgin’s" w:history="1">
        <w:r w:rsidR="000C1FB2" w:rsidRPr="00A37263">
          <w:rPr>
            <w:rStyle w:val="Hyperlink"/>
            <w:rFonts w:ascii="Century Gothic" w:eastAsia="Century Gothic" w:hAnsi="Century Gothic" w:cs="Century Gothic"/>
            <w:sz w:val="20"/>
          </w:rPr>
          <w:t>ACCESS TO VIRGIN’S PREMISES AND SAFETY REQUIREMENTS</w:t>
        </w:r>
      </w:hyperlink>
    </w:p>
    <w:p w14:paraId="2B9297E8" w14:textId="1B02C1EE"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Security" w:history="1">
        <w:r w:rsidR="000C1FB2" w:rsidRPr="00A37263">
          <w:rPr>
            <w:rStyle w:val="Hyperlink"/>
            <w:rFonts w:ascii="Century Gothic" w:eastAsia="Century Gothic" w:hAnsi="Century Gothic" w:cs="Century Gothic"/>
            <w:sz w:val="20"/>
          </w:rPr>
          <w:t>SECURITY</w:t>
        </w:r>
      </w:hyperlink>
    </w:p>
    <w:p w14:paraId="31DA5C59" w14:textId="64111F07"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Systems_Security" w:history="1">
        <w:r w:rsidR="000C1FB2" w:rsidRPr="00A37263">
          <w:rPr>
            <w:rStyle w:val="Hyperlink"/>
            <w:rFonts w:ascii="Century Gothic" w:eastAsia="Century Gothic" w:hAnsi="Century Gothic" w:cs="Century Gothic"/>
            <w:sz w:val="20"/>
          </w:rPr>
          <w:t>SYSTEMS SECURITY</w:t>
        </w:r>
      </w:hyperlink>
    </w:p>
    <w:p w14:paraId="21159D99" w14:textId="257366A8"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Technology_Improvements" w:history="1">
        <w:r w:rsidR="000C1FB2" w:rsidRPr="00A37263">
          <w:rPr>
            <w:rStyle w:val="Hyperlink"/>
            <w:rFonts w:ascii="Century Gothic" w:eastAsia="Century Gothic" w:hAnsi="Century Gothic" w:cs="Century Gothic"/>
            <w:sz w:val="20"/>
          </w:rPr>
          <w:t>TECHNOLOGY IMPROVEMENTS</w:t>
        </w:r>
      </w:hyperlink>
    </w:p>
    <w:p w14:paraId="554BB333" w14:textId="6A658BD0"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Managed_Supplier_(MS)" w:history="1">
        <w:r w:rsidR="000C1FB2" w:rsidRPr="00A37263">
          <w:rPr>
            <w:rStyle w:val="Hyperlink"/>
            <w:rFonts w:ascii="Century Gothic" w:eastAsia="Century Gothic" w:hAnsi="Century Gothic" w:cs="Century Gothic"/>
            <w:sz w:val="20"/>
          </w:rPr>
          <w:t>MANAGED SUPPLIER SERVICES</w:t>
        </w:r>
      </w:hyperlink>
    </w:p>
    <w:p w14:paraId="54268358" w14:textId="7DFB1D5F"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Change" w:history="1">
        <w:r w:rsidR="000C1FB2" w:rsidRPr="00A37263">
          <w:rPr>
            <w:rStyle w:val="Hyperlink"/>
            <w:rFonts w:ascii="Century Gothic" w:eastAsia="Century Gothic" w:hAnsi="Century Gothic" w:cs="Century Gothic"/>
            <w:sz w:val="20"/>
          </w:rPr>
          <w:t>CHANGE</w:t>
        </w:r>
      </w:hyperlink>
    </w:p>
    <w:p w14:paraId="64899C4F" w14:textId="2E19C277"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Benchmarking" w:history="1">
        <w:r w:rsidR="000C1FB2" w:rsidRPr="00A37263">
          <w:rPr>
            <w:rStyle w:val="Hyperlink"/>
            <w:rFonts w:ascii="Century Gothic" w:eastAsia="Century Gothic" w:hAnsi="Century Gothic" w:cs="Century Gothic"/>
            <w:sz w:val="20"/>
          </w:rPr>
          <w:t>BENCHMARKING</w:t>
        </w:r>
      </w:hyperlink>
    </w:p>
    <w:p w14:paraId="0E3E7EA2" w14:textId="50BC7A9E"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Term" w:history="1">
        <w:r w:rsidR="000C1FB2" w:rsidRPr="00A37263">
          <w:rPr>
            <w:rStyle w:val="Hyperlink"/>
            <w:rFonts w:ascii="Century Gothic" w:eastAsia="Century Gothic" w:hAnsi="Century Gothic" w:cs="Century Gothic"/>
            <w:sz w:val="20"/>
          </w:rPr>
          <w:t>TERM</w:t>
        </w:r>
      </w:hyperlink>
    </w:p>
    <w:p w14:paraId="0E8CD0F7" w14:textId="0307A8A3"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Termination" w:history="1">
        <w:r w:rsidR="000C1FB2" w:rsidRPr="00A37263">
          <w:rPr>
            <w:rStyle w:val="Hyperlink"/>
            <w:rFonts w:ascii="Century Gothic" w:eastAsia="Century Gothic" w:hAnsi="Century Gothic" w:cs="Century Gothic"/>
            <w:sz w:val="20"/>
          </w:rPr>
          <w:t>TERMINATION</w:t>
        </w:r>
      </w:hyperlink>
    </w:p>
    <w:p w14:paraId="4B394B7A" w14:textId="1CEB8643"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Consequences_of_Termination" w:history="1">
        <w:r w:rsidR="000C1FB2" w:rsidRPr="00A37263">
          <w:rPr>
            <w:rStyle w:val="Hyperlink"/>
            <w:rFonts w:ascii="Century Gothic" w:eastAsia="Century Gothic" w:hAnsi="Century Gothic" w:cs="Century Gothic"/>
            <w:sz w:val="20"/>
          </w:rPr>
          <w:t>CONSEQUENCES OF TERMINATION</w:t>
        </w:r>
      </w:hyperlink>
    </w:p>
    <w:p w14:paraId="7011668D" w14:textId="54CE39B1"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Business_Continuity_Plan" w:history="1">
        <w:r w:rsidR="000C1FB2" w:rsidRPr="00A37263">
          <w:rPr>
            <w:rStyle w:val="Hyperlink"/>
            <w:rFonts w:ascii="Century Gothic" w:eastAsia="Century Gothic" w:hAnsi="Century Gothic" w:cs="Century Gothic"/>
            <w:sz w:val="20"/>
          </w:rPr>
          <w:t>BUSINESS CONTINUITY PLAN</w:t>
        </w:r>
      </w:hyperlink>
    </w:p>
    <w:p w14:paraId="66982A41" w14:textId="3CA0CDE4"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Agreement_/_Destination" w:history="1">
        <w:r w:rsidR="000C1FB2" w:rsidRPr="00A37263">
          <w:rPr>
            <w:rStyle w:val="Hyperlink"/>
            <w:rFonts w:ascii="Century Gothic" w:eastAsia="Century Gothic" w:hAnsi="Century Gothic" w:cs="Century Gothic"/>
            <w:sz w:val="20"/>
          </w:rPr>
          <w:t>AGREEMENT EXIT PLAN</w:t>
        </w:r>
      </w:hyperlink>
    </w:p>
    <w:p w14:paraId="7699E357" w14:textId="47D14B7C" w:rsidR="000C1FB2" w:rsidRPr="00912EC7" w:rsidRDefault="002D577E" w:rsidP="009A418A">
      <w:pPr>
        <w:pStyle w:val="ListParagraph"/>
        <w:numPr>
          <w:ilvl w:val="0"/>
          <w:numId w:val="8"/>
        </w:numPr>
        <w:rPr>
          <w:rFonts w:ascii="Century Gothic" w:eastAsia="Century Gothic" w:hAnsi="Century Gothic" w:cs="Century Gothic"/>
          <w:color w:val="000000"/>
          <w:sz w:val="20"/>
        </w:rPr>
      </w:pPr>
      <w:r>
        <w:rPr>
          <w:rFonts w:ascii="Century Gothic" w:eastAsia="Century Gothic" w:hAnsi="Century Gothic" w:cs="Century Gothic"/>
          <w:color w:val="000000" w:themeColor="text1"/>
          <w:sz w:val="20"/>
        </w:rPr>
        <w:t>NOT USED</w:t>
      </w:r>
    </w:p>
    <w:p w14:paraId="08B377BF" w14:textId="10CD827D" w:rsidR="000C1FB2" w:rsidRPr="00912EC7" w:rsidRDefault="002D577E" w:rsidP="009A418A">
      <w:pPr>
        <w:pStyle w:val="ListParagraph"/>
        <w:numPr>
          <w:ilvl w:val="0"/>
          <w:numId w:val="8"/>
        </w:numPr>
        <w:rPr>
          <w:rFonts w:ascii="Century Gothic" w:eastAsia="Century Gothic" w:hAnsi="Century Gothic" w:cs="Century Gothic"/>
          <w:color w:val="000000"/>
          <w:sz w:val="20"/>
        </w:rPr>
      </w:pPr>
      <w:r>
        <w:rPr>
          <w:rFonts w:ascii="Century Gothic" w:eastAsia="Century Gothic" w:hAnsi="Century Gothic" w:cs="Century Gothic"/>
          <w:color w:val="000000" w:themeColor="text1"/>
          <w:sz w:val="20"/>
        </w:rPr>
        <w:t>NOT USED</w:t>
      </w:r>
    </w:p>
    <w:p w14:paraId="680586AB" w14:textId="60194A60"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Charges_and_Payment" w:history="1">
        <w:r w:rsidR="000C1FB2" w:rsidRPr="002D577E">
          <w:rPr>
            <w:rStyle w:val="Hyperlink"/>
            <w:rFonts w:ascii="Century Gothic" w:eastAsia="Century Gothic" w:hAnsi="Century Gothic" w:cs="Century Gothic"/>
            <w:sz w:val="20"/>
          </w:rPr>
          <w:t>CHARGES AND PAYMENT</w:t>
        </w:r>
      </w:hyperlink>
    </w:p>
    <w:p w14:paraId="370C3560" w14:textId="537DC128"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Records_and_Audit" w:history="1">
        <w:r w:rsidR="000C1FB2" w:rsidRPr="002D577E">
          <w:rPr>
            <w:rStyle w:val="Hyperlink"/>
            <w:rFonts w:ascii="Century Gothic" w:eastAsia="Century Gothic" w:hAnsi="Century Gothic" w:cs="Century Gothic"/>
            <w:sz w:val="20"/>
          </w:rPr>
          <w:t>RECORDS AND AUDIT</w:t>
        </w:r>
      </w:hyperlink>
    </w:p>
    <w:p w14:paraId="6A6862E3" w14:textId="5634FA4B"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Intellectual_Property" w:history="1">
        <w:r w:rsidR="000C1FB2" w:rsidRPr="002D577E">
          <w:rPr>
            <w:rStyle w:val="Hyperlink"/>
            <w:rFonts w:ascii="Century Gothic" w:eastAsia="Century Gothic" w:hAnsi="Century Gothic" w:cs="Century Gothic"/>
            <w:sz w:val="20"/>
          </w:rPr>
          <w:t>INTELLECTUAL PROPERTY</w:t>
        </w:r>
      </w:hyperlink>
    </w:p>
    <w:p w14:paraId="41A69574" w14:textId="7BC0208C" w:rsidR="000C1FB2" w:rsidRPr="00912EC7" w:rsidRDefault="002D577E" w:rsidP="009A418A">
      <w:pPr>
        <w:pStyle w:val="ListParagraph"/>
        <w:numPr>
          <w:ilvl w:val="0"/>
          <w:numId w:val="8"/>
        </w:numPr>
        <w:rPr>
          <w:rFonts w:ascii="Century Gothic" w:eastAsia="Century Gothic" w:hAnsi="Century Gothic" w:cs="Century Gothic"/>
          <w:color w:val="000000"/>
          <w:sz w:val="20"/>
        </w:rPr>
      </w:pPr>
      <w:r>
        <w:rPr>
          <w:rFonts w:ascii="Century Gothic" w:eastAsia="Century Gothic" w:hAnsi="Century Gothic" w:cs="Century Gothic"/>
          <w:color w:val="000000" w:themeColor="text1"/>
          <w:sz w:val="20"/>
        </w:rPr>
        <w:t>NOT USED</w:t>
      </w:r>
    </w:p>
    <w:p w14:paraId="2EC047B4" w14:textId="05196773"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Personnel_and_employee" w:history="1">
        <w:r w:rsidR="000C1FB2" w:rsidRPr="000C449B">
          <w:rPr>
            <w:rStyle w:val="Hyperlink"/>
            <w:rFonts w:ascii="Century Gothic" w:eastAsia="Century Gothic" w:hAnsi="Century Gothic" w:cs="Century Gothic"/>
            <w:sz w:val="20"/>
          </w:rPr>
          <w:t>PERSONNEL AND EMPLOYEE LIABILITY</w:t>
        </w:r>
      </w:hyperlink>
    </w:p>
    <w:p w14:paraId="218B7F96" w14:textId="0F7D6B17" w:rsidR="003150FF"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Liability_and_Indemnity" w:history="1">
        <w:r w:rsidR="003150FF" w:rsidRPr="000C449B">
          <w:rPr>
            <w:rStyle w:val="Hyperlink"/>
            <w:rFonts w:ascii="Century Gothic" w:eastAsia="Century Gothic" w:hAnsi="Century Gothic" w:cs="Century Gothic"/>
            <w:sz w:val="20"/>
          </w:rPr>
          <w:t>LIABILITY AND INDEMNITY</w:t>
        </w:r>
      </w:hyperlink>
    </w:p>
    <w:p w14:paraId="7FAA63FF" w14:textId="61B95B98"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Insurance" w:history="1">
        <w:r w:rsidR="000C1FB2" w:rsidRPr="000C449B">
          <w:rPr>
            <w:rStyle w:val="Hyperlink"/>
            <w:rFonts w:ascii="Century Gothic" w:eastAsia="Century Gothic" w:hAnsi="Century Gothic" w:cs="Century Gothic"/>
            <w:sz w:val="20"/>
          </w:rPr>
          <w:t>INSURANCE</w:t>
        </w:r>
      </w:hyperlink>
    </w:p>
    <w:p w14:paraId="46CB2AEB" w14:textId="225D078F"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Warranties" w:history="1">
        <w:r w:rsidR="000C1FB2" w:rsidRPr="000C449B">
          <w:rPr>
            <w:rStyle w:val="Hyperlink"/>
            <w:rFonts w:ascii="Century Gothic" w:eastAsia="Century Gothic" w:hAnsi="Century Gothic" w:cs="Century Gothic"/>
            <w:sz w:val="20"/>
          </w:rPr>
          <w:t>WARRANTIES</w:t>
        </w:r>
      </w:hyperlink>
    </w:p>
    <w:p w14:paraId="7B3A47D1" w14:textId="11B2586A"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Confidentiality" w:history="1">
        <w:r w:rsidR="000C1FB2" w:rsidRPr="000C449B">
          <w:rPr>
            <w:rStyle w:val="Hyperlink"/>
            <w:rFonts w:ascii="Century Gothic" w:eastAsia="Century Gothic" w:hAnsi="Century Gothic" w:cs="Century Gothic"/>
            <w:sz w:val="20"/>
          </w:rPr>
          <w:t>CON</w:t>
        </w:r>
        <w:r w:rsidR="004D5523" w:rsidRPr="000C449B">
          <w:rPr>
            <w:rStyle w:val="Hyperlink"/>
            <w:rFonts w:ascii="Century Gothic" w:eastAsia="Century Gothic" w:hAnsi="Century Gothic" w:cs="Century Gothic"/>
            <w:sz w:val="20"/>
          </w:rPr>
          <w:t>F</w:t>
        </w:r>
        <w:r w:rsidR="000C1FB2" w:rsidRPr="000C449B">
          <w:rPr>
            <w:rStyle w:val="Hyperlink"/>
            <w:rFonts w:ascii="Century Gothic" w:eastAsia="Century Gothic" w:hAnsi="Century Gothic" w:cs="Century Gothic"/>
            <w:sz w:val="20"/>
          </w:rPr>
          <w:t>I</w:t>
        </w:r>
        <w:r w:rsidR="004D5523" w:rsidRPr="000C449B">
          <w:rPr>
            <w:rStyle w:val="Hyperlink"/>
            <w:rFonts w:ascii="Century Gothic" w:eastAsia="Century Gothic" w:hAnsi="Century Gothic" w:cs="Century Gothic"/>
            <w:sz w:val="20"/>
          </w:rPr>
          <w:t>D</w:t>
        </w:r>
        <w:r w:rsidR="000C1FB2" w:rsidRPr="000C449B">
          <w:rPr>
            <w:rStyle w:val="Hyperlink"/>
            <w:rFonts w:ascii="Century Gothic" w:eastAsia="Century Gothic" w:hAnsi="Century Gothic" w:cs="Century Gothic"/>
            <w:sz w:val="20"/>
          </w:rPr>
          <w:t>ENTIALITY</w:t>
        </w:r>
      </w:hyperlink>
    </w:p>
    <w:p w14:paraId="05E223F3" w14:textId="40FDFFD2"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Data_Protection_and" w:history="1">
        <w:r w:rsidR="000C1FB2" w:rsidRPr="000C449B">
          <w:rPr>
            <w:rStyle w:val="Hyperlink"/>
            <w:rFonts w:ascii="Century Gothic" w:eastAsia="Century Gothic" w:hAnsi="Century Gothic" w:cs="Century Gothic"/>
            <w:sz w:val="20"/>
          </w:rPr>
          <w:t>DATA PROTECTION</w:t>
        </w:r>
        <w:r w:rsidR="003150FF" w:rsidRPr="000C449B">
          <w:rPr>
            <w:rStyle w:val="Hyperlink"/>
            <w:rFonts w:ascii="Century Gothic" w:eastAsia="Century Gothic" w:hAnsi="Century Gothic" w:cs="Century Gothic"/>
            <w:sz w:val="20"/>
          </w:rPr>
          <w:t xml:space="preserve"> AND INFORMATION SECURITY</w:t>
        </w:r>
      </w:hyperlink>
    </w:p>
    <w:p w14:paraId="4F89E10A" w14:textId="40E7343E"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Publicity" w:history="1">
        <w:r w:rsidR="000C1FB2" w:rsidRPr="000C449B">
          <w:rPr>
            <w:rStyle w:val="Hyperlink"/>
            <w:rFonts w:ascii="Century Gothic" w:eastAsia="Century Gothic" w:hAnsi="Century Gothic" w:cs="Century Gothic"/>
            <w:sz w:val="20"/>
          </w:rPr>
          <w:t>PUBLICITY</w:t>
        </w:r>
      </w:hyperlink>
    </w:p>
    <w:p w14:paraId="778B2C93" w14:textId="7171F917"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Records" w:history="1">
        <w:r w:rsidR="000C1FB2" w:rsidRPr="000C449B">
          <w:rPr>
            <w:rStyle w:val="Hyperlink"/>
            <w:rFonts w:ascii="Century Gothic" w:eastAsia="Century Gothic" w:hAnsi="Century Gothic" w:cs="Century Gothic"/>
            <w:sz w:val="20"/>
          </w:rPr>
          <w:t>RECORDS</w:t>
        </w:r>
      </w:hyperlink>
    </w:p>
    <w:p w14:paraId="3139EB7B" w14:textId="28A0E8C9"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Notices" w:history="1">
        <w:r w:rsidR="000C1FB2" w:rsidRPr="000C449B">
          <w:rPr>
            <w:rStyle w:val="Hyperlink"/>
            <w:rFonts w:ascii="Century Gothic" w:eastAsia="Century Gothic" w:hAnsi="Century Gothic" w:cs="Century Gothic"/>
            <w:sz w:val="20"/>
          </w:rPr>
          <w:t>NOTICES</w:t>
        </w:r>
      </w:hyperlink>
    </w:p>
    <w:p w14:paraId="160B8CB4" w14:textId="0B317119"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Assignment_and_Subcontracting" w:history="1">
        <w:r w:rsidR="000C1FB2" w:rsidRPr="000C449B">
          <w:rPr>
            <w:rStyle w:val="Hyperlink"/>
            <w:rFonts w:ascii="Century Gothic" w:eastAsia="Century Gothic" w:hAnsi="Century Gothic" w:cs="Century Gothic"/>
            <w:sz w:val="20"/>
          </w:rPr>
          <w:t>ASSIGNMENT AND SUBCONTRACTING</w:t>
        </w:r>
      </w:hyperlink>
    </w:p>
    <w:p w14:paraId="54217FA6" w14:textId="2E6012C1"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Force_Majeure" w:history="1">
        <w:r w:rsidR="000C1FB2" w:rsidRPr="000C449B">
          <w:rPr>
            <w:rStyle w:val="Hyperlink"/>
            <w:rFonts w:ascii="Century Gothic" w:eastAsia="Century Gothic" w:hAnsi="Century Gothic" w:cs="Century Gothic"/>
            <w:sz w:val="20"/>
          </w:rPr>
          <w:t>FORCE MAJEURE</w:t>
        </w:r>
      </w:hyperlink>
    </w:p>
    <w:p w14:paraId="242AEE3B" w14:textId="741AF864"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Ethical_Business_Clause" w:history="1">
        <w:r w:rsidR="000C1FB2" w:rsidRPr="000C449B">
          <w:rPr>
            <w:rStyle w:val="Hyperlink"/>
            <w:rFonts w:ascii="Century Gothic" w:eastAsia="Century Gothic" w:hAnsi="Century Gothic" w:cs="Century Gothic"/>
            <w:sz w:val="20"/>
          </w:rPr>
          <w:t>ETHICAL BUSINESS CLAUSE</w:t>
        </w:r>
      </w:hyperlink>
    </w:p>
    <w:p w14:paraId="1E0208A1" w14:textId="6759313F"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Dispute_resolution" w:history="1">
        <w:r w:rsidR="000C1FB2" w:rsidRPr="000C449B">
          <w:rPr>
            <w:rStyle w:val="Hyperlink"/>
            <w:rFonts w:ascii="Century Gothic" w:eastAsia="Century Gothic" w:hAnsi="Century Gothic" w:cs="Century Gothic"/>
            <w:sz w:val="20"/>
          </w:rPr>
          <w:t>DISPUTE RESOLUTION</w:t>
        </w:r>
      </w:hyperlink>
    </w:p>
    <w:p w14:paraId="4F11CEFF" w14:textId="4919DA48" w:rsidR="003150FF"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Escalation_Levels" w:history="1">
        <w:r w:rsidR="003150FF" w:rsidRPr="000C449B">
          <w:rPr>
            <w:rStyle w:val="Hyperlink"/>
            <w:rFonts w:ascii="Century Gothic" w:eastAsia="Century Gothic" w:hAnsi="Century Gothic" w:cs="Century Gothic"/>
            <w:sz w:val="20"/>
          </w:rPr>
          <w:t>ESCALATION LEVELS</w:t>
        </w:r>
      </w:hyperlink>
    </w:p>
    <w:p w14:paraId="793EE38D" w14:textId="1469C1D5" w:rsidR="000C1FB2" w:rsidRPr="00912EC7" w:rsidRDefault="00000000" w:rsidP="009A418A">
      <w:pPr>
        <w:pStyle w:val="ListParagraph"/>
        <w:numPr>
          <w:ilvl w:val="0"/>
          <w:numId w:val="8"/>
        </w:numPr>
        <w:rPr>
          <w:rFonts w:ascii="Century Gothic" w:eastAsia="Century Gothic" w:hAnsi="Century Gothic" w:cs="Century Gothic"/>
          <w:color w:val="000000"/>
          <w:sz w:val="20"/>
        </w:rPr>
      </w:pPr>
      <w:hyperlink w:anchor="_General" w:history="1">
        <w:r w:rsidR="000C1FB2" w:rsidRPr="000C449B">
          <w:rPr>
            <w:rStyle w:val="Hyperlink"/>
            <w:rFonts w:ascii="Century Gothic" w:eastAsia="Century Gothic" w:hAnsi="Century Gothic" w:cs="Century Gothic"/>
            <w:sz w:val="20"/>
          </w:rPr>
          <w:t>GENERAL</w:t>
        </w:r>
      </w:hyperlink>
    </w:p>
    <w:p w14:paraId="7CAC8D08" w14:textId="77777777" w:rsidR="000C1FB2" w:rsidRPr="00912EC7" w:rsidRDefault="000C1FB2" w:rsidP="169500F6">
      <w:pPr>
        <w:pStyle w:val="ListParagraph"/>
        <w:rPr>
          <w:rFonts w:ascii="Century Gothic" w:eastAsia="Century Gothic" w:hAnsi="Century Gothic" w:cs="Century Gothic"/>
          <w:color w:val="000000"/>
          <w:sz w:val="20"/>
        </w:rPr>
      </w:pPr>
    </w:p>
    <w:p w14:paraId="02AB7302"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SCHEDULE 1 – </w:t>
      </w:r>
      <w:r w:rsidRPr="00912EC7">
        <w:rPr>
          <w:rFonts w:ascii="Century Gothic" w:hAnsi="Century Gothic"/>
        </w:rPr>
        <w:tab/>
      </w:r>
      <w:r w:rsidRPr="00912EC7">
        <w:rPr>
          <w:rFonts w:ascii="Century Gothic" w:eastAsia="Century Gothic" w:hAnsi="Century Gothic" w:cs="Century Gothic"/>
          <w:color w:val="000000" w:themeColor="text1"/>
          <w:sz w:val="20"/>
        </w:rPr>
        <w:t>PROFORMA SOW</w:t>
      </w:r>
    </w:p>
    <w:p w14:paraId="0667B406"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2 -</w:t>
      </w:r>
      <w:r w:rsidRPr="00912EC7">
        <w:rPr>
          <w:rFonts w:ascii="Century Gothic" w:hAnsi="Century Gothic"/>
        </w:rPr>
        <w:tab/>
      </w:r>
      <w:r w:rsidRPr="00912EC7">
        <w:rPr>
          <w:rFonts w:ascii="Century Gothic" w:eastAsia="Century Gothic" w:hAnsi="Century Gothic" w:cs="Century Gothic"/>
          <w:color w:val="000000" w:themeColor="text1"/>
          <w:sz w:val="20"/>
        </w:rPr>
        <w:t>RIGHT OF SEARCH POLICY</w:t>
      </w:r>
    </w:p>
    <w:p w14:paraId="537208AC" w14:textId="63668B5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3 -</w:t>
      </w:r>
      <w:r w:rsidRPr="00912EC7">
        <w:rPr>
          <w:rFonts w:ascii="Century Gothic" w:hAnsi="Century Gothic"/>
        </w:rPr>
        <w:tab/>
      </w:r>
      <w:r w:rsidR="00E06126" w:rsidRPr="00912EC7">
        <w:rPr>
          <w:rFonts w:ascii="Century Gothic" w:eastAsia="Century Gothic" w:hAnsi="Century Gothic" w:cs="Century Gothic"/>
          <w:color w:val="000000" w:themeColor="text1"/>
          <w:sz w:val="20"/>
        </w:rPr>
        <w:t>CHARGES</w:t>
      </w:r>
    </w:p>
    <w:p w14:paraId="58C38BAF" w14:textId="2738FAB6"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SCHEDULE 4 - </w:t>
      </w:r>
      <w:r>
        <w:tab/>
      </w:r>
      <w:r w:rsidR="00F27DBF" w:rsidRPr="00912EC7">
        <w:rPr>
          <w:rFonts w:ascii="Century Gothic" w:eastAsia="Century Gothic" w:hAnsi="Century Gothic" w:cs="Century Gothic"/>
          <w:color w:val="000000" w:themeColor="text1"/>
          <w:sz w:val="20"/>
        </w:rPr>
        <w:t>SERVICE LEVELS</w:t>
      </w:r>
    </w:p>
    <w:p w14:paraId="60D2A7FE"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SCHEDULE 5 - </w:t>
      </w:r>
      <w:r w:rsidRPr="00912EC7">
        <w:rPr>
          <w:rFonts w:ascii="Century Gothic" w:hAnsi="Century Gothic"/>
        </w:rPr>
        <w:tab/>
      </w:r>
      <w:r w:rsidRPr="00912EC7">
        <w:rPr>
          <w:rFonts w:ascii="Century Gothic" w:eastAsia="Century Gothic" w:hAnsi="Century Gothic" w:cs="Century Gothic"/>
          <w:color w:val="000000" w:themeColor="text1"/>
          <w:sz w:val="20"/>
        </w:rPr>
        <w:t>DESTINATIONS</w:t>
      </w:r>
    </w:p>
    <w:p w14:paraId="0C8398F0"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6 -</w:t>
      </w:r>
      <w:r w:rsidRPr="00912EC7">
        <w:rPr>
          <w:rFonts w:ascii="Century Gothic" w:hAnsi="Century Gothic"/>
        </w:rPr>
        <w:tab/>
      </w:r>
      <w:r w:rsidRPr="00912EC7">
        <w:rPr>
          <w:rFonts w:ascii="Century Gothic" w:eastAsia="Century Gothic" w:hAnsi="Century Gothic" w:cs="Century Gothic"/>
          <w:color w:val="000000" w:themeColor="text1"/>
          <w:sz w:val="20"/>
        </w:rPr>
        <w:t>TRANSITION PLAN</w:t>
      </w:r>
    </w:p>
    <w:p w14:paraId="2F8EE49D"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7 -</w:t>
      </w:r>
      <w:r w:rsidRPr="00912EC7">
        <w:rPr>
          <w:rFonts w:ascii="Century Gothic" w:hAnsi="Century Gothic"/>
        </w:rPr>
        <w:tab/>
      </w:r>
      <w:r w:rsidRPr="00912EC7">
        <w:rPr>
          <w:rFonts w:ascii="Century Gothic" w:eastAsia="Century Gothic" w:hAnsi="Century Gothic" w:cs="Century Gothic"/>
          <w:color w:val="000000" w:themeColor="text1"/>
          <w:sz w:val="20"/>
        </w:rPr>
        <w:t>MANAGEMENT REPORTS</w:t>
      </w:r>
    </w:p>
    <w:p w14:paraId="17E52212"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8 -</w:t>
      </w:r>
      <w:r w:rsidRPr="00912EC7">
        <w:rPr>
          <w:rFonts w:ascii="Century Gothic" w:hAnsi="Century Gothic"/>
        </w:rPr>
        <w:tab/>
      </w:r>
      <w:r w:rsidRPr="00912EC7">
        <w:rPr>
          <w:rFonts w:ascii="Century Gothic" w:eastAsia="Century Gothic" w:hAnsi="Century Gothic" w:cs="Century Gothic"/>
          <w:color w:val="000000" w:themeColor="text1"/>
          <w:sz w:val="20"/>
        </w:rPr>
        <w:t>EXIT MANAGEMENT</w:t>
      </w:r>
    </w:p>
    <w:p w14:paraId="4C58C782"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SCHEDULE 9 - </w:t>
      </w:r>
      <w:r w:rsidRPr="00912EC7">
        <w:rPr>
          <w:rFonts w:ascii="Century Gothic" w:hAnsi="Century Gothic"/>
        </w:rPr>
        <w:tab/>
      </w:r>
      <w:r w:rsidRPr="00912EC7">
        <w:rPr>
          <w:rFonts w:ascii="Century Gothic" w:eastAsia="Century Gothic" w:hAnsi="Century Gothic" w:cs="Century Gothic"/>
          <w:color w:val="000000" w:themeColor="text1"/>
          <w:sz w:val="20"/>
        </w:rPr>
        <w:t>CONTRACT GOVERNANCE</w:t>
      </w:r>
    </w:p>
    <w:p w14:paraId="04EA9E32"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10 -</w:t>
      </w:r>
      <w:r w:rsidRPr="00912EC7">
        <w:rPr>
          <w:rFonts w:ascii="Century Gothic" w:hAnsi="Century Gothic"/>
        </w:rPr>
        <w:tab/>
      </w:r>
      <w:r w:rsidRPr="00912EC7">
        <w:rPr>
          <w:rFonts w:ascii="Century Gothic" w:eastAsia="Century Gothic" w:hAnsi="Century Gothic" w:cs="Century Gothic"/>
          <w:color w:val="000000" w:themeColor="text1"/>
          <w:sz w:val="20"/>
        </w:rPr>
        <w:t>BENCHMARKING</w:t>
      </w:r>
    </w:p>
    <w:p w14:paraId="37C3A115" w14:textId="77777777" w:rsidR="000C1FB2"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11 -</w:t>
      </w:r>
      <w:r w:rsidRPr="00912EC7">
        <w:rPr>
          <w:rFonts w:ascii="Century Gothic" w:hAnsi="Century Gothic"/>
        </w:rPr>
        <w:tab/>
      </w:r>
      <w:r w:rsidRPr="00912EC7">
        <w:rPr>
          <w:rFonts w:ascii="Century Gothic" w:eastAsia="Century Gothic" w:hAnsi="Century Gothic" w:cs="Century Gothic"/>
          <w:color w:val="000000" w:themeColor="text1"/>
          <w:sz w:val="20"/>
        </w:rPr>
        <w:t>KEY PERSONNEL</w:t>
      </w:r>
    </w:p>
    <w:p w14:paraId="67076FF4" w14:textId="067E495C" w:rsidR="000C1FB2" w:rsidRPr="00912EC7" w:rsidRDefault="000C1FB2" w:rsidP="169500F6">
      <w:pPr>
        <w:pStyle w:val="ListParagraph"/>
        <w:ind w:left="2160" w:hanging="18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SCHEDULE 12 - </w:t>
      </w:r>
      <w:r>
        <w:tab/>
      </w:r>
      <w:r w:rsidRPr="00912EC7">
        <w:rPr>
          <w:rFonts w:ascii="Century Gothic" w:eastAsia="Century Gothic" w:hAnsi="Century Gothic" w:cs="Century Gothic"/>
          <w:color w:val="000000" w:themeColor="text1"/>
          <w:sz w:val="20"/>
        </w:rPr>
        <w:t>CHANGE PROCEDURE</w:t>
      </w:r>
      <w:r w:rsidR="003B2BD2" w:rsidRPr="00912EC7">
        <w:rPr>
          <w:rFonts w:ascii="Century Gothic" w:eastAsia="Century Gothic" w:hAnsi="Century Gothic" w:cs="Century Gothic"/>
          <w:color w:val="000000" w:themeColor="text1"/>
          <w:sz w:val="20"/>
        </w:rPr>
        <w:t xml:space="preserve"> TO INFLIGHT SERVICES PROCEDURE</w:t>
      </w:r>
      <w:r w:rsidR="006E3DA7" w:rsidRPr="00912EC7">
        <w:rPr>
          <w:rFonts w:ascii="Century Gothic" w:eastAsia="Century Gothic" w:hAnsi="Century Gothic" w:cs="Century Gothic"/>
          <w:color w:val="000000" w:themeColor="text1"/>
          <w:sz w:val="20"/>
        </w:rPr>
        <w:t>S</w:t>
      </w:r>
      <w:r w:rsidR="003B2BD2" w:rsidRPr="00912EC7">
        <w:rPr>
          <w:rFonts w:ascii="Century Gothic" w:eastAsia="Century Gothic" w:hAnsi="Century Gothic" w:cs="Century Gothic"/>
          <w:color w:val="000000" w:themeColor="text1"/>
          <w:sz w:val="20"/>
        </w:rPr>
        <w:t xml:space="preserve"> MANUAL</w:t>
      </w:r>
    </w:p>
    <w:p w14:paraId="0732CB5B" w14:textId="4C5ADE36" w:rsidR="003150FF" w:rsidRPr="00912EC7" w:rsidRDefault="000C1FB2" w:rsidP="169500F6">
      <w:pPr>
        <w:pStyle w:val="ListParagraph"/>
        <w:ind w:left="330"/>
        <w:rPr>
          <w:rFonts w:ascii="Century Gothic" w:eastAsia="Century Gothic" w:hAnsi="Century Gothic" w:cs="Century Gothic"/>
          <w:color w:val="000000"/>
          <w:sz w:val="20"/>
        </w:rPr>
      </w:pPr>
      <w:r w:rsidRPr="31007322">
        <w:rPr>
          <w:rFonts w:ascii="Century Gothic" w:eastAsia="Century Gothic" w:hAnsi="Century Gothic" w:cs="Century Gothic"/>
          <w:color w:val="000000" w:themeColor="text1"/>
          <w:sz w:val="20"/>
        </w:rPr>
        <w:t>SCHEDULE 1</w:t>
      </w:r>
      <w:r w:rsidR="00D06288">
        <w:rPr>
          <w:rFonts w:ascii="Century Gothic" w:eastAsia="Century Gothic" w:hAnsi="Century Gothic" w:cs="Century Gothic"/>
          <w:color w:val="000000" w:themeColor="text1"/>
          <w:sz w:val="20"/>
        </w:rPr>
        <w:t>3</w:t>
      </w:r>
      <w:r w:rsidRPr="31007322">
        <w:rPr>
          <w:rFonts w:ascii="Century Gothic" w:eastAsia="Century Gothic" w:hAnsi="Century Gothic" w:cs="Century Gothic"/>
          <w:color w:val="000000" w:themeColor="text1"/>
          <w:sz w:val="20"/>
        </w:rPr>
        <w:t xml:space="preserve"> -</w:t>
      </w:r>
      <w:r>
        <w:tab/>
      </w:r>
      <w:r w:rsidR="24DAD066" w:rsidRPr="31007322">
        <w:rPr>
          <w:rFonts w:ascii="Century Gothic" w:eastAsia="Century Gothic" w:hAnsi="Century Gothic" w:cs="Century Gothic"/>
          <w:color w:val="000000" w:themeColor="text1"/>
          <w:sz w:val="20"/>
        </w:rPr>
        <w:t>STANDARD CONTRACTUAL CLAUSES</w:t>
      </w:r>
    </w:p>
    <w:p w14:paraId="42B01815" w14:textId="5DD5316E" w:rsidR="003150FF"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1</w:t>
      </w:r>
      <w:r w:rsidR="00D06288">
        <w:rPr>
          <w:rFonts w:ascii="Century Gothic" w:eastAsia="Century Gothic" w:hAnsi="Century Gothic" w:cs="Century Gothic"/>
          <w:color w:val="000000" w:themeColor="text1"/>
          <w:sz w:val="20"/>
        </w:rPr>
        <w:t>4</w:t>
      </w:r>
      <w:r w:rsidRPr="00912EC7">
        <w:rPr>
          <w:rFonts w:ascii="Century Gothic" w:eastAsia="Century Gothic" w:hAnsi="Century Gothic" w:cs="Century Gothic"/>
          <w:color w:val="000000" w:themeColor="text1"/>
          <w:sz w:val="20"/>
        </w:rPr>
        <w:t xml:space="preserve"> - </w:t>
      </w:r>
      <w:r>
        <w:tab/>
      </w:r>
      <w:r w:rsidR="003150FF" w:rsidRPr="00912EC7">
        <w:rPr>
          <w:rFonts w:ascii="Century Gothic" w:eastAsia="Century Gothic" w:hAnsi="Century Gothic" w:cs="Century Gothic"/>
          <w:color w:val="000000" w:themeColor="text1"/>
          <w:sz w:val="20"/>
        </w:rPr>
        <w:t>BUSINESS CONTINUITY PLANNING</w:t>
      </w:r>
    </w:p>
    <w:p w14:paraId="7898B60B" w14:textId="6A110310" w:rsidR="003150FF"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1</w:t>
      </w:r>
      <w:r w:rsidR="00D06288">
        <w:rPr>
          <w:rFonts w:ascii="Century Gothic" w:eastAsia="Century Gothic" w:hAnsi="Century Gothic" w:cs="Century Gothic"/>
          <w:color w:val="000000" w:themeColor="text1"/>
          <w:sz w:val="20"/>
        </w:rPr>
        <w:t>5</w:t>
      </w:r>
      <w:r w:rsidRPr="00912EC7">
        <w:rPr>
          <w:rFonts w:ascii="Century Gothic" w:eastAsia="Century Gothic" w:hAnsi="Century Gothic" w:cs="Century Gothic"/>
          <w:color w:val="000000" w:themeColor="text1"/>
          <w:sz w:val="20"/>
        </w:rPr>
        <w:t xml:space="preserve"> -</w:t>
      </w:r>
      <w:r w:rsidRPr="00912EC7">
        <w:rPr>
          <w:rFonts w:ascii="Century Gothic" w:hAnsi="Century Gothic"/>
        </w:rPr>
        <w:tab/>
      </w:r>
      <w:r w:rsidR="003150FF" w:rsidRPr="00912EC7">
        <w:rPr>
          <w:rFonts w:ascii="Century Gothic" w:eastAsia="Century Gothic" w:hAnsi="Century Gothic" w:cs="Century Gothic"/>
          <w:color w:val="000000" w:themeColor="text1"/>
          <w:sz w:val="20"/>
        </w:rPr>
        <w:t>QUALITY AND PERFORMANCE MANAGEMENT</w:t>
      </w:r>
    </w:p>
    <w:p w14:paraId="158CAABA" w14:textId="6C78816E" w:rsidR="003150FF"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lastRenderedPageBreak/>
        <w:t>SCHEDULE 1</w:t>
      </w:r>
      <w:r w:rsidR="00D06288">
        <w:rPr>
          <w:rFonts w:ascii="Century Gothic" w:eastAsia="Century Gothic" w:hAnsi="Century Gothic" w:cs="Century Gothic"/>
          <w:color w:val="000000" w:themeColor="text1"/>
          <w:sz w:val="20"/>
        </w:rPr>
        <w:t>6</w:t>
      </w:r>
      <w:r w:rsidRPr="00912EC7">
        <w:rPr>
          <w:rFonts w:ascii="Century Gothic" w:eastAsia="Century Gothic" w:hAnsi="Century Gothic" w:cs="Century Gothic"/>
          <w:color w:val="000000" w:themeColor="text1"/>
          <w:sz w:val="20"/>
        </w:rPr>
        <w:t xml:space="preserve"> -</w:t>
      </w:r>
      <w:r w:rsidRPr="00912EC7">
        <w:rPr>
          <w:rFonts w:ascii="Century Gothic" w:hAnsi="Century Gothic"/>
        </w:rPr>
        <w:tab/>
      </w:r>
      <w:r w:rsidR="003150FF" w:rsidRPr="00912EC7">
        <w:rPr>
          <w:rFonts w:ascii="Century Gothic" w:eastAsia="Century Gothic" w:hAnsi="Century Gothic" w:cs="Century Gothic"/>
          <w:color w:val="000000" w:themeColor="text1"/>
          <w:sz w:val="20"/>
        </w:rPr>
        <w:t>SAFETY AND SECURITY COMPLIANCE</w:t>
      </w:r>
    </w:p>
    <w:p w14:paraId="507E563F" w14:textId="31DC7B46" w:rsidR="003150FF" w:rsidRPr="00912EC7" w:rsidRDefault="000C1FB2" w:rsidP="169500F6">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1</w:t>
      </w:r>
      <w:r w:rsidR="00D06288">
        <w:rPr>
          <w:rFonts w:ascii="Century Gothic" w:eastAsia="Century Gothic" w:hAnsi="Century Gothic" w:cs="Century Gothic"/>
          <w:color w:val="000000" w:themeColor="text1"/>
          <w:sz w:val="20"/>
        </w:rPr>
        <w:t>7</w:t>
      </w:r>
      <w:r w:rsidRPr="00912EC7">
        <w:rPr>
          <w:rFonts w:ascii="Century Gothic" w:eastAsia="Century Gothic" w:hAnsi="Century Gothic" w:cs="Century Gothic"/>
          <w:color w:val="000000" w:themeColor="text1"/>
          <w:sz w:val="20"/>
        </w:rPr>
        <w:t xml:space="preserve"> -</w:t>
      </w:r>
      <w:r w:rsidRPr="00912EC7">
        <w:rPr>
          <w:rFonts w:ascii="Century Gothic" w:hAnsi="Century Gothic"/>
        </w:rPr>
        <w:tab/>
      </w:r>
      <w:r w:rsidR="003150FF" w:rsidRPr="00912EC7">
        <w:rPr>
          <w:rFonts w:ascii="Century Gothic" w:eastAsia="Century Gothic" w:hAnsi="Century Gothic" w:cs="Century Gothic"/>
          <w:color w:val="000000" w:themeColor="text1"/>
          <w:sz w:val="20"/>
        </w:rPr>
        <w:t>ASSEMBLY</w:t>
      </w:r>
    </w:p>
    <w:p w14:paraId="19BF7CF7" w14:textId="7F423E06" w:rsidR="003150FF" w:rsidRPr="00912EC7" w:rsidRDefault="000C1FB2" w:rsidP="169500F6">
      <w:pPr>
        <w:pStyle w:val="ListParagraph"/>
        <w:ind w:left="330"/>
        <w:rPr>
          <w:rFonts w:ascii="Century Gothic" w:eastAsia="Century Gothic" w:hAnsi="Century Gothic" w:cs="Century Gothic"/>
          <w:color w:val="000000" w:themeColor="text1"/>
          <w:sz w:val="20"/>
        </w:rPr>
      </w:pPr>
      <w:r w:rsidRPr="00912EC7">
        <w:rPr>
          <w:rFonts w:ascii="Century Gothic" w:eastAsia="Century Gothic" w:hAnsi="Century Gothic" w:cs="Century Gothic"/>
          <w:color w:val="000000" w:themeColor="text1"/>
          <w:sz w:val="20"/>
        </w:rPr>
        <w:t>SCHEDULE 1</w:t>
      </w:r>
      <w:r w:rsidR="00D06288">
        <w:rPr>
          <w:rFonts w:ascii="Century Gothic" w:eastAsia="Century Gothic" w:hAnsi="Century Gothic" w:cs="Century Gothic"/>
          <w:color w:val="000000" w:themeColor="text1"/>
          <w:sz w:val="20"/>
        </w:rPr>
        <w:t>8</w:t>
      </w:r>
      <w:r w:rsidRPr="00912EC7">
        <w:rPr>
          <w:rFonts w:ascii="Century Gothic" w:eastAsia="Century Gothic" w:hAnsi="Century Gothic" w:cs="Century Gothic"/>
          <w:color w:val="000000" w:themeColor="text1"/>
          <w:sz w:val="20"/>
        </w:rPr>
        <w:t xml:space="preserve"> - </w:t>
      </w:r>
      <w:r w:rsidRPr="00912EC7">
        <w:rPr>
          <w:rFonts w:ascii="Century Gothic" w:hAnsi="Century Gothic"/>
        </w:rPr>
        <w:tab/>
      </w:r>
      <w:r w:rsidR="003150FF" w:rsidRPr="00912EC7">
        <w:rPr>
          <w:rFonts w:ascii="Century Gothic" w:eastAsia="Century Gothic" w:hAnsi="Century Gothic" w:cs="Century Gothic"/>
          <w:color w:val="000000" w:themeColor="text1"/>
          <w:sz w:val="20"/>
        </w:rPr>
        <w:t>CATERING OPERATIONS</w:t>
      </w:r>
    </w:p>
    <w:p w14:paraId="78BF4813" w14:textId="24BD3738" w:rsidR="003150FF" w:rsidRPr="00912EC7" w:rsidRDefault="005D6A3D" w:rsidP="169500F6">
      <w:pPr>
        <w:pStyle w:val="ListParagraph"/>
        <w:ind w:left="330"/>
        <w:rPr>
          <w:rFonts w:ascii="Century Gothic" w:eastAsia="Century Gothic" w:hAnsi="Century Gothic" w:cs="Century Gothic"/>
          <w:color w:val="000000" w:themeColor="text1"/>
          <w:sz w:val="20"/>
        </w:rPr>
      </w:pPr>
      <w:r w:rsidRPr="00912EC7">
        <w:rPr>
          <w:rFonts w:ascii="Century Gothic" w:eastAsia="Century Gothic" w:hAnsi="Century Gothic" w:cs="Century Gothic"/>
          <w:color w:val="000000" w:themeColor="text1"/>
          <w:sz w:val="20"/>
        </w:rPr>
        <w:t xml:space="preserve">SCHEDULE </w:t>
      </w:r>
      <w:r w:rsidR="00D06288">
        <w:rPr>
          <w:rFonts w:ascii="Century Gothic" w:eastAsia="Century Gothic" w:hAnsi="Century Gothic" w:cs="Century Gothic"/>
          <w:color w:val="000000" w:themeColor="text1"/>
          <w:sz w:val="20"/>
        </w:rPr>
        <w:t>19</w:t>
      </w:r>
      <w:r w:rsidRPr="00912EC7">
        <w:rPr>
          <w:rFonts w:ascii="Century Gothic" w:eastAsia="Century Gothic" w:hAnsi="Century Gothic" w:cs="Century Gothic"/>
          <w:color w:val="000000" w:themeColor="text1"/>
          <w:sz w:val="20"/>
        </w:rPr>
        <w:t xml:space="preserve"> -</w:t>
      </w:r>
      <w:r w:rsidRPr="00912EC7">
        <w:rPr>
          <w:rFonts w:ascii="Century Gothic" w:hAnsi="Century Gothic"/>
        </w:rPr>
        <w:tab/>
      </w:r>
      <w:r w:rsidR="003150FF" w:rsidRPr="00912EC7">
        <w:rPr>
          <w:rFonts w:ascii="Century Gothic" w:eastAsia="Century Gothic" w:hAnsi="Century Gothic" w:cs="Century Gothic"/>
          <w:color w:val="000000" w:themeColor="text1"/>
          <w:sz w:val="20"/>
        </w:rPr>
        <w:t>FOOD SOURCING AND PURCHASING</w:t>
      </w:r>
    </w:p>
    <w:p w14:paraId="5D3D0766" w14:textId="592B8DE4" w:rsidR="003150FF" w:rsidRPr="00912EC7" w:rsidRDefault="003150FF" w:rsidP="169500F6">
      <w:pPr>
        <w:pStyle w:val="ListParagraph"/>
        <w:ind w:left="330"/>
        <w:rPr>
          <w:rFonts w:ascii="Century Gothic" w:eastAsia="Century Gothic" w:hAnsi="Century Gothic" w:cs="Century Gothic"/>
          <w:color w:val="000000" w:themeColor="text1"/>
          <w:sz w:val="20"/>
        </w:rPr>
      </w:pPr>
      <w:r w:rsidRPr="00912EC7">
        <w:rPr>
          <w:rFonts w:ascii="Century Gothic" w:eastAsia="Century Gothic" w:hAnsi="Century Gothic" w:cs="Century Gothic"/>
          <w:color w:val="000000" w:themeColor="text1"/>
          <w:sz w:val="20"/>
        </w:rPr>
        <w:t xml:space="preserve">SCHEDULE </w:t>
      </w:r>
      <w:r w:rsidR="00D06288">
        <w:rPr>
          <w:rFonts w:ascii="Century Gothic" w:eastAsia="Century Gothic" w:hAnsi="Century Gothic" w:cs="Century Gothic"/>
          <w:color w:val="000000" w:themeColor="text1"/>
          <w:sz w:val="20"/>
        </w:rPr>
        <w:t>20</w:t>
      </w:r>
      <w:r w:rsidRPr="00912EC7">
        <w:rPr>
          <w:rFonts w:ascii="Century Gothic" w:eastAsia="Century Gothic" w:hAnsi="Century Gothic" w:cs="Century Gothic"/>
          <w:color w:val="000000" w:themeColor="text1"/>
          <w:sz w:val="20"/>
        </w:rPr>
        <w:t xml:space="preserve"> -</w:t>
      </w:r>
      <w:r w:rsidRPr="00912EC7">
        <w:rPr>
          <w:rFonts w:ascii="Century Gothic" w:hAnsi="Century Gothic"/>
        </w:rPr>
        <w:tab/>
      </w:r>
      <w:r w:rsidR="003115B1" w:rsidRPr="00912EC7">
        <w:rPr>
          <w:rFonts w:ascii="Century Gothic" w:eastAsia="Century Gothic" w:hAnsi="Century Gothic" w:cs="Century Gothic"/>
          <w:color w:val="000000" w:themeColor="text1"/>
          <w:sz w:val="20"/>
        </w:rPr>
        <w:t>MENU DEVELOPMENT</w:t>
      </w:r>
    </w:p>
    <w:p w14:paraId="7878185C" w14:textId="54989EA2" w:rsidR="00A563CD" w:rsidRPr="00912EC7" w:rsidRDefault="003150FF" w:rsidP="00A563CD">
      <w:pPr>
        <w:pStyle w:val="ListParagraph"/>
        <w:ind w:left="33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SCHEDULE 2</w:t>
      </w:r>
      <w:r w:rsidR="00D06288">
        <w:rPr>
          <w:rFonts w:ascii="Century Gothic" w:eastAsia="Century Gothic" w:hAnsi="Century Gothic" w:cs="Century Gothic"/>
          <w:color w:val="000000" w:themeColor="text1"/>
          <w:sz w:val="20"/>
        </w:rPr>
        <w:t>1</w:t>
      </w:r>
      <w:r w:rsidRPr="00912EC7">
        <w:rPr>
          <w:rFonts w:ascii="Century Gothic" w:eastAsia="Century Gothic" w:hAnsi="Century Gothic" w:cs="Century Gothic"/>
          <w:color w:val="000000" w:themeColor="text1"/>
          <w:sz w:val="20"/>
        </w:rPr>
        <w:t xml:space="preserve"> – </w:t>
      </w:r>
      <w:r>
        <w:tab/>
      </w:r>
      <w:r w:rsidR="00A563CD" w:rsidRPr="00912EC7">
        <w:rPr>
          <w:rFonts w:ascii="Century Gothic" w:eastAsia="Century Gothic" w:hAnsi="Century Gothic" w:cs="Century Gothic"/>
          <w:color w:val="000000" w:themeColor="text1"/>
          <w:sz w:val="20"/>
        </w:rPr>
        <w:t>ANNIVERSARY OBJECTIVES</w:t>
      </w:r>
    </w:p>
    <w:p w14:paraId="0C09BEB4" w14:textId="04DB38C1" w:rsidR="000C1FB2" w:rsidRDefault="000C1FB2" w:rsidP="169500F6">
      <w:pPr>
        <w:pStyle w:val="ListParagraph"/>
        <w:ind w:left="330"/>
        <w:rPr>
          <w:rFonts w:ascii="Century Gothic" w:eastAsia="Century Gothic" w:hAnsi="Century Gothic" w:cs="Century Gothic"/>
          <w:color w:val="000000" w:themeColor="text1"/>
          <w:sz w:val="20"/>
        </w:rPr>
      </w:pPr>
    </w:p>
    <w:p w14:paraId="6B54A72E" w14:textId="656C386F" w:rsidR="000C1FB2" w:rsidRPr="00912EC7" w:rsidRDefault="000C1FB2" w:rsidP="169500F6">
      <w:pPr>
        <w:pStyle w:val="ListParagraph"/>
        <w:ind w:left="330"/>
        <w:rPr>
          <w:rFonts w:ascii="Century Gothic" w:eastAsia="Century Gothic" w:hAnsi="Century Gothic" w:cs="Century Gothic"/>
          <w:color w:val="000000"/>
          <w:sz w:val="20"/>
        </w:rPr>
      </w:pPr>
    </w:p>
    <w:p w14:paraId="299E9130" w14:textId="77777777" w:rsidR="000E6240" w:rsidRPr="00912EC7" w:rsidRDefault="000E6240" w:rsidP="169500F6">
      <w:pPr>
        <w:pStyle w:val="ListParagraph"/>
        <w:ind w:left="330"/>
        <w:rPr>
          <w:rFonts w:ascii="Century Gothic" w:eastAsia="Century Gothic" w:hAnsi="Century Gothic" w:cs="Century Gothic"/>
          <w:color w:val="000000"/>
          <w:sz w:val="20"/>
        </w:rPr>
      </w:pPr>
    </w:p>
    <w:p w14:paraId="4334B37B"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7D655BE"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4A42E9E"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399D4003"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60AD7A0C"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7A2FF8B8"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1D65AD4C"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60B5F93A"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4026FDE3"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32E6C2CF"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9CC54C4"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0EDCCDAE"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47CB43F5"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BFAED3D"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446C11D4"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00F4D599"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4BB3116B"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2FB0109D"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107A14B4"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367903AD"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B8EC5DC"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0F4963BD"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0D8402D5"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1C6D6F8F"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2D5D940C"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7A0554B1"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398EFD51"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3D98DF5F"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2CBE1C46"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144F7E54"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48AE0846"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57804244"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258CA76C" w14:textId="77777777" w:rsidR="00C94954" w:rsidRPr="00912EC7" w:rsidRDefault="00C94954" w:rsidP="169500F6">
      <w:pPr>
        <w:pStyle w:val="ListParagraph"/>
        <w:ind w:left="330"/>
        <w:rPr>
          <w:rFonts w:ascii="Century Gothic" w:eastAsia="Century Gothic" w:hAnsi="Century Gothic" w:cs="Century Gothic"/>
          <w:color w:val="000000"/>
          <w:sz w:val="20"/>
        </w:rPr>
      </w:pPr>
    </w:p>
    <w:p w14:paraId="2DDA6387" w14:textId="77777777" w:rsidR="00C94954" w:rsidRPr="00912EC7" w:rsidRDefault="00C94954" w:rsidP="169500F6">
      <w:pPr>
        <w:pStyle w:val="ListParagraph"/>
        <w:ind w:left="330"/>
        <w:rPr>
          <w:rFonts w:ascii="Century Gothic" w:eastAsia="Century Gothic" w:hAnsi="Century Gothic" w:cs="Century Gothic"/>
          <w:color w:val="000000"/>
          <w:sz w:val="20"/>
        </w:rPr>
      </w:pPr>
    </w:p>
    <w:p w14:paraId="7438D71F" w14:textId="77777777" w:rsidR="00C94954" w:rsidRPr="00912EC7" w:rsidRDefault="00C94954" w:rsidP="169500F6">
      <w:pPr>
        <w:pStyle w:val="ListParagraph"/>
        <w:ind w:left="330"/>
        <w:rPr>
          <w:rFonts w:ascii="Century Gothic" w:eastAsia="Century Gothic" w:hAnsi="Century Gothic" w:cs="Century Gothic"/>
          <w:color w:val="000000"/>
          <w:sz w:val="20"/>
        </w:rPr>
      </w:pPr>
    </w:p>
    <w:p w14:paraId="2C8747D4" w14:textId="77777777" w:rsidR="00C94954" w:rsidRPr="00912EC7" w:rsidRDefault="00C94954" w:rsidP="169500F6">
      <w:pPr>
        <w:pStyle w:val="ListParagraph"/>
        <w:ind w:left="330"/>
        <w:rPr>
          <w:rFonts w:ascii="Century Gothic" w:eastAsia="Century Gothic" w:hAnsi="Century Gothic" w:cs="Century Gothic"/>
          <w:color w:val="000000"/>
          <w:sz w:val="20"/>
        </w:rPr>
      </w:pPr>
    </w:p>
    <w:p w14:paraId="6556CC4F" w14:textId="77777777" w:rsidR="00C94954" w:rsidRPr="00912EC7" w:rsidRDefault="00C94954" w:rsidP="169500F6">
      <w:pPr>
        <w:pStyle w:val="ListParagraph"/>
        <w:ind w:left="330"/>
        <w:rPr>
          <w:rFonts w:ascii="Century Gothic" w:eastAsia="Century Gothic" w:hAnsi="Century Gothic" w:cs="Century Gothic"/>
          <w:color w:val="000000"/>
          <w:sz w:val="20"/>
        </w:rPr>
      </w:pPr>
    </w:p>
    <w:p w14:paraId="7C7EFC4D" w14:textId="77777777" w:rsidR="00C94954" w:rsidRDefault="00C94954" w:rsidP="169500F6">
      <w:pPr>
        <w:pStyle w:val="ListParagraph"/>
        <w:ind w:left="330"/>
        <w:rPr>
          <w:rFonts w:ascii="Century Gothic" w:eastAsia="Century Gothic" w:hAnsi="Century Gothic" w:cs="Century Gothic"/>
          <w:color w:val="000000"/>
          <w:sz w:val="20"/>
        </w:rPr>
      </w:pPr>
    </w:p>
    <w:p w14:paraId="765360F7" w14:textId="77777777" w:rsidR="00824DD0" w:rsidRPr="00912EC7" w:rsidRDefault="00824DD0" w:rsidP="169500F6">
      <w:pPr>
        <w:pStyle w:val="ListParagraph"/>
        <w:ind w:left="330"/>
        <w:rPr>
          <w:rFonts w:ascii="Century Gothic" w:eastAsia="Century Gothic" w:hAnsi="Century Gothic" w:cs="Century Gothic"/>
          <w:color w:val="000000"/>
          <w:sz w:val="20"/>
        </w:rPr>
      </w:pPr>
    </w:p>
    <w:p w14:paraId="22E7E823"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20B88383" w14:textId="77777777" w:rsidR="00C15AF2" w:rsidRPr="00912EC7" w:rsidRDefault="00C15AF2" w:rsidP="169500F6">
      <w:pPr>
        <w:pStyle w:val="ListParagraph"/>
        <w:ind w:left="330"/>
        <w:rPr>
          <w:rFonts w:ascii="Century Gothic" w:eastAsia="Century Gothic" w:hAnsi="Century Gothic" w:cs="Century Gothic"/>
          <w:color w:val="000000"/>
          <w:sz w:val="20"/>
        </w:rPr>
      </w:pPr>
    </w:p>
    <w:p w14:paraId="1BE94BB2" w14:textId="77777777" w:rsidR="00C15AF2" w:rsidRDefault="00C15AF2" w:rsidP="169500F6">
      <w:pPr>
        <w:pStyle w:val="ListParagraph"/>
        <w:ind w:left="330"/>
        <w:rPr>
          <w:rFonts w:ascii="Century Gothic" w:eastAsia="Century Gothic" w:hAnsi="Century Gothic" w:cs="Century Gothic"/>
          <w:color w:val="000000"/>
          <w:sz w:val="20"/>
        </w:rPr>
      </w:pPr>
    </w:p>
    <w:p w14:paraId="552A05C5" w14:textId="77777777" w:rsidR="0096346F" w:rsidRPr="00912EC7" w:rsidRDefault="0096346F" w:rsidP="169500F6">
      <w:pPr>
        <w:pStyle w:val="ListParagraph"/>
        <w:ind w:left="330"/>
        <w:rPr>
          <w:rFonts w:ascii="Century Gothic" w:eastAsia="Century Gothic" w:hAnsi="Century Gothic" w:cs="Century Gothic"/>
          <w:color w:val="000000"/>
          <w:sz w:val="20"/>
        </w:rPr>
      </w:pPr>
    </w:p>
    <w:p w14:paraId="1E76F76B" w14:textId="77777777" w:rsidR="00C15AF2" w:rsidRPr="00912EC7" w:rsidRDefault="00C15AF2" w:rsidP="169500F6">
      <w:pPr>
        <w:pStyle w:val="ListParagraph"/>
        <w:ind w:left="330"/>
        <w:rPr>
          <w:rFonts w:ascii="Century Gothic" w:eastAsia="Century Gothic" w:hAnsi="Century Gothic" w:cs="Century Gothic"/>
          <w:color w:val="000000"/>
          <w:sz w:val="20"/>
        </w:rPr>
      </w:pPr>
    </w:p>
    <w:p w14:paraId="6323E894" w14:textId="77777777" w:rsidR="00C15AF2" w:rsidRPr="00912EC7" w:rsidRDefault="00C15AF2" w:rsidP="169500F6">
      <w:pPr>
        <w:pStyle w:val="ListParagraph"/>
        <w:ind w:left="330"/>
        <w:rPr>
          <w:rFonts w:ascii="Century Gothic" w:eastAsia="Century Gothic" w:hAnsi="Century Gothic" w:cs="Century Gothic"/>
          <w:color w:val="000000"/>
          <w:sz w:val="20"/>
        </w:rPr>
      </w:pPr>
    </w:p>
    <w:p w14:paraId="35C13FAA" w14:textId="15633527" w:rsidR="00060FC9" w:rsidRDefault="00060FC9" w:rsidP="169500F6">
      <w:pPr>
        <w:pStyle w:val="ListParagraph"/>
        <w:ind w:left="330"/>
        <w:rPr>
          <w:rFonts w:ascii="Century Gothic" w:eastAsia="Century Gothic" w:hAnsi="Century Gothic" w:cs="Century Gothic"/>
          <w:color w:val="000000"/>
          <w:sz w:val="20"/>
        </w:rPr>
      </w:pPr>
    </w:p>
    <w:p w14:paraId="63922695" w14:textId="77777777" w:rsidR="00A21B00" w:rsidRDefault="00A21B00" w:rsidP="169500F6">
      <w:pPr>
        <w:pStyle w:val="ListParagraph"/>
        <w:ind w:left="330"/>
        <w:rPr>
          <w:rFonts w:ascii="Century Gothic" w:eastAsia="Century Gothic" w:hAnsi="Century Gothic" w:cs="Century Gothic"/>
          <w:color w:val="000000"/>
          <w:sz w:val="20"/>
        </w:rPr>
      </w:pPr>
    </w:p>
    <w:p w14:paraId="65BFB322" w14:textId="23029036" w:rsidR="00CF51D5" w:rsidRPr="00912EC7" w:rsidRDefault="00CF51D5" w:rsidP="169500F6">
      <w:pPr>
        <w:pStyle w:val="ListParagraph"/>
        <w:ind w:left="330"/>
        <w:rPr>
          <w:rFonts w:ascii="Century Gothic" w:eastAsia="Century Gothic" w:hAnsi="Century Gothic" w:cs="Century Gothic"/>
          <w:color w:val="000000"/>
          <w:sz w:val="20"/>
        </w:rPr>
      </w:pPr>
    </w:p>
    <w:p w14:paraId="51B41D88" w14:textId="77777777" w:rsidR="00060FC9" w:rsidRPr="00912EC7" w:rsidRDefault="00060FC9" w:rsidP="169500F6">
      <w:pPr>
        <w:pStyle w:val="ListParagraph"/>
        <w:ind w:left="330"/>
        <w:rPr>
          <w:rFonts w:ascii="Century Gothic" w:eastAsia="Century Gothic" w:hAnsi="Century Gothic" w:cs="Century Gothic"/>
          <w:color w:val="000000"/>
          <w:sz w:val="20"/>
        </w:rPr>
      </w:pPr>
    </w:p>
    <w:p w14:paraId="61569B41" w14:textId="77777777" w:rsidR="00F45412" w:rsidRPr="00912EC7" w:rsidRDefault="30B5E1AA" w:rsidP="169500F6">
      <w:pPr>
        <w:rPr>
          <w:rFonts w:ascii="Century Gothic" w:eastAsia="Century Gothic" w:hAnsi="Century Gothic" w:cs="Century Gothic"/>
          <w:b/>
          <w:bCs/>
          <w:color w:val="000000"/>
          <w:sz w:val="20"/>
        </w:rPr>
      </w:pPr>
      <w:r w:rsidRPr="00912EC7">
        <w:rPr>
          <w:rFonts w:ascii="Century Gothic" w:eastAsia="Century Gothic" w:hAnsi="Century Gothic" w:cs="Century Gothic"/>
          <w:b/>
          <w:bCs/>
          <w:color w:val="000000" w:themeColor="text1"/>
          <w:sz w:val="20"/>
        </w:rPr>
        <w:lastRenderedPageBreak/>
        <w:t xml:space="preserve">THIS FRAMEWORK AGREEMENT </w:t>
      </w:r>
      <w:r w:rsidRPr="00912EC7">
        <w:rPr>
          <w:rFonts w:ascii="Century Gothic" w:eastAsia="Century Gothic" w:hAnsi="Century Gothic" w:cs="Century Gothic"/>
          <w:color w:val="000000" w:themeColor="text1"/>
          <w:sz w:val="20"/>
        </w:rPr>
        <w:t xml:space="preserve">is made on </w:t>
      </w:r>
      <w:r w:rsidR="7A3DCF4E" w:rsidRPr="00912EC7">
        <w:rPr>
          <w:rFonts w:ascii="Century Gothic" w:eastAsia="Century Gothic" w:hAnsi="Century Gothic" w:cs="Century Gothic"/>
          <w:color w:val="000000" w:themeColor="text1"/>
          <w:sz w:val="20"/>
          <w:highlight w:val="yellow"/>
        </w:rPr>
        <w:t>[</w:t>
      </w:r>
      <w:r w:rsidR="354E996C" w:rsidRPr="00912EC7">
        <w:rPr>
          <w:rFonts w:ascii="Century Gothic" w:eastAsia="Century Gothic" w:hAnsi="Century Gothic" w:cs="Century Gothic"/>
          <w:color w:val="000000" w:themeColor="text1"/>
          <w:sz w:val="20"/>
          <w:highlight w:val="yellow"/>
        </w:rPr>
        <w:t>Date</w:t>
      </w:r>
      <w:r w:rsidR="7A3DCF4E" w:rsidRPr="00912EC7">
        <w:rPr>
          <w:rFonts w:ascii="Century Gothic" w:eastAsia="Century Gothic" w:hAnsi="Century Gothic" w:cs="Century Gothic"/>
          <w:color w:val="000000" w:themeColor="text1"/>
          <w:sz w:val="20"/>
          <w:highlight w:val="yellow"/>
        </w:rPr>
        <w:t>]</w:t>
      </w:r>
    </w:p>
    <w:p w14:paraId="528F046C"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hAnsi="Century Gothic" w:cs="Arial"/>
          <w:color w:val="000000"/>
          <w:sz w:val="20"/>
        </w:rPr>
        <w:tab/>
      </w:r>
    </w:p>
    <w:p w14:paraId="53A98E15"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b/>
          <w:bCs/>
          <w:color w:val="000000" w:themeColor="text1"/>
          <w:sz w:val="20"/>
        </w:rPr>
        <w:t>BETWEEN</w:t>
      </w:r>
      <w:r w:rsidRPr="00912EC7">
        <w:rPr>
          <w:rFonts w:ascii="Century Gothic" w:eastAsia="Century Gothic" w:hAnsi="Century Gothic" w:cs="Century Gothic"/>
          <w:color w:val="000000" w:themeColor="text1"/>
          <w:sz w:val="20"/>
        </w:rPr>
        <w:t xml:space="preserve">: </w:t>
      </w:r>
    </w:p>
    <w:p w14:paraId="2ABC9638"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Century Gothic" w:eastAsia="Century Gothic" w:hAnsi="Century Gothic" w:cs="Century Gothic"/>
          <w:color w:val="000000"/>
          <w:sz w:val="20"/>
        </w:rPr>
      </w:pPr>
    </w:p>
    <w:p w14:paraId="1FDBACFA"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(1)</w:t>
      </w:r>
      <w:r w:rsidRPr="00912EC7">
        <w:rPr>
          <w:rFonts w:ascii="Century Gothic" w:hAnsi="Century Gothic"/>
        </w:rPr>
        <w:tab/>
      </w:r>
      <w:r w:rsidRPr="00912EC7">
        <w:rPr>
          <w:rFonts w:ascii="Century Gothic" w:eastAsia="Century Gothic" w:hAnsi="Century Gothic" w:cs="Century Gothic"/>
          <w:b/>
          <w:bCs/>
          <w:color w:val="000000" w:themeColor="text1"/>
          <w:sz w:val="20"/>
        </w:rPr>
        <w:t>VIRGIN ATLANTIC AIRWAYS LIMITED</w:t>
      </w:r>
      <w:r w:rsidRPr="00912EC7">
        <w:rPr>
          <w:rFonts w:ascii="Century Gothic" w:eastAsia="Century Gothic" w:hAnsi="Century Gothic" w:cs="Century Gothic"/>
          <w:color w:val="000000" w:themeColor="text1"/>
          <w:sz w:val="20"/>
        </w:rPr>
        <w:t>, a company incorporated under the laws of England and Wales with registered number 1600117, and having its</w:t>
      </w:r>
      <w:r w:rsidR="00AF7689" w:rsidRPr="00912EC7">
        <w:rPr>
          <w:rFonts w:ascii="Century Gothic" w:eastAsia="Century Gothic" w:hAnsi="Century Gothic" w:cs="Century Gothic"/>
          <w:color w:val="000000" w:themeColor="text1"/>
          <w:sz w:val="20"/>
        </w:rPr>
        <w:t xml:space="preserve"> registered office at </w:t>
      </w:r>
      <w:proofErr w:type="gramStart"/>
      <w:r w:rsidR="00AF7689" w:rsidRPr="00912EC7">
        <w:rPr>
          <w:rFonts w:ascii="Century Gothic" w:eastAsia="Century Gothic" w:hAnsi="Century Gothic" w:cs="Century Gothic"/>
          <w:color w:val="000000" w:themeColor="text1"/>
          <w:sz w:val="20"/>
        </w:rPr>
        <w:t>The</w:t>
      </w:r>
      <w:proofErr w:type="gramEnd"/>
      <w:r w:rsidR="00AF7689" w:rsidRPr="00912EC7">
        <w:rPr>
          <w:rFonts w:ascii="Century Gothic" w:eastAsia="Century Gothic" w:hAnsi="Century Gothic" w:cs="Century Gothic"/>
          <w:color w:val="000000" w:themeColor="text1"/>
          <w:sz w:val="20"/>
        </w:rPr>
        <w:t xml:space="preserve"> VHQ</w:t>
      </w:r>
      <w:r w:rsidRPr="00912EC7">
        <w:rPr>
          <w:rFonts w:ascii="Century Gothic" w:eastAsia="Century Gothic" w:hAnsi="Century Gothic" w:cs="Century Gothic"/>
          <w:color w:val="000000" w:themeColor="text1"/>
          <w:sz w:val="20"/>
        </w:rPr>
        <w:t xml:space="preserve">, </w:t>
      </w:r>
      <w:r w:rsidR="00AF7689" w:rsidRPr="00912EC7">
        <w:rPr>
          <w:rFonts w:ascii="Century Gothic" w:eastAsia="Century Gothic" w:hAnsi="Century Gothic" w:cs="Century Gothic"/>
          <w:color w:val="000000" w:themeColor="text1"/>
          <w:sz w:val="20"/>
        </w:rPr>
        <w:t>Fleming Way</w:t>
      </w:r>
      <w:r w:rsidRPr="00912EC7">
        <w:rPr>
          <w:rFonts w:ascii="Century Gothic" w:eastAsia="Century Gothic" w:hAnsi="Century Gothic" w:cs="Century Gothic"/>
          <w:color w:val="000000" w:themeColor="text1"/>
          <w:sz w:val="20"/>
        </w:rPr>
        <w:t>, Crawley, West Sussex, RH10 9</w:t>
      </w:r>
      <w:r w:rsidR="00AF7689" w:rsidRPr="00912EC7">
        <w:rPr>
          <w:rFonts w:ascii="Century Gothic" w:eastAsia="Century Gothic" w:hAnsi="Century Gothic" w:cs="Century Gothic"/>
          <w:color w:val="000000" w:themeColor="text1"/>
          <w:sz w:val="20"/>
        </w:rPr>
        <w:t>DF</w:t>
      </w:r>
      <w:r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b/>
          <w:bCs/>
          <w:color w:val="000000" w:themeColor="text1"/>
          <w:sz w:val="20"/>
        </w:rPr>
        <w:t>Virgin</w:t>
      </w:r>
      <w:r w:rsidRPr="00912EC7">
        <w:rPr>
          <w:rFonts w:ascii="Century Gothic" w:eastAsia="Century Gothic" w:hAnsi="Century Gothic" w:cs="Century Gothic"/>
          <w:color w:val="000000" w:themeColor="text1"/>
          <w:sz w:val="20"/>
        </w:rPr>
        <w:t>”);</w:t>
      </w:r>
    </w:p>
    <w:p w14:paraId="4987A300"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color w:val="000000"/>
          <w:sz w:val="20"/>
        </w:rPr>
      </w:pPr>
    </w:p>
    <w:p w14:paraId="738508F8"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color w:val="000000"/>
          <w:sz w:val="20"/>
        </w:rPr>
      </w:pPr>
      <w:r w:rsidRPr="00912EC7">
        <w:rPr>
          <w:rFonts w:ascii="Century Gothic" w:hAnsi="Century Gothic" w:cs="Arial"/>
          <w:color w:val="000000"/>
          <w:sz w:val="20"/>
        </w:rPr>
        <w:tab/>
      </w:r>
      <w:r w:rsidRPr="00912EC7">
        <w:rPr>
          <w:rFonts w:ascii="Century Gothic" w:eastAsia="Century Gothic" w:hAnsi="Century Gothic" w:cs="Century Gothic"/>
          <w:color w:val="000000"/>
          <w:sz w:val="20"/>
        </w:rPr>
        <w:t>and</w:t>
      </w:r>
    </w:p>
    <w:p w14:paraId="51B6075B"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color w:val="000000"/>
          <w:sz w:val="20"/>
        </w:rPr>
      </w:pPr>
    </w:p>
    <w:p w14:paraId="4F45123D" w14:textId="22A15BAB" w:rsidR="00F45412" w:rsidRPr="00912EC7" w:rsidRDefault="30B5E1AA" w:rsidP="169500F6">
      <w:pPr>
        <w:ind w:left="720" w:hanging="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(2)</w:t>
      </w:r>
      <w:r w:rsidRPr="00912EC7">
        <w:rPr>
          <w:rFonts w:ascii="Century Gothic" w:hAnsi="Century Gothic"/>
        </w:rPr>
        <w:tab/>
      </w:r>
      <w:r w:rsidR="21CF8E68" w:rsidRPr="00912EC7">
        <w:rPr>
          <w:rFonts w:ascii="Century Gothic" w:eastAsia="Century Gothic" w:hAnsi="Century Gothic" w:cs="Century Gothic"/>
          <w:b/>
          <w:bCs/>
          <w:color w:val="000000" w:themeColor="text1"/>
          <w:sz w:val="20"/>
          <w:highlight w:val="yellow"/>
        </w:rPr>
        <w:t>XXX LIMITED</w:t>
      </w:r>
      <w:r w:rsidRPr="00912EC7">
        <w:rPr>
          <w:rFonts w:ascii="Century Gothic" w:eastAsia="Century Gothic" w:hAnsi="Century Gothic" w:cs="Century Gothic"/>
          <w:color w:val="000000" w:themeColor="text1"/>
          <w:sz w:val="20"/>
          <w:highlight w:val="yellow"/>
        </w:rPr>
        <w:t>,</w:t>
      </w:r>
      <w:r w:rsidRPr="00912EC7">
        <w:rPr>
          <w:rFonts w:ascii="Century Gothic" w:eastAsia="Century Gothic" w:hAnsi="Century Gothic" w:cs="Century Gothic"/>
          <w:color w:val="000000" w:themeColor="text1"/>
          <w:sz w:val="20"/>
        </w:rPr>
        <w:t xml:space="preserve"> a company incorporated under the laws of</w:t>
      </w:r>
      <w:r w:rsidR="354E996C" w:rsidRPr="00912EC7">
        <w:rPr>
          <w:rFonts w:ascii="Century Gothic" w:eastAsia="Century Gothic" w:hAnsi="Century Gothic" w:cs="Century Gothic"/>
          <w:color w:val="000000" w:themeColor="text1"/>
          <w:sz w:val="20"/>
        </w:rPr>
        <w:t xml:space="preserve"> </w:t>
      </w:r>
      <w:r w:rsidR="626741BB" w:rsidRPr="00912EC7">
        <w:rPr>
          <w:rFonts w:ascii="Century Gothic" w:eastAsia="Century Gothic" w:hAnsi="Century Gothic" w:cs="Century Gothic"/>
          <w:b/>
          <w:bCs/>
          <w:color w:val="000000" w:themeColor="text1"/>
          <w:sz w:val="20"/>
          <w:highlight w:val="yellow"/>
        </w:rPr>
        <w:t>[COUNTRY]</w:t>
      </w:r>
      <w:r w:rsidR="626741BB" w:rsidRPr="00912EC7">
        <w:rPr>
          <w:rFonts w:ascii="Century Gothic" w:eastAsia="Century Gothic" w:hAnsi="Century Gothic" w:cs="Century Gothic"/>
          <w:color w:val="000000" w:themeColor="text1"/>
          <w:sz w:val="20"/>
        </w:rPr>
        <w:t xml:space="preserve"> wi</w:t>
      </w:r>
      <w:r w:rsidRPr="00912EC7">
        <w:rPr>
          <w:rFonts w:ascii="Century Gothic" w:eastAsia="Century Gothic" w:hAnsi="Century Gothic" w:cs="Century Gothic"/>
          <w:color w:val="000000" w:themeColor="text1"/>
          <w:sz w:val="20"/>
        </w:rPr>
        <w:t xml:space="preserve">th registered number </w:t>
      </w:r>
      <w:r w:rsidR="4FDF564E" w:rsidRPr="00912EC7">
        <w:rPr>
          <w:rFonts w:ascii="Century Gothic" w:eastAsia="Century Gothic" w:hAnsi="Century Gothic" w:cs="Century Gothic"/>
          <w:color w:val="000000" w:themeColor="text1"/>
          <w:sz w:val="20"/>
          <w:highlight w:val="yellow"/>
        </w:rPr>
        <w:t>[</w:t>
      </w:r>
      <w:r w:rsidR="38818A36" w:rsidRPr="00912EC7">
        <w:rPr>
          <w:rFonts w:ascii="Century Gothic" w:eastAsia="Century Gothic" w:hAnsi="Century Gothic" w:cs="Century Gothic"/>
          <w:b/>
          <w:bCs/>
          <w:color w:val="000000" w:themeColor="text1"/>
          <w:sz w:val="20"/>
          <w:highlight w:val="yellow"/>
        </w:rPr>
        <w:t>XXXXXXXX</w:t>
      </w:r>
      <w:r w:rsidR="4A01F31E" w:rsidRPr="00912EC7">
        <w:rPr>
          <w:rFonts w:ascii="Century Gothic" w:eastAsia="Century Gothic" w:hAnsi="Century Gothic" w:cs="Century Gothic"/>
          <w:b/>
          <w:bCs/>
          <w:color w:val="000000" w:themeColor="text1"/>
          <w:sz w:val="20"/>
          <w:highlight w:val="yellow"/>
        </w:rPr>
        <w:t>]</w:t>
      </w:r>
      <w:r w:rsidRPr="00912EC7">
        <w:rPr>
          <w:rFonts w:ascii="Century Gothic" w:eastAsia="Century Gothic" w:hAnsi="Century Gothic" w:cs="Century Gothic"/>
          <w:color w:val="000000" w:themeColor="text1"/>
          <w:sz w:val="20"/>
        </w:rPr>
        <w:t xml:space="preserve">, and having its registered office at </w:t>
      </w:r>
      <w:r w:rsidR="0B124D1C" w:rsidRPr="00912EC7">
        <w:rPr>
          <w:rFonts w:ascii="Century Gothic" w:eastAsia="Century Gothic" w:hAnsi="Century Gothic" w:cs="Century Gothic"/>
          <w:color w:val="000000" w:themeColor="text1"/>
          <w:sz w:val="20"/>
          <w:highlight w:val="yellow"/>
        </w:rPr>
        <w:t>[</w:t>
      </w:r>
      <w:r w:rsidR="0B124D1C" w:rsidRPr="00912EC7">
        <w:rPr>
          <w:rFonts w:ascii="Century Gothic" w:eastAsia="Century Gothic" w:hAnsi="Century Gothic" w:cs="Century Gothic"/>
          <w:b/>
          <w:bCs/>
          <w:color w:val="000000" w:themeColor="text1"/>
          <w:sz w:val="20"/>
          <w:highlight w:val="yellow"/>
        </w:rPr>
        <w:t>REGISTERED OFFICE ADDRESS]</w:t>
      </w:r>
      <w:r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b/>
          <w:bCs/>
          <w:color w:val="000000" w:themeColor="text1"/>
          <w:sz w:val="20"/>
        </w:rPr>
        <w:t>Supplier</w:t>
      </w:r>
      <w:r w:rsidRPr="00912EC7">
        <w:rPr>
          <w:rFonts w:ascii="Century Gothic" w:eastAsia="Century Gothic" w:hAnsi="Century Gothic" w:cs="Century Gothic"/>
          <w:color w:val="000000" w:themeColor="text1"/>
          <w:sz w:val="20"/>
        </w:rPr>
        <w:t>”)</w:t>
      </w:r>
    </w:p>
    <w:p w14:paraId="27D98262"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Century Gothic" w:eastAsia="Century Gothic" w:hAnsi="Century Gothic" w:cs="Century Gothic"/>
          <w:color w:val="000000"/>
          <w:sz w:val="20"/>
        </w:rPr>
      </w:pPr>
    </w:p>
    <w:p w14:paraId="5E6BA35F"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b/>
          <w:bCs/>
          <w:color w:val="000000"/>
          <w:sz w:val="20"/>
        </w:rPr>
      </w:pPr>
      <w:r w:rsidRPr="00912EC7">
        <w:rPr>
          <w:rFonts w:ascii="Century Gothic" w:eastAsia="Century Gothic" w:hAnsi="Century Gothic" w:cs="Century Gothic"/>
          <w:b/>
          <w:bCs/>
          <w:color w:val="000000" w:themeColor="text1"/>
          <w:sz w:val="20"/>
        </w:rPr>
        <w:t>WHEREAS:</w:t>
      </w:r>
    </w:p>
    <w:p w14:paraId="62674F13"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b/>
          <w:bCs/>
          <w:color w:val="000000"/>
          <w:sz w:val="20"/>
        </w:rPr>
      </w:pPr>
    </w:p>
    <w:p w14:paraId="30516465" w14:textId="2E780708" w:rsidR="00F45412" w:rsidRPr="00912EC7" w:rsidRDefault="00F45412" w:rsidP="009A418A">
      <w:pPr>
        <w:widowControl w:val="0"/>
        <w:numPr>
          <w:ilvl w:val="0"/>
          <w:numId w:val="2"/>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Supplier has considerable experience and expertise in providing services in the field of catering, logistics and related services</w:t>
      </w:r>
      <w:r w:rsidR="009942E5">
        <w:rPr>
          <w:rFonts w:ascii="Century Gothic" w:eastAsia="Century Gothic" w:hAnsi="Century Gothic" w:cs="Century Gothic"/>
          <w:color w:val="000000" w:themeColor="text1"/>
          <w:sz w:val="20"/>
        </w:rPr>
        <w:t xml:space="preserve"> including </w:t>
      </w:r>
      <w:proofErr w:type="gramStart"/>
      <w:r w:rsidR="009942E5">
        <w:rPr>
          <w:rFonts w:ascii="Century Gothic" w:eastAsia="Century Gothic" w:hAnsi="Century Gothic" w:cs="Century Gothic"/>
          <w:color w:val="000000" w:themeColor="text1"/>
          <w:sz w:val="20"/>
        </w:rPr>
        <w:t>laundry</w:t>
      </w:r>
      <w:r w:rsidRPr="00912EC7">
        <w:rPr>
          <w:rFonts w:ascii="Century Gothic" w:eastAsia="Century Gothic" w:hAnsi="Century Gothic" w:cs="Century Gothic"/>
          <w:color w:val="000000" w:themeColor="text1"/>
          <w:sz w:val="20"/>
        </w:rPr>
        <w:t>;</w:t>
      </w:r>
      <w:proofErr w:type="gramEnd"/>
    </w:p>
    <w:p w14:paraId="3D853E06" w14:textId="77777777" w:rsidR="00F45412" w:rsidRPr="00912EC7" w:rsidRDefault="00F45412" w:rsidP="169500F6">
      <w:pPr>
        <w:widowControl w:val="0"/>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eastAsia="Century Gothic" w:hAnsi="Century Gothic" w:cs="Century Gothic"/>
          <w:color w:val="000000"/>
          <w:sz w:val="20"/>
        </w:rPr>
      </w:pPr>
    </w:p>
    <w:p w14:paraId="3BA94306" w14:textId="77777777" w:rsidR="00F45412" w:rsidRPr="00912EC7" w:rsidRDefault="00F45412" w:rsidP="009A418A">
      <w:pPr>
        <w:widowControl w:val="0"/>
        <w:numPr>
          <w:ilvl w:val="0"/>
          <w:numId w:val="3"/>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Virgin may from time to time request such services from Supplier and Supplier shall provide to Virgin such services as are specified in a SOW (as defined below</w:t>
      </w:r>
      <w:proofErr w:type="gramStart"/>
      <w:r w:rsidR="00623C42" w:rsidRPr="00912EC7">
        <w:rPr>
          <w:rFonts w:ascii="Century Gothic" w:eastAsia="Century Gothic" w:hAnsi="Century Gothic" w:cs="Century Gothic"/>
          <w:color w:val="000000" w:themeColor="text1"/>
          <w:sz w:val="20"/>
        </w:rPr>
        <w:t>);</w:t>
      </w:r>
      <w:proofErr w:type="gramEnd"/>
    </w:p>
    <w:p w14:paraId="677D04A9" w14:textId="77777777" w:rsidR="00F45412" w:rsidRPr="00912EC7" w:rsidRDefault="00F45412" w:rsidP="169500F6">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eastAsia="Century Gothic" w:hAnsi="Century Gothic" w:cs="Century Gothic"/>
          <w:color w:val="000000"/>
          <w:sz w:val="20"/>
        </w:rPr>
      </w:pPr>
    </w:p>
    <w:p w14:paraId="4228AC2C" w14:textId="77777777" w:rsidR="00F45412" w:rsidRPr="00912EC7" w:rsidRDefault="00F45412" w:rsidP="009A418A">
      <w:pPr>
        <w:widowControl w:val="0"/>
        <w:numPr>
          <w:ilvl w:val="0"/>
          <w:numId w:val="4"/>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567" w:hanging="567"/>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The </w:t>
      </w:r>
      <w:r w:rsidR="006E3DA7" w:rsidRPr="00912EC7">
        <w:rPr>
          <w:rFonts w:ascii="Century Gothic" w:eastAsia="Century Gothic" w:hAnsi="Century Gothic" w:cs="Century Gothic"/>
          <w:color w:val="000000" w:themeColor="text1"/>
          <w:sz w:val="20"/>
        </w:rPr>
        <w:t>parties</w:t>
      </w:r>
      <w:r w:rsidRPr="00912EC7">
        <w:rPr>
          <w:rFonts w:ascii="Century Gothic" w:eastAsia="Century Gothic" w:hAnsi="Century Gothic" w:cs="Century Gothic"/>
          <w:color w:val="000000" w:themeColor="text1"/>
          <w:sz w:val="20"/>
        </w:rPr>
        <w:t xml:space="preserve"> have agreed that any services which Supplier provides to Virgin under a SOW during the Term shall be provided subject to and in accordance with the terms and conditions of this Agreement.  </w:t>
      </w:r>
    </w:p>
    <w:p w14:paraId="2D61F997" w14:textId="77777777" w:rsidR="00F45412" w:rsidRPr="00912EC7" w:rsidRDefault="00F45412" w:rsidP="169500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entury Gothic" w:eastAsia="Century Gothic" w:hAnsi="Century Gothic" w:cs="Century Gothic"/>
          <w:color w:val="000000"/>
          <w:sz w:val="20"/>
        </w:rPr>
      </w:pPr>
    </w:p>
    <w:p w14:paraId="22B0D506"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Now it is hereby agreed as follows:</w:t>
      </w:r>
    </w:p>
    <w:p w14:paraId="74E8FF5F" w14:textId="77777777" w:rsidR="00F45412" w:rsidRPr="00912EC7" w:rsidRDefault="00F45412" w:rsidP="169500F6">
      <w:pPr>
        <w:rPr>
          <w:rFonts w:ascii="Century Gothic" w:eastAsia="Century Gothic" w:hAnsi="Century Gothic" w:cs="Century Gothic"/>
          <w:b/>
          <w:bCs/>
          <w:color w:val="000000"/>
          <w:sz w:val="20"/>
        </w:rPr>
      </w:pPr>
    </w:p>
    <w:p w14:paraId="2999E88F" w14:textId="36CBFCAA" w:rsidR="00F45412" w:rsidRPr="00EE3A2D" w:rsidRDefault="00F45412" w:rsidP="004A558A">
      <w:pPr>
        <w:pStyle w:val="Heading1"/>
        <w:rPr>
          <w:rFonts w:eastAsia="Century Gothic"/>
        </w:rPr>
      </w:pPr>
      <w:bookmarkStart w:id="0" w:name="_Definitions_and_Interpretation"/>
      <w:bookmarkEnd w:id="0"/>
      <w:r w:rsidRPr="00EE3A2D">
        <w:rPr>
          <w:rFonts w:eastAsia="Century Gothic"/>
        </w:rPr>
        <w:t>Definitions and Interpretation</w:t>
      </w:r>
    </w:p>
    <w:p w14:paraId="107B71F8" w14:textId="77777777" w:rsidR="00F45412" w:rsidRPr="00912EC7" w:rsidRDefault="00F45412" w:rsidP="169500F6">
      <w:pPr>
        <w:ind w:left="720" w:hanging="720"/>
        <w:rPr>
          <w:rFonts w:ascii="Century Gothic" w:eastAsia="Century Gothic" w:hAnsi="Century Gothic" w:cs="Century Gothic"/>
          <w:color w:val="000000"/>
          <w:sz w:val="20"/>
        </w:rPr>
      </w:pPr>
    </w:p>
    <w:p w14:paraId="6ACFFD86" w14:textId="77777777" w:rsidR="00F45412" w:rsidRPr="00B1635F" w:rsidRDefault="00F45412" w:rsidP="009A418A">
      <w:pPr>
        <w:pStyle w:val="Heading2"/>
        <w:numPr>
          <w:ilvl w:val="1"/>
          <w:numId w:val="142"/>
        </w:numPr>
        <w:rPr>
          <w:rFonts w:ascii="Century Gothic" w:eastAsia="Century Gothic" w:hAnsi="Century Gothic" w:cs="Century Gothic"/>
        </w:rPr>
      </w:pPr>
      <w:r w:rsidRPr="00B1635F">
        <w:rPr>
          <w:rFonts w:ascii="Century Gothic" w:eastAsia="Century Gothic" w:hAnsi="Century Gothic" w:cs="Century Gothic"/>
        </w:rPr>
        <w:t>In this Agreement the following words have the following meanings: -</w:t>
      </w:r>
    </w:p>
    <w:p w14:paraId="483DF3FE" w14:textId="77777777" w:rsidR="00F45412" w:rsidRPr="00912EC7" w:rsidRDefault="00F45412" w:rsidP="169500F6">
      <w:pPr>
        <w:ind w:left="720" w:hanging="720"/>
        <w:rPr>
          <w:rFonts w:ascii="Century Gothic" w:eastAsia="Century Gothic" w:hAnsi="Century Gothic" w:cs="Century Gothic"/>
          <w:color w:val="000000"/>
          <w:sz w:val="20"/>
        </w:rPr>
      </w:pPr>
    </w:p>
    <w:p w14:paraId="2808B60A" w14:textId="57AD88C8" w:rsidR="007D58DB" w:rsidRDefault="007D58DB" w:rsidP="009A4DF3">
      <w:pPr>
        <w:ind w:left="2880" w:hanging="2880"/>
        <w:rPr>
          <w:rFonts w:ascii="Century Gothic" w:eastAsia="Century Gothic" w:hAnsi="Century Gothic" w:cs="Century Gothic"/>
          <w:color w:val="000000" w:themeColor="text1"/>
          <w:sz w:val="20"/>
        </w:rPr>
      </w:pPr>
      <w:r>
        <w:rPr>
          <w:rFonts w:ascii="Century Gothic" w:eastAsia="Century Gothic" w:hAnsi="Century Gothic" w:cs="Century Gothic"/>
          <w:color w:val="000000" w:themeColor="text1"/>
          <w:sz w:val="20"/>
        </w:rPr>
        <w:t>“Affiliate Company”</w:t>
      </w:r>
      <w:r>
        <w:rPr>
          <w:rFonts w:ascii="Century Gothic" w:eastAsia="Century Gothic" w:hAnsi="Century Gothic" w:cs="Century Gothic"/>
          <w:color w:val="000000" w:themeColor="text1"/>
          <w:sz w:val="20"/>
        </w:rPr>
        <w:tab/>
      </w:r>
      <w:r w:rsidR="004E665A" w:rsidRPr="004E665A">
        <w:rPr>
          <w:rFonts w:ascii="Century Gothic" w:eastAsia="Century Gothic" w:hAnsi="Century Gothic" w:cs="Century Gothic"/>
          <w:color w:val="000000" w:themeColor="text1"/>
          <w:sz w:val="20"/>
        </w:rPr>
        <w:t>means (1) with respect to each party, any entity that directly or indirectly controls, is controlled by, or is under common control with, such party; or (2) with respect to Virgin, (a) any party with a direct or indirect shareholding or equity interest in Virgin, (b) any air carrier in which Virgin has a direct or indirect shareholding or an equity interest, or (c) any air carrier with which Virgin has an antitrust-immunized commercial relationship</w:t>
      </w:r>
    </w:p>
    <w:p w14:paraId="62053231" w14:textId="77777777" w:rsidR="007D58DB" w:rsidRDefault="007D58DB" w:rsidP="009A4DF3">
      <w:pPr>
        <w:ind w:left="2880" w:hanging="2880"/>
        <w:rPr>
          <w:rFonts w:ascii="Century Gothic" w:eastAsia="Century Gothic" w:hAnsi="Century Gothic" w:cs="Century Gothic"/>
          <w:color w:val="000000" w:themeColor="text1"/>
          <w:sz w:val="20"/>
        </w:rPr>
      </w:pPr>
    </w:p>
    <w:p w14:paraId="0BC629EC" w14:textId="54179700"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“Agreement”</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this </w:t>
      </w:r>
      <w:r w:rsidR="00003BAB" w:rsidRPr="00912EC7">
        <w:rPr>
          <w:rFonts w:ascii="Century Gothic" w:eastAsia="Century Gothic" w:hAnsi="Century Gothic" w:cs="Century Gothic"/>
          <w:color w:val="000000" w:themeColor="text1"/>
          <w:sz w:val="20"/>
        </w:rPr>
        <w:t>framework</w:t>
      </w:r>
      <w:r w:rsidR="00F022CC"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color w:val="000000" w:themeColor="text1"/>
          <w:sz w:val="20"/>
        </w:rPr>
        <w:t xml:space="preserve">agreement together with any and all schedules and appendices hereto and any and all SOWs made pursuant to this </w:t>
      </w:r>
      <w:proofErr w:type="gramStart"/>
      <w:r w:rsidRPr="00912EC7">
        <w:rPr>
          <w:rFonts w:ascii="Century Gothic" w:eastAsia="Century Gothic" w:hAnsi="Century Gothic" w:cs="Century Gothic"/>
          <w:color w:val="000000" w:themeColor="text1"/>
          <w:sz w:val="20"/>
        </w:rPr>
        <w:t>Agreement;</w:t>
      </w:r>
      <w:proofErr w:type="gramEnd"/>
    </w:p>
    <w:p w14:paraId="4C43039F" w14:textId="77777777" w:rsidR="00F45412" w:rsidRPr="00912EC7" w:rsidRDefault="00F45412" w:rsidP="169500F6">
      <w:pPr>
        <w:ind w:left="2880" w:hanging="2880"/>
        <w:rPr>
          <w:rFonts w:ascii="Century Gothic" w:eastAsia="Century Gothic" w:hAnsi="Century Gothic" w:cs="Century Gothic"/>
          <w:color w:val="000000"/>
          <w:sz w:val="20"/>
        </w:rPr>
      </w:pPr>
    </w:p>
    <w:p w14:paraId="41EED024" w14:textId="3D93E06B" w:rsidR="00F45412" w:rsidRPr="00912EC7" w:rsidRDefault="30B5E1AA"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“Agreement Exit Plan”</w:t>
      </w:r>
      <w:r w:rsidRPr="00912EC7">
        <w:rPr>
          <w:rFonts w:ascii="Century Gothic" w:hAnsi="Century Gothic"/>
        </w:rPr>
        <w:tab/>
      </w:r>
      <w:r w:rsidRPr="00912EC7">
        <w:rPr>
          <w:rFonts w:ascii="Century Gothic" w:eastAsia="Century Gothic" w:hAnsi="Century Gothic" w:cs="Century Gothic"/>
          <w:color w:val="000000" w:themeColor="text1"/>
          <w:sz w:val="20"/>
        </w:rPr>
        <w:t>means a plan for managing exit from this Agreement (or part thereof</w:t>
      </w:r>
      <w:r w:rsidR="00AF454E">
        <w:rPr>
          <w:rFonts w:ascii="Century Gothic" w:eastAsia="Century Gothic" w:hAnsi="Century Gothic" w:cs="Century Gothic"/>
          <w:color w:val="000000" w:themeColor="text1"/>
          <w:sz w:val="20"/>
        </w:rPr>
        <w:t xml:space="preserve">, including each specific </w:t>
      </w:r>
      <w:r w:rsidR="00F6171C">
        <w:rPr>
          <w:rFonts w:ascii="Century Gothic" w:eastAsia="Century Gothic" w:hAnsi="Century Gothic" w:cs="Century Gothic"/>
          <w:color w:val="000000" w:themeColor="text1"/>
          <w:sz w:val="20"/>
        </w:rPr>
        <w:t xml:space="preserve">SOW or </w:t>
      </w:r>
      <w:r w:rsidR="00AF454E">
        <w:rPr>
          <w:rFonts w:ascii="Century Gothic" w:eastAsia="Century Gothic" w:hAnsi="Century Gothic" w:cs="Century Gothic"/>
          <w:color w:val="000000" w:themeColor="text1"/>
          <w:sz w:val="20"/>
        </w:rPr>
        <w:t>Destination</w:t>
      </w:r>
      <w:r w:rsidRPr="00912EC7">
        <w:rPr>
          <w:rFonts w:ascii="Century Gothic" w:eastAsia="Century Gothic" w:hAnsi="Century Gothic" w:cs="Century Gothic"/>
          <w:color w:val="000000" w:themeColor="text1"/>
          <w:sz w:val="20"/>
        </w:rPr>
        <w:t xml:space="preserve">) to be produced by Supplier and based on the principles set out in Schedule 8 (Exit Management) and agreed by the parties in accordance with clause </w:t>
      </w:r>
      <w:proofErr w:type="gramStart"/>
      <w:r w:rsidRPr="00912EC7">
        <w:rPr>
          <w:rFonts w:ascii="Century Gothic" w:eastAsia="Century Gothic" w:hAnsi="Century Gothic" w:cs="Century Gothic"/>
          <w:color w:val="000000" w:themeColor="text1"/>
          <w:sz w:val="20"/>
        </w:rPr>
        <w:t>19;</w:t>
      </w:r>
      <w:proofErr w:type="gramEnd"/>
    </w:p>
    <w:p w14:paraId="6845A1D6" w14:textId="77777777" w:rsidR="00F45412" w:rsidRPr="00912EC7" w:rsidRDefault="00F45412" w:rsidP="004D5BCB">
      <w:pPr>
        <w:rPr>
          <w:rFonts w:ascii="Century Gothic" w:eastAsia="Century Gothic" w:hAnsi="Century Gothic" w:cs="Century Gothic"/>
          <w:color w:val="000000"/>
          <w:sz w:val="20"/>
        </w:rPr>
      </w:pPr>
    </w:p>
    <w:p w14:paraId="40CFEF81" w14:textId="616909A2" w:rsidR="00F45412" w:rsidRPr="00912EC7" w:rsidRDefault="00F45412" w:rsidP="169500F6">
      <w:pPr>
        <w:ind w:left="2880" w:hanging="2880"/>
        <w:rPr>
          <w:rStyle w:val="DeltaViewInsertion"/>
          <w:rFonts w:ascii="Century Gothic" w:eastAsia="Century Gothic" w:hAnsi="Century Gothic" w:cs="Century Gothic"/>
          <w:color w:val="000000"/>
          <w:sz w:val="20"/>
          <w:u w:val="none"/>
        </w:rPr>
      </w:pPr>
      <w:r w:rsidRPr="00912EC7">
        <w:rPr>
          <w:rFonts w:ascii="Century Gothic" w:eastAsia="Century Gothic" w:hAnsi="Century Gothic" w:cs="Century Gothic"/>
          <w:color w:val="000000" w:themeColor="text1"/>
          <w:sz w:val="20"/>
        </w:rPr>
        <w:t xml:space="preserve">“Business Continuity Plans” </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w:t>
      </w:r>
      <w:r w:rsidRPr="00912EC7">
        <w:rPr>
          <w:rStyle w:val="DeltaViewInsertion"/>
          <w:rFonts w:ascii="Century Gothic" w:eastAsia="Century Gothic" w:hAnsi="Century Gothic" w:cs="Century Gothic"/>
          <w:color w:val="000000" w:themeColor="text1"/>
          <w:sz w:val="20"/>
          <w:u w:val="none"/>
        </w:rPr>
        <w:t>plans</w:t>
      </w:r>
      <w:bookmarkStart w:id="1" w:name="_DV_X14"/>
      <w:bookmarkStart w:id="2" w:name="_DV_C7"/>
      <w:r w:rsidRPr="00912EC7">
        <w:rPr>
          <w:rStyle w:val="DeltaViewMoveDestination"/>
          <w:rFonts w:ascii="Century Gothic" w:eastAsia="Century Gothic" w:hAnsi="Century Gothic" w:cs="Century Gothic"/>
          <w:color w:val="000000" w:themeColor="text1"/>
          <w:sz w:val="20"/>
          <w:u w:val="none"/>
        </w:rPr>
        <w:t xml:space="preserve"> to be developed by Supplier in accordance with </w:t>
      </w:r>
      <w:bookmarkStart w:id="3" w:name="_DV_C8"/>
      <w:bookmarkEnd w:id="1"/>
      <w:bookmarkEnd w:id="2"/>
      <w:r w:rsidRPr="00912EC7">
        <w:rPr>
          <w:rStyle w:val="DeltaViewInsertion"/>
          <w:rFonts w:ascii="Century Gothic" w:eastAsia="Century Gothic" w:hAnsi="Century Gothic" w:cs="Century Gothic"/>
          <w:color w:val="000000" w:themeColor="text1"/>
          <w:sz w:val="20"/>
          <w:u w:val="none"/>
        </w:rPr>
        <w:t>S</w:t>
      </w:r>
      <w:r w:rsidR="00557C73" w:rsidRPr="00912EC7">
        <w:rPr>
          <w:rStyle w:val="DeltaViewInsertion"/>
          <w:rFonts w:ascii="Century Gothic" w:eastAsia="Century Gothic" w:hAnsi="Century Gothic" w:cs="Century Gothic"/>
          <w:color w:val="000000" w:themeColor="text1"/>
          <w:sz w:val="20"/>
          <w:u w:val="none"/>
        </w:rPr>
        <w:t>chedule 1</w:t>
      </w:r>
      <w:r w:rsidR="0045017C">
        <w:rPr>
          <w:rStyle w:val="DeltaViewInsertion"/>
          <w:rFonts w:ascii="Century Gothic" w:eastAsia="Century Gothic" w:hAnsi="Century Gothic" w:cs="Century Gothic"/>
          <w:color w:val="000000" w:themeColor="text1"/>
          <w:sz w:val="20"/>
          <w:u w:val="none"/>
        </w:rPr>
        <w:t>4</w:t>
      </w:r>
      <w:r w:rsidR="00557C73" w:rsidRPr="00912EC7">
        <w:rPr>
          <w:rStyle w:val="DeltaViewInsertion"/>
          <w:rFonts w:ascii="Century Gothic" w:eastAsia="Century Gothic" w:hAnsi="Century Gothic" w:cs="Century Gothic"/>
          <w:color w:val="000000" w:themeColor="text1"/>
          <w:sz w:val="20"/>
          <w:u w:val="none"/>
        </w:rPr>
        <w:t>(</w:t>
      </w:r>
      <w:r w:rsidR="00623C42" w:rsidRPr="00912EC7">
        <w:rPr>
          <w:rStyle w:val="DeltaViewInsertion"/>
          <w:rFonts w:ascii="Century Gothic" w:eastAsia="Century Gothic" w:hAnsi="Century Gothic" w:cs="Century Gothic"/>
          <w:color w:val="000000" w:themeColor="text1"/>
          <w:sz w:val="20"/>
          <w:u w:val="none"/>
        </w:rPr>
        <w:t xml:space="preserve">Business Continuity </w:t>
      </w:r>
      <w:r w:rsidR="009A3E2C" w:rsidRPr="00912EC7">
        <w:rPr>
          <w:rStyle w:val="DeltaViewInsertion"/>
          <w:rFonts w:ascii="Century Gothic" w:eastAsia="Century Gothic" w:hAnsi="Century Gothic" w:cs="Century Gothic"/>
          <w:color w:val="000000" w:themeColor="text1"/>
          <w:sz w:val="20"/>
          <w:u w:val="none"/>
        </w:rPr>
        <w:t>Plan</w:t>
      </w:r>
      <w:r w:rsidR="00623C42" w:rsidRPr="00912EC7">
        <w:rPr>
          <w:rStyle w:val="DeltaViewInsertion"/>
          <w:rFonts w:ascii="Century Gothic" w:eastAsia="Century Gothic" w:hAnsi="Century Gothic" w:cs="Century Gothic"/>
          <w:color w:val="000000" w:themeColor="text1"/>
          <w:sz w:val="20"/>
          <w:u w:val="none"/>
        </w:rPr>
        <w:t>ning</w:t>
      </w:r>
      <w:bookmarkEnd w:id="3"/>
      <w:proofErr w:type="gramStart"/>
      <w:r w:rsidR="00623C42" w:rsidRPr="00912EC7">
        <w:rPr>
          <w:rStyle w:val="DeltaViewInsertion"/>
          <w:rFonts w:ascii="Century Gothic" w:eastAsia="Century Gothic" w:hAnsi="Century Gothic" w:cs="Century Gothic"/>
          <w:color w:val="000000" w:themeColor="text1"/>
          <w:sz w:val="20"/>
          <w:u w:val="none"/>
        </w:rPr>
        <w:t>);</w:t>
      </w:r>
      <w:proofErr w:type="gramEnd"/>
    </w:p>
    <w:p w14:paraId="04240873" w14:textId="77777777" w:rsidR="00E342FD" w:rsidRPr="00912EC7" w:rsidRDefault="00E342FD" w:rsidP="169500F6">
      <w:pPr>
        <w:ind w:left="2880" w:hanging="2880"/>
        <w:rPr>
          <w:rFonts w:ascii="Century Gothic" w:eastAsia="Century Gothic" w:hAnsi="Century Gothic" w:cs="Century Gothic"/>
          <w:color w:val="000000"/>
          <w:sz w:val="20"/>
        </w:rPr>
      </w:pPr>
    </w:p>
    <w:p w14:paraId="7564DC6C"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“Business Day”</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any day that is not a Saturday or Sunday or a statutory bank holiday in the </w:t>
      </w:r>
      <w:proofErr w:type="gramStart"/>
      <w:r w:rsidRPr="00912EC7">
        <w:rPr>
          <w:rFonts w:ascii="Century Gothic" w:eastAsia="Century Gothic" w:hAnsi="Century Gothic" w:cs="Century Gothic"/>
          <w:color w:val="000000" w:themeColor="text1"/>
          <w:sz w:val="20"/>
        </w:rPr>
        <w:t>UK;</w:t>
      </w:r>
      <w:proofErr w:type="gramEnd"/>
    </w:p>
    <w:p w14:paraId="3969015D" w14:textId="77777777" w:rsidR="00F45412" w:rsidRPr="00912EC7" w:rsidRDefault="00F45412" w:rsidP="169500F6">
      <w:pPr>
        <w:ind w:left="2880" w:hanging="2880"/>
        <w:rPr>
          <w:rFonts w:ascii="Century Gothic" w:eastAsia="Century Gothic" w:hAnsi="Century Gothic" w:cs="Century Gothic"/>
          <w:color w:val="000000"/>
          <w:sz w:val="20"/>
        </w:rPr>
      </w:pPr>
    </w:p>
    <w:p w14:paraId="0C661671"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lastRenderedPageBreak/>
        <w:t>“Business Process Manuals”</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manuals to be developed by Supplier setting out the processes and procedures used by it (or its sub-contractors) to provide the Services, which are to provide sufficient detail to enable a competent provider of similar services to implement those same processes and </w:t>
      </w:r>
      <w:proofErr w:type="gramStart"/>
      <w:r w:rsidRPr="00912EC7">
        <w:rPr>
          <w:rFonts w:ascii="Century Gothic" w:eastAsia="Century Gothic" w:hAnsi="Century Gothic" w:cs="Century Gothic"/>
          <w:color w:val="000000" w:themeColor="text1"/>
          <w:sz w:val="20"/>
        </w:rPr>
        <w:t>procedures;</w:t>
      </w:r>
      <w:proofErr w:type="gramEnd"/>
    </w:p>
    <w:p w14:paraId="4377B5BB" w14:textId="77777777" w:rsidR="00F45412" w:rsidRPr="00912EC7" w:rsidRDefault="00F45412" w:rsidP="169500F6">
      <w:pPr>
        <w:ind w:left="2880" w:hanging="2880"/>
        <w:rPr>
          <w:rFonts w:ascii="Century Gothic" w:eastAsia="Century Gothic" w:hAnsi="Century Gothic" w:cs="Century Gothic"/>
          <w:color w:val="000000"/>
          <w:sz w:val="20"/>
        </w:rPr>
      </w:pPr>
    </w:p>
    <w:p w14:paraId="6283A81D"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“Change Procedure”</w:t>
      </w:r>
      <w:r w:rsidRPr="00912EC7">
        <w:rPr>
          <w:rFonts w:ascii="Century Gothic" w:hAnsi="Century Gothic"/>
        </w:rPr>
        <w:tab/>
      </w:r>
      <w:r w:rsidRPr="00912EC7">
        <w:rPr>
          <w:rFonts w:ascii="Century Gothic" w:eastAsia="Century Gothic" w:hAnsi="Century Gothic" w:cs="Century Gothic"/>
          <w:color w:val="000000" w:themeColor="text1"/>
          <w:sz w:val="20"/>
        </w:rPr>
        <w:t>means the procedure set out in Schedule 12</w:t>
      </w:r>
      <w:r w:rsidR="00AA7BEF" w:rsidRPr="00912EC7">
        <w:rPr>
          <w:rFonts w:ascii="Century Gothic" w:eastAsia="Century Gothic" w:hAnsi="Century Gothic" w:cs="Century Gothic"/>
          <w:color w:val="000000" w:themeColor="text1"/>
          <w:sz w:val="20"/>
        </w:rPr>
        <w:t xml:space="preserve"> (Change Procedure</w:t>
      </w:r>
      <w:r w:rsidR="006E3DA7" w:rsidRPr="00912EC7">
        <w:rPr>
          <w:rFonts w:ascii="Century Gothic" w:eastAsia="Century Gothic" w:hAnsi="Century Gothic" w:cs="Century Gothic"/>
          <w:color w:val="000000" w:themeColor="text1"/>
          <w:sz w:val="20"/>
        </w:rPr>
        <w:t xml:space="preserve"> to Inflight Services Procedures Manual</w:t>
      </w:r>
      <w:proofErr w:type="gramStart"/>
      <w:r w:rsidR="00AA7BEF"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w:t>
      </w:r>
      <w:proofErr w:type="gramEnd"/>
      <w:r w:rsidRPr="00912EC7">
        <w:rPr>
          <w:rFonts w:ascii="Century Gothic" w:eastAsia="Century Gothic" w:hAnsi="Century Gothic" w:cs="Century Gothic"/>
          <w:color w:val="000000" w:themeColor="text1"/>
          <w:sz w:val="20"/>
        </w:rPr>
        <w:t xml:space="preserve"> </w:t>
      </w:r>
    </w:p>
    <w:p w14:paraId="6FD550ED" w14:textId="77777777" w:rsidR="00F45412" w:rsidRPr="00912EC7" w:rsidRDefault="00F45412" w:rsidP="169500F6">
      <w:pPr>
        <w:ind w:left="2880" w:hanging="2880"/>
        <w:rPr>
          <w:rFonts w:ascii="Century Gothic" w:eastAsia="Century Gothic" w:hAnsi="Century Gothic" w:cs="Century Gothic"/>
          <w:color w:val="000000"/>
          <w:sz w:val="20"/>
        </w:rPr>
      </w:pPr>
    </w:p>
    <w:p w14:paraId="658E7F9E" w14:textId="7723F243"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"Charges"</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amounts to be charged by Supplier for the provision of the Services, as set out in the applicable SOW from time to time, calculated in accordance with Schedule </w:t>
      </w:r>
      <w:r w:rsidR="00E06126">
        <w:rPr>
          <w:rFonts w:ascii="Century Gothic" w:eastAsia="Century Gothic" w:hAnsi="Century Gothic" w:cs="Century Gothic"/>
          <w:color w:val="000000" w:themeColor="text1"/>
          <w:sz w:val="20"/>
        </w:rPr>
        <w:t>3</w:t>
      </w:r>
      <w:r w:rsidR="00AA7BEF" w:rsidRPr="00912EC7">
        <w:rPr>
          <w:rFonts w:ascii="Century Gothic" w:eastAsia="Century Gothic" w:hAnsi="Century Gothic" w:cs="Century Gothic"/>
          <w:color w:val="000000" w:themeColor="text1"/>
          <w:sz w:val="20"/>
        </w:rPr>
        <w:t xml:space="preserve"> (Charges</w:t>
      </w:r>
      <w:proofErr w:type="gramStart"/>
      <w:r w:rsidR="00AA7BEF"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w:t>
      </w:r>
      <w:proofErr w:type="gramEnd"/>
    </w:p>
    <w:p w14:paraId="26C2C36A" w14:textId="77777777" w:rsidR="00F45412" w:rsidRPr="00912EC7" w:rsidRDefault="00F45412" w:rsidP="169500F6">
      <w:pPr>
        <w:ind w:left="2880" w:hanging="2880"/>
        <w:rPr>
          <w:rFonts w:ascii="Century Gothic" w:eastAsia="Century Gothic" w:hAnsi="Century Gothic" w:cs="Century Gothic"/>
          <w:color w:val="000000"/>
          <w:sz w:val="20"/>
        </w:rPr>
      </w:pPr>
    </w:p>
    <w:p w14:paraId="18CF8C62"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“Confidential Information”</w:t>
      </w:r>
      <w:r w:rsidRPr="00912EC7">
        <w:rPr>
          <w:rFonts w:ascii="Century Gothic" w:hAnsi="Century Gothic"/>
        </w:rPr>
        <w:tab/>
      </w:r>
      <w:r w:rsidRPr="00912EC7">
        <w:rPr>
          <w:rFonts w:ascii="Century Gothic" w:eastAsia="Century Gothic" w:hAnsi="Century Gothic" w:cs="Century Gothic"/>
          <w:color w:val="000000" w:themeColor="text1"/>
          <w:sz w:val="20"/>
        </w:rPr>
        <w:t>means any information of a confidential nature which shall include without limitation the terms of this Agreement (including, without limitation, any SOW), any and all information relating to a party including</w:t>
      </w:r>
      <w:r w:rsidR="00ED5E07"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 xml:space="preserve"> without limitation</w:t>
      </w:r>
      <w:r w:rsidR="00ED5E07"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 xml:space="preserve"> its information systems, development, data storage and retrieval and support services, business affairs or plans, products or services, know-how, technical information, processes, suppliers, actual and/or prospective customers and clients, any other information that is marked confidential or proprietary however conveyed or obtained (in all cases whether before or after the date of this Agreement) and whether disclosed orally or in recorded form in whatsoever medium created or held (whether now or hereinafter invented) and in the case of Virgin, confidential information shall include without limitation any information relating to Virgin’s employees or workers, customers, clients, suppliers or products; </w:t>
      </w:r>
    </w:p>
    <w:p w14:paraId="6D493B07" w14:textId="77777777" w:rsidR="00F45412" w:rsidRPr="00912EC7" w:rsidRDefault="00F45412" w:rsidP="169500F6">
      <w:pPr>
        <w:ind w:left="2880" w:hanging="2880"/>
        <w:rPr>
          <w:rFonts w:ascii="Century Gothic" w:eastAsia="Century Gothic" w:hAnsi="Century Gothic" w:cs="Century Gothic"/>
          <w:color w:val="000000"/>
          <w:sz w:val="20"/>
        </w:rPr>
      </w:pPr>
    </w:p>
    <w:p w14:paraId="2D6A7AEC" w14:textId="77777777" w:rsidR="00F45412" w:rsidRPr="00912EC7" w:rsidRDefault="30B5E1AA"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“Costs”</w:t>
      </w:r>
      <w:r w:rsidRPr="00912EC7">
        <w:rPr>
          <w:rFonts w:ascii="Century Gothic" w:hAnsi="Century Gothic"/>
        </w:rPr>
        <w:tab/>
      </w:r>
      <w:r w:rsidRPr="00912EC7">
        <w:rPr>
          <w:rFonts w:ascii="Century Gothic" w:eastAsia="Century Gothic" w:hAnsi="Century Gothic" w:cs="Century Gothic"/>
          <w:color w:val="000000" w:themeColor="text1"/>
          <w:sz w:val="20"/>
        </w:rPr>
        <w:t>means all costs (including</w:t>
      </w:r>
      <w:r w:rsidR="58D9AEF8"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color w:val="000000" w:themeColor="text1"/>
          <w:sz w:val="20"/>
        </w:rPr>
        <w:t xml:space="preserve">legal costs on a full indemnity basis), taxes, charges levied or imposed, claims, demands, proceedings, awards, penalties, fines, compensation, orders, settlement pay, losses, liabilities, damages and </w:t>
      </w:r>
      <w:proofErr w:type="gramStart"/>
      <w:r w:rsidRPr="00912EC7">
        <w:rPr>
          <w:rFonts w:ascii="Century Gothic" w:eastAsia="Century Gothic" w:hAnsi="Century Gothic" w:cs="Century Gothic"/>
          <w:color w:val="000000" w:themeColor="text1"/>
          <w:sz w:val="20"/>
        </w:rPr>
        <w:t>expenses;</w:t>
      </w:r>
      <w:proofErr w:type="gramEnd"/>
      <w:r w:rsidRPr="00912EC7">
        <w:rPr>
          <w:rFonts w:ascii="Century Gothic" w:hAnsi="Century Gothic"/>
        </w:rPr>
        <w:tab/>
      </w:r>
    </w:p>
    <w:p w14:paraId="68FA817B" w14:textId="77777777" w:rsidR="00F45412" w:rsidRPr="00912EC7" w:rsidRDefault="00F45412" w:rsidP="169500F6">
      <w:pPr>
        <w:ind w:left="2880" w:hanging="2880"/>
        <w:rPr>
          <w:rFonts w:ascii="Century Gothic" w:eastAsia="Century Gothic" w:hAnsi="Century Gothic" w:cs="Century Gothic"/>
          <w:color w:val="000000"/>
          <w:sz w:val="20"/>
        </w:rPr>
      </w:pPr>
    </w:p>
    <w:p w14:paraId="6D462C0A" w14:textId="64F76C44" w:rsidR="00493B99" w:rsidRPr="00912EC7" w:rsidRDefault="7AFF95B8"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“Critical Service Level”</w:t>
      </w:r>
      <w:r w:rsidRPr="00912EC7">
        <w:rPr>
          <w:rFonts w:ascii="Century Gothic" w:hAnsi="Century Gothic"/>
        </w:rPr>
        <w:tab/>
      </w:r>
      <w:r w:rsidRPr="00912EC7">
        <w:rPr>
          <w:rFonts w:ascii="Century Gothic" w:eastAsia="Century Gothic" w:hAnsi="Century Gothic" w:cs="Century Gothic"/>
          <w:sz w:val="20"/>
        </w:rPr>
        <w:t xml:space="preserve">means an individual Service Level considered to be of critical importance and identified as such in Appendix 1 to Schedule </w:t>
      </w:r>
      <w:r w:rsidR="00F27DBF">
        <w:rPr>
          <w:rFonts w:ascii="Century Gothic" w:eastAsia="Century Gothic" w:hAnsi="Century Gothic" w:cs="Century Gothic"/>
          <w:sz w:val="20"/>
        </w:rPr>
        <w:t>4</w:t>
      </w:r>
      <w:r w:rsidRPr="00912EC7">
        <w:rPr>
          <w:rFonts w:ascii="Century Gothic" w:eastAsia="Century Gothic" w:hAnsi="Century Gothic" w:cs="Century Gothic"/>
          <w:sz w:val="20"/>
        </w:rPr>
        <w:t xml:space="preserve">, or failure by the Supplier of three (3) or more Service Levels in three (3) consecutive months or in five (5) months in any rolling </w:t>
      </w:r>
      <w:r w:rsidR="3CC45F6F" w:rsidRPr="00912EC7">
        <w:rPr>
          <w:rFonts w:ascii="Century Gothic" w:eastAsia="Century Gothic" w:hAnsi="Century Gothic" w:cs="Century Gothic"/>
          <w:sz w:val="20"/>
        </w:rPr>
        <w:t>12-month</w:t>
      </w:r>
      <w:r w:rsidRPr="00912EC7">
        <w:rPr>
          <w:rFonts w:ascii="Century Gothic" w:eastAsia="Century Gothic" w:hAnsi="Century Gothic" w:cs="Century Gothic"/>
          <w:sz w:val="20"/>
        </w:rPr>
        <w:t xml:space="preserve"> period.</w:t>
      </w:r>
    </w:p>
    <w:p w14:paraId="38146C1A" w14:textId="77777777" w:rsidR="00493B99" w:rsidRPr="00912EC7" w:rsidRDefault="00493B99" w:rsidP="169500F6">
      <w:pPr>
        <w:ind w:left="2880" w:hanging="2880"/>
        <w:rPr>
          <w:rFonts w:ascii="Century Gothic" w:eastAsia="Century Gothic" w:hAnsi="Century Gothic" w:cs="Century Gothic"/>
          <w:color w:val="000000"/>
          <w:sz w:val="20"/>
        </w:rPr>
      </w:pPr>
    </w:p>
    <w:p w14:paraId="0283EDA7" w14:textId="77777777" w:rsidR="00C612AC"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“Deliverables”</w:t>
      </w:r>
      <w:r w:rsidRPr="00912EC7">
        <w:rPr>
          <w:rFonts w:ascii="Century Gothic" w:hAnsi="Century Gothic"/>
        </w:rPr>
        <w:tab/>
      </w:r>
      <w:r w:rsidRPr="00912EC7">
        <w:rPr>
          <w:rFonts w:ascii="Century Gothic" w:eastAsia="Century Gothic" w:hAnsi="Century Gothic" w:cs="Century Gothic"/>
          <w:color w:val="000000" w:themeColor="text1"/>
          <w:sz w:val="20"/>
        </w:rPr>
        <w:t>means any works and materials developed, written, procured, licensed or prepared by Supplier, its employees, agents or sub-contractors in relation to the subject matter of this Agreement (including, without limitation, any SOW) whether individually, collectively or jointly with Virgin or any supplier to Virgin and on whatever media including, without limitation, any and all reports, studies, data, diagrams, charts, specifications, software (including</w:t>
      </w:r>
      <w:r w:rsidR="00ED5E07"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 xml:space="preserve"> without limitation</w:t>
      </w:r>
      <w:r w:rsidR="00ED5E07"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 xml:space="preserve"> any object code and/or source code), pre-contractual and contractual documents and all drafts thereof and working papers relating thereto</w:t>
      </w:r>
      <w:r w:rsidR="00003BAB" w:rsidRPr="00912EC7">
        <w:rPr>
          <w:rFonts w:ascii="Century Gothic" w:eastAsia="Century Gothic" w:hAnsi="Century Gothic" w:cs="Century Gothic"/>
          <w:color w:val="000000" w:themeColor="text1"/>
          <w:sz w:val="20"/>
        </w:rPr>
        <w:t>;</w:t>
      </w:r>
      <w:r w:rsidR="005A2186"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color w:val="000000" w:themeColor="text1"/>
          <w:sz w:val="20"/>
        </w:rPr>
        <w:t xml:space="preserve"> </w:t>
      </w:r>
    </w:p>
    <w:p w14:paraId="1A40C8BB" w14:textId="77777777" w:rsidR="001D4EA9" w:rsidRPr="00912EC7" w:rsidRDefault="001D4EA9" w:rsidP="169500F6">
      <w:pPr>
        <w:rPr>
          <w:rFonts w:ascii="Century Gothic" w:eastAsia="Century Gothic" w:hAnsi="Century Gothic" w:cs="Century Gothic"/>
          <w:color w:val="000000"/>
          <w:sz w:val="20"/>
        </w:rPr>
      </w:pPr>
    </w:p>
    <w:p w14:paraId="42617618" w14:textId="118AAF50" w:rsidR="001D4EA9" w:rsidRPr="00912EC7" w:rsidRDefault="001D4EA9"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“Design to Cost”</w:t>
      </w:r>
      <w:r>
        <w:tab/>
      </w:r>
      <w:r w:rsidRPr="00912EC7">
        <w:rPr>
          <w:rFonts w:ascii="Century Gothic" w:eastAsia="Century Gothic" w:hAnsi="Century Gothic" w:cs="Century Gothic"/>
          <w:color w:val="000000" w:themeColor="text1"/>
          <w:sz w:val="20"/>
        </w:rPr>
        <w:t xml:space="preserve">means total available budget price for each passenger that the Supplier shall comply with when designing Food </w:t>
      </w:r>
      <w:proofErr w:type="gramStart"/>
      <w:r w:rsidRPr="00912EC7">
        <w:rPr>
          <w:rFonts w:ascii="Century Gothic" w:eastAsia="Century Gothic" w:hAnsi="Century Gothic" w:cs="Century Gothic"/>
          <w:color w:val="000000" w:themeColor="text1"/>
          <w:sz w:val="20"/>
        </w:rPr>
        <w:t>menus;</w:t>
      </w:r>
      <w:proofErr w:type="gramEnd"/>
    </w:p>
    <w:p w14:paraId="2FFC3E20" w14:textId="77777777" w:rsidR="00F45412" w:rsidRPr="00912EC7" w:rsidRDefault="00F45412" w:rsidP="169500F6">
      <w:pPr>
        <w:ind w:left="2880" w:hanging="2880"/>
        <w:rPr>
          <w:rFonts w:ascii="Century Gothic" w:eastAsia="Century Gothic" w:hAnsi="Century Gothic" w:cs="Century Gothic"/>
          <w:color w:val="000000"/>
          <w:sz w:val="20"/>
        </w:rPr>
      </w:pPr>
    </w:p>
    <w:p w14:paraId="7AE82F6F"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“Destinations”</w:t>
      </w:r>
      <w:r w:rsidRPr="00912EC7">
        <w:rPr>
          <w:rFonts w:ascii="Century Gothic" w:hAnsi="Century Gothic"/>
        </w:rPr>
        <w:tab/>
      </w:r>
      <w:r w:rsidRPr="00912EC7">
        <w:rPr>
          <w:rFonts w:ascii="Century Gothic" w:eastAsia="Century Gothic" w:hAnsi="Century Gothic" w:cs="Century Gothic"/>
          <w:color w:val="000000" w:themeColor="text1"/>
          <w:sz w:val="20"/>
        </w:rPr>
        <w:t>means those locations at which Virgin requires the Services to be provided, as set out in Schedule 5 (Destinations</w:t>
      </w:r>
      <w:proofErr w:type="gramStart"/>
      <w:r w:rsidRPr="00912EC7">
        <w:rPr>
          <w:rFonts w:ascii="Century Gothic" w:eastAsia="Century Gothic" w:hAnsi="Century Gothic" w:cs="Century Gothic"/>
          <w:color w:val="000000" w:themeColor="text1"/>
          <w:sz w:val="20"/>
        </w:rPr>
        <w:t>);</w:t>
      </w:r>
      <w:proofErr w:type="gramEnd"/>
    </w:p>
    <w:p w14:paraId="38709F0D" w14:textId="77777777" w:rsidR="00F45412" w:rsidRPr="00912EC7" w:rsidRDefault="00F45412" w:rsidP="169500F6">
      <w:pPr>
        <w:ind w:left="2880" w:hanging="2880"/>
        <w:rPr>
          <w:rFonts w:ascii="Century Gothic" w:eastAsia="Century Gothic" w:hAnsi="Century Gothic" w:cs="Century Gothic"/>
          <w:color w:val="000000"/>
          <w:sz w:val="20"/>
        </w:rPr>
      </w:pPr>
    </w:p>
    <w:p w14:paraId="348F878B" w14:textId="77777777" w:rsidR="002B540F" w:rsidRPr="00912EC7" w:rsidRDefault="002B540F" w:rsidP="169500F6">
      <w:pPr>
        <w:ind w:left="2880" w:hanging="2880"/>
        <w:rPr>
          <w:rFonts w:ascii="Century Gothic" w:eastAsia="Century Gothic" w:hAnsi="Century Gothic" w:cs="Century Gothic"/>
          <w:color w:val="000000"/>
          <w:sz w:val="20"/>
        </w:rPr>
      </w:pPr>
    </w:p>
    <w:p w14:paraId="014FAC4D"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“Developed Software”</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any computer programs developed by Supplier (or its subcontractors) in relation to the </w:t>
      </w:r>
      <w:proofErr w:type="gramStart"/>
      <w:r w:rsidRPr="00912EC7">
        <w:rPr>
          <w:rFonts w:ascii="Century Gothic" w:eastAsia="Century Gothic" w:hAnsi="Century Gothic" w:cs="Century Gothic"/>
          <w:color w:val="000000" w:themeColor="text1"/>
          <w:sz w:val="20"/>
        </w:rPr>
        <w:t>Systems;</w:t>
      </w:r>
      <w:proofErr w:type="gramEnd"/>
    </w:p>
    <w:p w14:paraId="6891C06A" w14:textId="77777777" w:rsidR="00F45412" w:rsidRPr="00912EC7" w:rsidRDefault="00F45412" w:rsidP="169500F6">
      <w:pPr>
        <w:ind w:left="2880" w:hanging="2880"/>
        <w:rPr>
          <w:rFonts w:ascii="Century Gothic" w:eastAsia="Century Gothic" w:hAnsi="Century Gothic" w:cs="Century Gothic"/>
          <w:color w:val="000000"/>
          <w:sz w:val="20"/>
        </w:rPr>
      </w:pPr>
    </w:p>
    <w:p w14:paraId="2C21A1EB" w14:textId="280C21BF" w:rsidR="00F45412" w:rsidRPr="00912EC7" w:rsidRDefault="30B5E1AA" w:rsidP="169500F6">
      <w:pPr>
        <w:spacing w:line="259" w:lineRule="auto"/>
        <w:ind w:left="2880" w:hanging="2880"/>
        <w:rPr>
          <w:rFonts w:ascii="Century Gothic" w:eastAsia="Century Gothic" w:hAnsi="Century Gothic" w:cs="Century Gothic"/>
          <w:color w:val="000000" w:themeColor="text1"/>
          <w:sz w:val="20"/>
        </w:rPr>
      </w:pPr>
      <w:r w:rsidRPr="00912EC7">
        <w:rPr>
          <w:rFonts w:ascii="Century Gothic" w:eastAsia="Century Gothic" w:hAnsi="Century Gothic" w:cs="Century Gothic"/>
          <w:color w:val="000000" w:themeColor="text1"/>
          <w:sz w:val="20"/>
        </w:rPr>
        <w:t>“Effective Date”</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w:t>
      </w:r>
      <w:r w:rsidR="3C0670FD" w:rsidRPr="00912EC7">
        <w:rPr>
          <w:rFonts w:ascii="Century Gothic" w:eastAsia="Century Gothic" w:hAnsi="Century Gothic" w:cs="Century Gothic"/>
          <w:color w:val="000000" w:themeColor="text1"/>
          <w:sz w:val="20"/>
          <w:highlight w:val="yellow"/>
        </w:rPr>
        <w:t>[date</w:t>
      </w:r>
      <w:proofErr w:type="gramStart"/>
      <w:r w:rsidR="3C0670FD" w:rsidRPr="00912EC7">
        <w:rPr>
          <w:rFonts w:ascii="Century Gothic" w:eastAsia="Century Gothic" w:hAnsi="Century Gothic" w:cs="Century Gothic"/>
          <w:color w:val="000000" w:themeColor="text1"/>
          <w:sz w:val="20"/>
          <w:highlight w:val="yellow"/>
        </w:rPr>
        <w:t>]</w:t>
      </w:r>
      <w:r w:rsidRPr="00912EC7">
        <w:rPr>
          <w:rFonts w:ascii="Century Gothic" w:eastAsia="Century Gothic" w:hAnsi="Century Gothic" w:cs="Century Gothic"/>
          <w:color w:val="000000" w:themeColor="text1"/>
          <w:sz w:val="20"/>
          <w:highlight w:val="yellow"/>
        </w:rPr>
        <w:t>;</w:t>
      </w:r>
      <w:proofErr w:type="gramEnd"/>
    </w:p>
    <w:p w14:paraId="72251A4B" w14:textId="77777777" w:rsidR="00F45412" w:rsidRPr="00912EC7" w:rsidRDefault="00F45412" w:rsidP="169500F6">
      <w:pPr>
        <w:ind w:left="2880" w:hanging="2880"/>
        <w:rPr>
          <w:rFonts w:ascii="Century Gothic" w:eastAsia="Century Gothic" w:hAnsi="Century Gothic" w:cs="Century Gothic"/>
          <w:color w:val="000000"/>
          <w:sz w:val="20"/>
        </w:rPr>
      </w:pPr>
    </w:p>
    <w:p w14:paraId="146EAF60" w14:textId="77777777" w:rsidR="00AD6221" w:rsidRPr="00912EC7" w:rsidRDefault="00AD6221" w:rsidP="169500F6">
      <w:pPr>
        <w:tabs>
          <w:tab w:val="left" w:pos="2507"/>
          <w:tab w:val="left" w:pos="3358"/>
        </w:tabs>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“Food”</w:t>
      </w:r>
      <w:r w:rsidRPr="00912EC7">
        <w:rPr>
          <w:rFonts w:ascii="Century Gothic" w:hAnsi="Century Gothic"/>
        </w:rPr>
        <w:tab/>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perishable products that are supplied for consumption by passengers and crew </w:t>
      </w:r>
      <w:r w:rsidR="00993D13" w:rsidRPr="00912EC7">
        <w:rPr>
          <w:rFonts w:ascii="Century Gothic" w:eastAsia="Century Gothic" w:hAnsi="Century Gothic" w:cs="Century Gothic"/>
          <w:color w:val="000000" w:themeColor="text1"/>
          <w:sz w:val="20"/>
        </w:rPr>
        <w:t>on-board</w:t>
      </w:r>
      <w:r w:rsidRPr="00912EC7">
        <w:rPr>
          <w:rFonts w:ascii="Century Gothic" w:eastAsia="Century Gothic" w:hAnsi="Century Gothic" w:cs="Century Gothic"/>
          <w:color w:val="000000" w:themeColor="text1"/>
          <w:sz w:val="20"/>
        </w:rPr>
        <w:t xml:space="preserve"> Virgin aircraft </w:t>
      </w:r>
      <w:r w:rsidR="002B540F" w:rsidRPr="00912EC7">
        <w:rPr>
          <w:rFonts w:ascii="Century Gothic" w:eastAsia="Century Gothic" w:hAnsi="Century Gothic" w:cs="Century Gothic"/>
          <w:color w:val="000000" w:themeColor="text1"/>
          <w:sz w:val="20"/>
        </w:rPr>
        <w:t>as part of</w:t>
      </w:r>
      <w:r w:rsidRPr="00912EC7">
        <w:rPr>
          <w:rFonts w:ascii="Century Gothic" w:eastAsia="Century Gothic" w:hAnsi="Century Gothic" w:cs="Century Gothic"/>
          <w:color w:val="000000" w:themeColor="text1"/>
          <w:sz w:val="20"/>
        </w:rPr>
        <w:t xml:space="preserve"> the </w:t>
      </w:r>
      <w:proofErr w:type="gramStart"/>
      <w:r w:rsidRPr="00912EC7">
        <w:rPr>
          <w:rFonts w:ascii="Century Gothic" w:eastAsia="Century Gothic" w:hAnsi="Century Gothic" w:cs="Century Gothic"/>
          <w:color w:val="000000" w:themeColor="text1"/>
          <w:sz w:val="20"/>
        </w:rPr>
        <w:t>Services;</w:t>
      </w:r>
      <w:proofErr w:type="gramEnd"/>
    </w:p>
    <w:p w14:paraId="754AC0BA" w14:textId="77777777" w:rsidR="007F1752" w:rsidRPr="00912EC7" w:rsidRDefault="007F1752" w:rsidP="169500F6">
      <w:pPr>
        <w:tabs>
          <w:tab w:val="left" w:pos="2507"/>
          <w:tab w:val="left" w:pos="3358"/>
        </w:tabs>
        <w:ind w:left="2880" w:hanging="2880"/>
        <w:rPr>
          <w:rFonts w:ascii="Century Gothic" w:eastAsia="Century Gothic" w:hAnsi="Century Gothic" w:cs="Century Gothic"/>
          <w:color w:val="000000"/>
          <w:sz w:val="20"/>
        </w:rPr>
      </w:pPr>
    </w:p>
    <w:p w14:paraId="4FD08B04" w14:textId="77777777" w:rsidR="007F1752" w:rsidRPr="00912EC7" w:rsidRDefault="007F1752" w:rsidP="169500F6">
      <w:pPr>
        <w:tabs>
          <w:tab w:val="left" w:pos="2507"/>
          <w:tab w:val="left" w:pos="3358"/>
        </w:tabs>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“Foreign Public Official”</w:t>
      </w:r>
      <w:r w:rsidRPr="00912EC7">
        <w:rPr>
          <w:rFonts w:ascii="Century Gothic" w:hAnsi="Century Gothic"/>
        </w:rPr>
        <w:tab/>
      </w:r>
      <w:r w:rsidRPr="00912EC7">
        <w:rPr>
          <w:rFonts w:ascii="Century Gothic" w:hAnsi="Century Gothic"/>
        </w:rPr>
        <w:tab/>
      </w:r>
      <w:r w:rsidR="00780800" w:rsidRPr="00912EC7">
        <w:rPr>
          <w:rFonts w:ascii="Century Gothic" w:eastAsia="Century Gothic" w:hAnsi="Century Gothic" w:cs="Century Gothic"/>
          <w:sz w:val="20"/>
        </w:rPr>
        <w:t>includes, without limitation, any person holding or acting on behalf of a person holding legislative, administrative or judicial office, including any person employed by or acting on behalf of a public agency, a state owned or public enterprise, a public international organisation, any federal or regional government department or agency, any political party, or any candidate for political office, or a relative or associate of any such person outside of the United Kingdom;</w:t>
      </w:r>
    </w:p>
    <w:p w14:paraId="0E720494" w14:textId="77777777" w:rsidR="00AD6221" w:rsidRPr="00912EC7" w:rsidRDefault="00AD6221" w:rsidP="169500F6">
      <w:pPr>
        <w:tabs>
          <w:tab w:val="left" w:pos="2507"/>
          <w:tab w:val="left" w:pos="3358"/>
        </w:tabs>
        <w:ind w:left="2880" w:hanging="2880"/>
        <w:rPr>
          <w:rFonts w:ascii="Century Gothic" w:eastAsia="Century Gothic" w:hAnsi="Century Gothic" w:cs="Century Gothic"/>
          <w:color w:val="000000"/>
          <w:sz w:val="20"/>
        </w:rPr>
      </w:pPr>
    </w:p>
    <w:p w14:paraId="4726595D" w14:textId="03148EE3" w:rsidR="00F45412" w:rsidRPr="00912EC7" w:rsidRDefault="00F45412" w:rsidP="169500F6">
      <w:pPr>
        <w:tabs>
          <w:tab w:val="left" w:pos="2507"/>
          <w:tab w:val="left" w:pos="3358"/>
        </w:tabs>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“Force Majeure”</w:t>
      </w:r>
      <w:r w:rsidRPr="00912EC7">
        <w:rPr>
          <w:rFonts w:ascii="Century Gothic" w:hAnsi="Century Gothic"/>
        </w:rPr>
        <w:tab/>
      </w:r>
      <w:r w:rsidRPr="00912EC7">
        <w:rPr>
          <w:rFonts w:ascii="Century Gothic" w:hAnsi="Century Gothic"/>
        </w:rPr>
        <w:tab/>
      </w:r>
      <w:r w:rsidR="00B814F5" w:rsidRPr="00800CE0">
        <w:rPr>
          <w:rFonts w:ascii="Century Gothic" w:hAnsi="Century Gothic" w:cs="Arial"/>
          <w:sz w:val="20"/>
        </w:rPr>
        <w:t xml:space="preserve">means any event which is outside the reasonable control of the affected Party including </w:t>
      </w:r>
      <w:r w:rsidR="00B814F5" w:rsidRPr="00800CE0">
        <w:rPr>
          <w:rFonts w:ascii="Century Gothic" w:hAnsi="Century Gothic" w:cs="Arial"/>
          <w:spacing w:val="-3"/>
          <w:sz w:val="20"/>
        </w:rPr>
        <w:t>any act of God, war, riot, terrorist action, any change in law or governmental order, rule, regulation or direction or any overriding emergency procedures, accident, fire, flood, storm and strikes or any general industrial action (excluding strikes or industrial action solely involving workforce of the party affected by the Force Majeure (or involving the workforce of any of its suppliers or sub-contractors));</w:t>
      </w:r>
      <w:r w:rsidR="00720CD2" w:rsidRPr="00912EC7">
        <w:rPr>
          <w:rFonts w:ascii="Century Gothic" w:eastAsia="Century Gothic" w:hAnsi="Century Gothic" w:cs="Century Gothic"/>
          <w:color w:val="000000" w:themeColor="text1"/>
          <w:sz w:val="20"/>
        </w:rPr>
        <w:t xml:space="preserve"> </w:t>
      </w:r>
    </w:p>
    <w:p w14:paraId="253F1616" w14:textId="77777777" w:rsidR="00F45412" w:rsidRPr="00912EC7" w:rsidRDefault="00F45412" w:rsidP="169500F6">
      <w:pPr>
        <w:tabs>
          <w:tab w:val="left" w:pos="2507"/>
          <w:tab w:val="left" w:pos="3358"/>
        </w:tabs>
        <w:rPr>
          <w:rFonts w:ascii="Century Gothic" w:eastAsia="Century Gothic" w:hAnsi="Century Gothic" w:cs="Century Gothic"/>
          <w:color w:val="000000"/>
          <w:sz w:val="20"/>
        </w:rPr>
      </w:pPr>
    </w:p>
    <w:p w14:paraId="003F008B" w14:textId="77777777" w:rsidR="00F45412" w:rsidRPr="00912EC7" w:rsidRDefault="00F45412" w:rsidP="169500F6">
      <w:pPr>
        <w:tabs>
          <w:tab w:val="left" w:pos="2507"/>
          <w:tab w:val="left" w:pos="3358"/>
        </w:tabs>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“Goods”</w:t>
      </w:r>
      <w:r w:rsidRPr="00912EC7">
        <w:rPr>
          <w:rFonts w:ascii="Century Gothic" w:hAnsi="Century Gothic"/>
        </w:rPr>
        <w:tab/>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any </w:t>
      </w:r>
      <w:r w:rsidR="00AD6221" w:rsidRPr="00912EC7">
        <w:rPr>
          <w:rFonts w:ascii="Century Gothic" w:eastAsia="Century Gothic" w:hAnsi="Century Gothic" w:cs="Century Gothic"/>
          <w:color w:val="000000" w:themeColor="text1"/>
          <w:sz w:val="20"/>
        </w:rPr>
        <w:t xml:space="preserve">Food or Products </w:t>
      </w:r>
      <w:r w:rsidRPr="00912EC7">
        <w:rPr>
          <w:rFonts w:ascii="Century Gothic" w:eastAsia="Century Gothic" w:hAnsi="Century Gothic" w:cs="Century Gothic"/>
          <w:color w:val="000000" w:themeColor="text1"/>
          <w:sz w:val="20"/>
        </w:rPr>
        <w:t>to be provided by Supplier to Virgin, as set out in the relevant SOW</w:t>
      </w:r>
      <w:r w:rsidR="00CB237A" w:rsidRPr="00912EC7">
        <w:rPr>
          <w:rFonts w:ascii="Century Gothic" w:eastAsia="Century Gothic" w:hAnsi="Century Gothic" w:cs="Century Gothic"/>
          <w:color w:val="000000" w:themeColor="text1"/>
          <w:sz w:val="20"/>
        </w:rPr>
        <w:t xml:space="preserve"> or Purchase </w:t>
      </w:r>
      <w:proofErr w:type="gramStart"/>
      <w:r w:rsidR="00CB237A" w:rsidRPr="00912EC7">
        <w:rPr>
          <w:rFonts w:ascii="Century Gothic" w:eastAsia="Century Gothic" w:hAnsi="Century Gothic" w:cs="Century Gothic"/>
          <w:color w:val="000000" w:themeColor="text1"/>
          <w:sz w:val="20"/>
        </w:rPr>
        <w:t>Order</w:t>
      </w:r>
      <w:r w:rsidRPr="00912EC7">
        <w:rPr>
          <w:rFonts w:ascii="Century Gothic" w:eastAsia="Century Gothic" w:hAnsi="Century Gothic" w:cs="Century Gothic"/>
          <w:color w:val="000000" w:themeColor="text1"/>
          <w:sz w:val="20"/>
        </w:rPr>
        <w:t>;</w:t>
      </w:r>
      <w:proofErr w:type="gramEnd"/>
    </w:p>
    <w:p w14:paraId="0C0490F7" w14:textId="77777777" w:rsidR="00F45412" w:rsidRPr="00912EC7" w:rsidRDefault="00F45412" w:rsidP="169500F6">
      <w:pPr>
        <w:tabs>
          <w:tab w:val="left" w:pos="2507"/>
          <w:tab w:val="left" w:pos="3358"/>
        </w:tabs>
        <w:ind w:left="2880" w:hanging="2880"/>
        <w:rPr>
          <w:rFonts w:ascii="Century Gothic" w:eastAsia="Century Gothic" w:hAnsi="Century Gothic" w:cs="Century Gothic"/>
          <w:color w:val="000000"/>
          <w:sz w:val="20"/>
        </w:rPr>
      </w:pPr>
    </w:p>
    <w:p w14:paraId="263A1D9D"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“Initial Term”</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has the meaning given to it in clause </w:t>
      </w:r>
      <w:proofErr w:type="gramStart"/>
      <w:r w:rsidRPr="00912EC7">
        <w:rPr>
          <w:rFonts w:ascii="Century Gothic" w:eastAsia="Century Gothic" w:hAnsi="Century Gothic" w:cs="Century Gothic"/>
          <w:color w:val="000000" w:themeColor="text1"/>
          <w:sz w:val="20"/>
        </w:rPr>
        <w:t>15.1;</w:t>
      </w:r>
      <w:proofErr w:type="gramEnd"/>
    </w:p>
    <w:p w14:paraId="1E8ED5A3" w14:textId="77777777" w:rsidR="00F45412" w:rsidRPr="00912EC7" w:rsidRDefault="00F45412" w:rsidP="169500F6">
      <w:pPr>
        <w:ind w:left="2880" w:hanging="2880"/>
        <w:rPr>
          <w:rFonts w:ascii="Century Gothic" w:eastAsia="Century Gothic" w:hAnsi="Century Gothic" w:cs="Century Gothic"/>
          <w:color w:val="000000"/>
          <w:sz w:val="20"/>
        </w:rPr>
      </w:pPr>
    </w:p>
    <w:p w14:paraId="68A68EFD"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“Intellectual Property Rights” </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copyright, patents, utility models, database rights, rights in designs, </w:t>
      </w:r>
      <w:r w:rsidR="00D270E6" w:rsidRPr="00912EC7">
        <w:rPr>
          <w:rFonts w:ascii="Century Gothic" w:eastAsia="Century Gothic" w:hAnsi="Century Gothic" w:cs="Century Gothic"/>
          <w:color w:val="000000" w:themeColor="text1"/>
          <w:sz w:val="20"/>
        </w:rPr>
        <w:t>trademarks</w:t>
      </w:r>
      <w:r w:rsidRPr="00912EC7">
        <w:rPr>
          <w:rFonts w:ascii="Century Gothic" w:eastAsia="Century Gothic" w:hAnsi="Century Gothic" w:cs="Century Gothic"/>
          <w:color w:val="000000" w:themeColor="text1"/>
          <w:sz w:val="20"/>
        </w:rPr>
        <w:t>, service marks, goodwill, domain names (in all cases whether registered or unregistered or the subject of a pending application) all legal rights protecting the confidentiality of any information or materials, know</w:t>
      </w:r>
      <w:r w:rsidR="009A3E2C"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rPr>
        <w:t>how and other intellectual property rights, including future rights and all other rights of a similar nature anywhere in the world in the Deliverables (whether complete or incomplete) and any other work which is developed or commenced in the course of the provision of the Services and any consultancy services provided prior to the Effective Date;</w:t>
      </w:r>
    </w:p>
    <w:p w14:paraId="58C86E04" w14:textId="77777777" w:rsidR="00082601" w:rsidRPr="00912EC7" w:rsidRDefault="00082601" w:rsidP="169500F6">
      <w:pPr>
        <w:ind w:left="2880" w:hanging="2880"/>
        <w:rPr>
          <w:rFonts w:ascii="Century Gothic" w:eastAsia="Century Gothic" w:hAnsi="Century Gothic" w:cs="Century Gothic"/>
          <w:color w:val="000000"/>
          <w:sz w:val="20"/>
        </w:rPr>
      </w:pPr>
    </w:p>
    <w:p w14:paraId="1C317967" w14:textId="0349EB64" w:rsidR="00082601" w:rsidRPr="00912EC7" w:rsidRDefault="00082601"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w:t>
      </w:r>
      <w:proofErr w:type="spellStart"/>
      <w:r w:rsidRPr="00912EC7">
        <w:rPr>
          <w:rFonts w:ascii="Century Gothic" w:eastAsia="Century Gothic" w:hAnsi="Century Gothic" w:cs="Century Gothic"/>
          <w:color w:val="000000" w:themeColor="text1"/>
          <w:sz w:val="20"/>
        </w:rPr>
        <w:t>Lomature</w:t>
      </w:r>
      <w:proofErr w:type="spellEnd"/>
      <w:r w:rsidRPr="00912EC7">
        <w:rPr>
          <w:rFonts w:ascii="Century Gothic" w:eastAsia="Century Gothic" w:hAnsi="Century Gothic" w:cs="Century Gothic"/>
          <w:color w:val="000000" w:themeColor="text1"/>
          <w:sz w:val="20"/>
        </w:rPr>
        <w:t>”</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Virgin’s business support partner for the administration of </w:t>
      </w:r>
      <w:proofErr w:type="spellStart"/>
      <w:proofErr w:type="gramStart"/>
      <w:r w:rsidR="004E2C87" w:rsidRPr="00912EC7">
        <w:rPr>
          <w:rFonts w:ascii="Century Gothic" w:eastAsia="Century Gothic" w:hAnsi="Century Gothic" w:cs="Century Gothic"/>
          <w:color w:val="000000" w:themeColor="text1"/>
          <w:sz w:val="20"/>
        </w:rPr>
        <w:t>Promeus</w:t>
      </w:r>
      <w:proofErr w:type="spellEnd"/>
      <w:r w:rsidRPr="00912EC7">
        <w:rPr>
          <w:rFonts w:ascii="Century Gothic" w:eastAsia="Century Gothic" w:hAnsi="Century Gothic" w:cs="Century Gothic"/>
          <w:color w:val="000000" w:themeColor="text1"/>
          <w:sz w:val="20"/>
        </w:rPr>
        <w:t>;</w:t>
      </w:r>
      <w:proofErr w:type="gramEnd"/>
    </w:p>
    <w:p w14:paraId="310B381D" w14:textId="77777777" w:rsidR="00F45412" w:rsidRPr="00912EC7" w:rsidRDefault="00F45412" w:rsidP="169500F6">
      <w:pPr>
        <w:ind w:left="2880" w:hanging="2880"/>
        <w:rPr>
          <w:rFonts w:ascii="Century Gothic" w:eastAsia="Century Gothic" w:hAnsi="Century Gothic" w:cs="Century Gothic"/>
          <w:color w:val="000000"/>
          <w:sz w:val="20"/>
        </w:rPr>
      </w:pPr>
    </w:p>
    <w:p w14:paraId="16748642"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“Losses”</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loss, damage, claims, demands, actions, proceedings, charges, costs, expenses (including legal fees and expenses on a full indemnity basis) or </w:t>
      </w:r>
      <w:proofErr w:type="gramStart"/>
      <w:r w:rsidRPr="00912EC7">
        <w:rPr>
          <w:rFonts w:ascii="Century Gothic" w:eastAsia="Century Gothic" w:hAnsi="Century Gothic" w:cs="Century Gothic"/>
          <w:color w:val="000000" w:themeColor="text1"/>
          <w:sz w:val="20"/>
        </w:rPr>
        <w:t>liabilities;</w:t>
      </w:r>
      <w:proofErr w:type="gramEnd"/>
    </w:p>
    <w:p w14:paraId="0F4F3DAA" w14:textId="77777777" w:rsidR="00F45412" w:rsidRPr="00912EC7" w:rsidRDefault="00F45412" w:rsidP="169500F6">
      <w:pPr>
        <w:ind w:left="2880" w:hanging="2880"/>
        <w:rPr>
          <w:rFonts w:ascii="Century Gothic" w:eastAsia="Century Gothic" w:hAnsi="Century Gothic" w:cs="Century Gothic"/>
          <w:color w:val="000000"/>
          <w:sz w:val="20"/>
        </w:rPr>
      </w:pPr>
    </w:p>
    <w:p w14:paraId="6DFD5243"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“Managed Supplier”</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 </w:t>
      </w:r>
      <w:proofErr w:type="gramStart"/>
      <w:r w:rsidRPr="00912EC7">
        <w:rPr>
          <w:rFonts w:ascii="Century Gothic" w:eastAsia="Century Gothic" w:hAnsi="Century Gothic" w:cs="Century Gothic"/>
          <w:color w:val="000000" w:themeColor="text1"/>
          <w:sz w:val="20"/>
        </w:rPr>
        <w:t>third party</w:t>
      </w:r>
      <w:proofErr w:type="gramEnd"/>
      <w:r w:rsidRPr="00912EC7">
        <w:rPr>
          <w:rFonts w:ascii="Century Gothic" w:eastAsia="Century Gothic" w:hAnsi="Century Gothic" w:cs="Century Gothic"/>
          <w:color w:val="000000" w:themeColor="text1"/>
          <w:sz w:val="20"/>
        </w:rPr>
        <w:t xml:space="preserve"> supplier providing goods and/or services to Virgin (or a member of the VAL Group) with which the parties agree that Supplier shall manage Virgin’s working relationship under this Agreement in accordance with the applicable SOW; </w:t>
      </w:r>
    </w:p>
    <w:p w14:paraId="2A49B453" w14:textId="77777777" w:rsidR="006944A4" w:rsidRPr="00912EC7" w:rsidRDefault="006944A4" w:rsidP="169500F6">
      <w:pPr>
        <w:ind w:left="2880" w:hanging="2880"/>
        <w:rPr>
          <w:rFonts w:ascii="Century Gothic" w:eastAsia="Century Gothic" w:hAnsi="Century Gothic" w:cs="Century Gothic"/>
          <w:color w:val="000000"/>
          <w:sz w:val="20"/>
        </w:rPr>
      </w:pPr>
    </w:p>
    <w:p w14:paraId="6897A1DA" w14:textId="77777777" w:rsidR="006944A4" w:rsidRPr="00912EC7" w:rsidRDefault="006944A4"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lastRenderedPageBreak/>
        <w:t>“Master Price List (“MPL”)”</w:t>
      </w:r>
      <w:r w:rsidRPr="00912EC7">
        <w:rPr>
          <w:rFonts w:ascii="Century Gothic" w:hAnsi="Century Gothic"/>
        </w:rPr>
        <w:tab/>
      </w:r>
      <w:r w:rsidR="00F9405E" w:rsidRPr="00912EC7">
        <w:rPr>
          <w:rFonts w:ascii="Century Gothic" w:eastAsia="Century Gothic" w:hAnsi="Century Gothic" w:cs="Century Gothic"/>
          <w:color w:val="000000" w:themeColor="text1"/>
          <w:sz w:val="20"/>
        </w:rPr>
        <w:t xml:space="preserve">means the document that details all Aircraft related Food costing, Services and other Charges of the charging </w:t>
      </w:r>
      <w:proofErr w:type="gramStart"/>
      <w:r w:rsidR="00F9405E" w:rsidRPr="00912EC7">
        <w:rPr>
          <w:rFonts w:ascii="Century Gothic" w:eastAsia="Century Gothic" w:hAnsi="Century Gothic" w:cs="Century Gothic"/>
          <w:color w:val="000000" w:themeColor="text1"/>
          <w:sz w:val="20"/>
        </w:rPr>
        <w:t>structure;</w:t>
      </w:r>
      <w:proofErr w:type="gramEnd"/>
    </w:p>
    <w:p w14:paraId="1C290FE6" w14:textId="77777777" w:rsidR="00F9405E" w:rsidRPr="00912EC7" w:rsidRDefault="00F9405E" w:rsidP="169500F6">
      <w:pPr>
        <w:ind w:left="2880" w:hanging="2880"/>
        <w:rPr>
          <w:rFonts w:ascii="Century Gothic" w:eastAsia="Century Gothic" w:hAnsi="Century Gothic" w:cs="Century Gothic"/>
          <w:color w:val="000000"/>
          <w:sz w:val="20"/>
        </w:rPr>
      </w:pPr>
    </w:p>
    <w:p w14:paraId="6E53AD03" w14:textId="15B0D013" w:rsidR="00F9405E" w:rsidRPr="00912EC7" w:rsidRDefault="00F9405E"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“Master Profile Document (“MPD”)”</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document that details all passenger and crew related Food elements of the charging </w:t>
      </w:r>
      <w:proofErr w:type="gramStart"/>
      <w:r w:rsidRPr="00912EC7">
        <w:rPr>
          <w:rFonts w:ascii="Century Gothic" w:eastAsia="Century Gothic" w:hAnsi="Century Gothic" w:cs="Century Gothic"/>
          <w:color w:val="000000" w:themeColor="text1"/>
          <w:sz w:val="20"/>
        </w:rPr>
        <w:t>structure;</w:t>
      </w:r>
      <w:proofErr w:type="gramEnd"/>
    </w:p>
    <w:p w14:paraId="1B2150B7" w14:textId="77777777" w:rsidR="009A3E2C" w:rsidRPr="00912EC7" w:rsidRDefault="009A3E2C" w:rsidP="169500F6">
      <w:pPr>
        <w:ind w:left="2880" w:hanging="2880"/>
        <w:rPr>
          <w:rFonts w:ascii="Century Gothic" w:eastAsia="Century Gothic" w:hAnsi="Century Gothic" w:cs="Century Gothic"/>
          <w:color w:val="000000"/>
          <w:sz w:val="20"/>
        </w:rPr>
      </w:pPr>
    </w:p>
    <w:p w14:paraId="6822436F" w14:textId="77777777" w:rsidR="00514030" w:rsidRPr="00912EC7" w:rsidRDefault="00514030"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“Menu Change”</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menu and Food selected by Virgin which will include the frequency, duration and date of delivery to Virgin </w:t>
      </w:r>
      <w:proofErr w:type="gramStart"/>
      <w:r w:rsidRPr="00912EC7">
        <w:rPr>
          <w:rFonts w:ascii="Century Gothic" w:eastAsia="Century Gothic" w:hAnsi="Century Gothic" w:cs="Century Gothic"/>
          <w:color w:val="000000" w:themeColor="text1"/>
          <w:sz w:val="20"/>
        </w:rPr>
        <w:t>aircraft;</w:t>
      </w:r>
      <w:proofErr w:type="gramEnd"/>
    </w:p>
    <w:p w14:paraId="0581FA0E" w14:textId="77777777" w:rsidR="00F45412" w:rsidRPr="00912EC7" w:rsidRDefault="00F45412" w:rsidP="169500F6">
      <w:pPr>
        <w:ind w:left="2880" w:hanging="2880"/>
        <w:rPr>
          <w:rFonts w:ascii="Century Gothic" w:eastAsia="Century Gothic" w:hAnsi="Century Gothic" w:cs="Century Gothic"/>
          <w:color w:val="000000"/>
          <w:sz w:val="20"/>
        </w:rPr>
      </w:pPr>
    </w:p>
    <w:p w14:paraId="6662A0CF" w14:textId="0A46EA8D"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“MS Services”</w:t>
      </w:r>
      <w:r w:rsidRPr="00912EC7">
        <w:rPr>
          <w:rFonts w:ascii="Century Gothic" w:hAnsi="Century Gothic"/>
        </w:rPr>
        <w:tab/>
      </w:r>
      <w:r w:rsidRPr="00912EC7">
        <w:rPr>
          <w:rFonts w:ascii="Century Gothic" w:eastAsia="Century Gothic" w:hAnsi="Century Gothic" w:cs="Century Gothic"/>
          <w:color w:val="000000" w:themeColor="text1"/>
          <w:sz w:val="20"/>
        </w:rPr>
        <w:t>means the services provided by a Supplier with respect to managing a Managed Supplier’s performance of its contract with Virgin, as set out in clause 1</w:t>
      </w:r>
      <w:r w:rsidR="00AA7BEF" w:rsidRPr="00912EC7">
        <w:rPr>
          <w:rFonts w:ascii="Century Gothic" w:eastAsia="Century Gothic" w:hAnsi="Century Gothic" w:cs="Century Gothic"/>
          <w:color w:val="000000" w:themeColor="text1"/>
          <w:sz w:val="20"/>
        </w:rPr>
        <w:t>2</w:t>
      </w:r>
      <w:r w:rsidRPr="00912EC7">
        <w:rPr>
          <w:rFonts w:ascii="Century Gothic" w:eastAsia="Century Gothic" w:hAnsi="Century Gothic" w:cs="Century Gothic"/>
          <w:color w:val="000000" w:themeColor="text1"/>
          <w:sz w:val="20"/>
        </w:rPr>
        <w:t xml:space="preserve"> and the applicable </w:t>
      </w:r>
      <w:proofErr w:type="gramStart"/>
      <w:r w:rsidRPr="00912EC7">
        <w:rPr>
          <w:rFonts w:ascii="Century Gothic" w:eastAsia="Century Gothic" w:hAnsi="Century Gothic" w:cs="Century Gothic"/>
          <w:color w:val="000000" w:themeColor="text1"/>
          <w:sz w:val="20"/>
        </w:rPr>
        <w:t>SOW;</w:t>
      </w:r>
      <w:proofErr w:type="gramEnd"/>
      <w:r w:rsidRPr="00912EC7">
        <w:rPr>
          <w:rFonts w:ascii="Century Gothic" w:eastAsia="Century Gothic" w:hAnsi="Century Gothic" w:cs="Century Gothic"/>
          <w:color w:val="000000" w:themeColor="text1"/>
          <w:sz w:val="20"/>
        </w:rPr>
        <w:t xml:space="preserve"> </w:t>
      </w:r>
    </w:p>
    <w:p w14:paraId="70C0081A" w14:textId="77777777" w:rsidR="00F45412" w:rsidRPr="00912EC7" w:rsidRDefault="00F45412" w:rsidP="169500F6">
      <w:pPr>
        <w:rPr>
          <w:rFonts w:ascii="Century Gothic" w:eastAsia="Century Gothic" w:hAnsi="Century Gothic" w:cs="Century Gothic"/>
          <w:color w:val="000000"/>
          <w:sz w:val="20"/>
        </w:rPr>
      </w:pPr>
    </w:p>
    <w:p w14:paraId="1203C4A9"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“Personnel”</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all employees, workers, agents, consultants and contractors of Supplier and/or its subcontractors employed or engaged in the provision of the </w:t>
      </w:r>
      <w:proofErr w:type="gramStart"/>
      <w:r w:rsidRPr="00912EC7">
        <w:rPr>
          <w:rFonts w:ascii="Century Gothic" w:eastAsia="Century Gothic" w:hAnsi="Century Gothic" w:cs="Century Gothic"/>
          <w:color w:val="000000" w:themeColor="text1"/>
          <w:sz w:val="20"/>
        </w:rPr>
        <w:t>Services;</w:t>
      </w:r>
      <w:proofErr w:type="gramEnd"/>
    </w:p>
    <w:p w14:paraId="359C3A92" w14:textId="77777777" w:rsidR="00F45412" w:rsidRPr="00912EC7" w:rsidRDefault="00F45412" w:rsidP="169500F6">
      <w:pPr>
        <w:ind w:left="2880" w:hanging="2880"/>
        <w:rPr>
          <w:rFonts w:ascii="Century Gothic" w:eastAsia="Century Gothic" w:hAnsi="Century Gothic" w:cs="Century Gothic"/>
          <w:color w:val="000000"/>
          <w:sz w:val="20"/>
        </w:rPr>
      </w:pPr>
    </w:p>
    <w:p w14:paraId="457FCF33"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“Personal Data”</w:t>
      </w:r>
      <w:r w:rsidRPr="00912EC7">
        <w:rPr>
          <w:rFonts w:ascii="Century Gothic" w:hAnsi="Century Gothic"/>
        </w:rPr>
        <w:tab/>
      </w:r>
      <w:r w:rsidRPr="00912EC7">
        <w:rPr>
          <w:rFonts w:ascii="Century Gothic" w:eastAsia="Century Gothic" w:hAnsi="Century Gothic" w:cs="Century Gothic"/>
          <w:color w:val="000000" w:themeColor="text1"/>
          <w:sz w:val="20"/>
        </w:rPr>
        <w:t>means any Virgin Data relating to a natural and living person</w:t>
      </w:r>
      <w:r w:rsidR="001C0054" w:rsidRPr="00912EC7">
        <w:rPr>
          <w:rFonts w:ascii="Century Gothic" w:eastAsia="Century Gothic" w:hAnsi="Century Gothic" w:cs="Century Gothic"/>
          <w:color w:val="000000" w:themeColor="text1"/>
          <w:sz w:val="20"/>
        </w:rPr>
        <w:t xml:space="preserve"> including customers and employees</w:t>
      </w:r>
      <w:r w:rsidRPr="00912EC7">
        <w:rPr>
          <w:rFonts w:ascii="Century Gothic" w:eastAsia="Century Gothic" w:hAnsi="Century Gothic" w:cs="Century Gothic"/>
          <w:color w:val="000000" w:themeColor="text1"/>
          <w:sz w:val="20"/>
        </w:rPr>
        <w:t xml:space="preserve"> who can be identified, directly or indirectly, in particular by reference to an identification number or to one or more factors specific to his or her </w:t>
      </w:r>
      <w:proofErr w:type="gramStart"/>
      <w:r w:rsidRPr="00912EC7">
        <w:rPr>
          <w:rFonts w:ascii="Century Gothic" w:eastAsia="Century Gothic" w:hAnsi="Century Gothic" w:cs="Century Gothic"/>
          <w:color w:val="000000" w:themeColor="text1"/>
          <w:sz w:val="20"/>
        </w:rPr>
        <w:t>identity;</w:t>
      </w:r>
      <w:proofErr w:type="gramEnd"/>
    </w:p>
    <w:p w14:paraId="533CC166" w14:textId="77777777" w:rsidR="00AD6221" w:rsidRPr="00912EC7" w:rsidRDefault="00AD6221" w:rsidP="169500F6">
      <w:pPr>
        <w:ind w:left="2880" w:hanging="2880"/>
        <w:rPr>
          <w:rFonts w:ascii="Century Gothic" w:eastAsia="Century Gothic" w:hAnsi="Century Gothic" w:cs="Century Gothic"/>
          <w:color w:val="000000"/>
          <w:sz w:val="20"/>
        </w:rPr>
      </w:pPr>
    </w:p>
    <w:p w14:paraId="5CD45925" w14:textId="77777777" w:rsidR="00AD6221" w:rsidRPr="00912EC7" w:rsidRDefault="00AD6221"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“Product”</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non-perishable products </w:t>
      </w:r>
      <w:r w:rsidR="002944B8" w:rsidRPr="00912EC7">
        <w:rPr>
          <w:rFonts w:ascii="Century Gothic" w:eastAsia="Century Gothic" w:hAnsi="Century Gothic" w:cs="Century Gothic"/>
          <w:color w:val="000000" w:themeColor="text1"/>
          <w:sz w:val="20"/>
        </w:rPr>
        <w:t>that are supplied as part of</w:t>
      </w:r>
      <w:r w:rsidR="00003BAB" w:rsidRPr="00912EC7">
        <w:rPr>
          <w:rFonts w:ascii="Century Gothic" w:eastAsia="Century Gothic" w:hAnsi="Century Gothic" w:cs="Century Gothic"/>
          <w:color w:val="000000" w:themeColor="text1"/>
          <w:sz w:val="20"/>
        </w:rPr>
        <w:t xml:space="preserve"> </w:t>
      </w:r>
      <w:r w:rsidRPr="00912EC7">
        <w:rPr>
          <w:rFonts w:ascii="Century Gothic" w:eastAsia="Century Gothic" w:hAnsi="Century Gothic" w:cs="Century Gothic"/>
          <w:color w:val="000000" w:themeColor="text1"/>
          <w:sz w:val="20"/>
        </w:rPr>
        <w:t>the Services (e.g. dry stores goods, packaging</w:t>
      </w:r>
      <w:proofErr w:type="gramStart"/>
      <w:r w:rsidRPr="00912EC7">
        <w:rPr>
          <w:rFonts w:ascii="Century Gothic" w:eastAsia="Century Gothic" w:hAnsi="Century Gothic" w:cs="Century Gothic"/>
          <w:color w:val="000000" w:themeColor="text1"/>
          <w:sz w:val="20"/>
        </w:rPr>
        <w:t>);</w:t>
      </w:r>
      <w:proofErr w:type="gramEnd"/>
    </w:p>
    <w:p w14:paraId="596CBA47" w14:textId="77777777" w:rsidR="0069431B" w:rsidRPr="00912EC7" w:rsidRDefault="0069431B" w:rsidP="169500F6">
      <w:pPr>
        <w:ind w:left="2880" w:hanging="2880"/>
        <w:rPr>
          <w:rFonts w:ascii="Century Gothic" w:eastAsia="Century Gothic" w:hAnsi="Century Gothic" w:cs="Century Gothic"/>
          <w:color w:val="000000"/>
          <w:sz w:val="20"/>
        </w:rPr>
      </w:pPr>
    </w:p>
    <w:p w14:paraId="3B332DD4" w14:textId="3FD1ABD7" w:rsidR="0069431B" w:rsidRPr="00912EC7" w:rsidRDefault="0069431B"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w:t>
      </w:r>
      <w:proofErr w:type="spellStart"/>
      <w:r w:rsidRPr="00912EC7">
        <w:rPr>
          <w:rFonts w:ascii="Century Gothic" w:eastAsia="Century Gothic" w:hAnsi="Century Gothic" w:cs="Century Gothic"/>
          <w:color w:val="000000" w:themeColor="text1"/>
          <w:sz w:val="20"/>
        </w:rPr>
        <w:t>Promeus</w:t>
      </w:r>
      <w:proofErr w:type="spellEnd"/>
      <w:r w:rsidRPr="00912EC7">
        <w:rPr>
          <w:rFonts w:ascii="Century Gothic" w:eastAsia="Century Gothic" w:hAnsi="Century Gothic" w:cs="Century Gothic"/>
          <w:color w:val="000000" w:themeColor="text1"/>
          <w:sz w:val="20"/>
        </w:rPr>
        <w:t>”</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w:t>
      </w:r>
      <w:r w:rsidR="004D5BCB">
        <w:rPr>
          <w:rFonts w:ascii="Century Gothic" w:eastAsia="Century Gothic" w:hAnsi="Century Gothic" w:cs="Century Gothic"/>
          <w:color w:val="000000" w:themeColor="text1"/>
          <w:sz w:val="20"/>
        </w:rPr>
        <w:t>the</w:t>
      </w:r>
      <w:r w:rsidRPr="00912EC7">
        <w:rPr>
          <w:rFonts w:ascii="Century Gothic" w:eastAsia="Century Gothic" w:hAnsi="Century Gothic" w:cs="Century Gothic"/>
          <w:color w:val="000000" w:themeColor="text1"/>
          <w:sz w:val="20"/>
        </w:rPr>
        <w:t xml:space="preserve"> menu administration</w:t>
      </w:r>
      <w:r w:rsidR="004D5BCB">
        <w:rPr>
          <w:rFonts w:ascii="Century Gothic" w:eastAsia="Century Gothic" w:hAnsi="Century Gothic" w:cs="Century Gothic"/>
          <w:color w:val="000000" w:themeColor="text1"/>
          <w:sz w:val="20"/>
        </w:rPr>
        <w:t xml:space="preserve">, </w:t>
      </w:r>
      <w:r w:rsidR="00716F3D" w:rsidRPr="00912EC7">
        <w:rPr>
          <w:rFonts w:ascii="Century Gothic" w:eastAsia="Century Gothic" w:hAnsi="Century Gothic" w:cs="Century Gothic"/>
          <w:color w:val="000000" w:themeColor="text1"/>
          <w:sz w:val="20"/>
        </w:rPr>
        <w:t xml:space="preserve">ordering and self-billing invoice tool used by </w:t>
      </w:r>
      <w:proofErr w:type="gramStart"/>
      <w:r w:rsidR="00716F3D" w:rsidRPr="00912EC7">
        <w:rPr>
          <w:rFonts w:ascii="Century Gothic" w:eastAsia="Century Gothic" w:hAnsi="Century Gothic" w:cs="Century Gothic"/>
          <w:color w:val="000000" w:themeColor="text1"/>
          <w:sz w:val="20"/>
        </w:rPr>
        <w:t>Virgin;</w:t>
      </w:r>
      <w:proofErr w:type="gramEnd"/>
    </w:p>
    <w:p w14:paraId="3571F768" w14:textId="77777777" w:rsidR="00F45412" w:rsidRPr="00912EC7" w:rsidRDefault="00F45412" w:rsidP="169500F6">
      <w:pPr>
        <w:ind w:left="2880" w:hanging="2880"/>
        <w:rPr>
          <w:rFonts w:ascii="Century Gothic" w:eastAsia="Century Gothic" w:hAnsi="Century Gothic" w:cs="Century Gothic"/>
          <w:color w:val="000000"/>
          <w:sz w:val="20"/>
        </w:rPr>
      </w:pPr>
    </w:p>
    <w:p w14:paraId="702D1F01" w14:textId="7CD97650"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“Purchase Order”</w:t>
      </w:r>
      <w:r w:rsidRPr="00912EC7">
        <w:rPr>
          <w:rFonts w:ascii="Century Gothic" w:hAnsi="Century Gothic"/>
        </w:rPr>
        <w:tab/>
      </w:r>
      <w:r w:rsidRPr="00912EC7">
        <w:rPr>
          <w:rFonts w:ascii="Century Gothic" w:eastAsia="Century Gothic" w:hAnsi="Century Gothic" w:cs="Century Gothic"/>
          <w:color w:val="000000" w:themeColor="text1"/>
          <w:sz w:val="20"/>
        </w:rPr>
        <w:t>means a written order for Goods from Virgin</w:t>
      </w:r>
      <w:r w:rsidR="00C431AD" w:rsidRPr="00912EC7">
        <w:rPr>
          <w:rFonts w:ascii="Century Gothic" w:eastAsia="Century Gothic" w:hAnsi="Century Gothic" w:cs="Century Gothic"/>
          <w:color w:val="000000" w:themeColor="text1"/>
          <w:sz w:val="20"/>
        </w:rPr>
        <w:t xml:space="preserve"> including an </w:t>
      </w:r>
      <w:proofErr w:type="spellStart"/>
      <w:r w:rsidR="004E2C87" w:rsidRPr="00912EC7">
        <w:rPr>
          <w:rFonts w:ascii="Century Gothic" w:eastAsia="Century Gothic" w:hAnsi="Century Gothic" w:cs="Century Gothic"/>
          <w:color w:val="000000" w:themeColor="text1"/>
          <w:sz w:val="20"/>
        </w:rPr>
        <w:t>Promeus</w:t>
      </w:r>
      <w:proofErr w:type="spellEnd"/>
      <w:r w:rsidR="00C431AD" w:rsidRPr="00912EC7">
        <w:rPr>
          <w:rFonts w:ascii="Century Gothic" w:eastAsia="Century Gothic" w:hAnsi="Century Gothic" w:cs="Century Gothic"/>
          <w:color w:val="000000" w:themeColor="text1"/>
          <w:sz w:val="20"/>
        </w:rPr>
        <w:t xml:space="preserve"> Meal Ordering System (“AMOS”) order</w:t>
      </w:r>
      <w:r w:rsidR="006A7D37" w:rsidRPr="00912EC7">
        <w:rPr>
          <w:rFonts w:ascii="Century Gothic" w:eastAsia="Century Gothic" w:hAnsi="Century Gothic" w:cs="Century Gothic"/>
          <w:color w:val="000000" w:themeColor="text1"/>
          <w:sz w:val="20"/>
        </w:rPr>
        <w:t xml:space="preserve"> or other meal order process mutually agreed upon </w:t>
      </w:r>
      <w:r w:rsidR="00003BAB" w:rsidRPr="00912EC7">
        <w:rPr>
          <w:rFonts w:ascii="Century Gothic" w:eastAsia="Century Gothic" w:hAnsi="Century Gothic" w:cs="Century Gothic"/>
          <w:color w:val="000000" w:themeColor="text1"/>
          <w:sz w:val="20"/>
        </w:rPr>
        <w:t xml:space="preserve">by </w:t>
      </w:r>
      <w:r w:rsidR="006A7D37" w:rsidRPr="00912EC7">
        <w:rPr>
          <w:rFonts w:ascii="Century Gothic" w:eastAsia="Century Gothic" w:hAnsi="Century Gothic" w:cs="Century Gothic"/>
          <w:color w:val="000000" w:themeColor="text1"/>
          <w:sz w:val="20"/>
        </w:rPr>
        <w:t xml:space="preserve">the </w:t>
      </w:r>
      <w:r w:rsidR="006E3DA7" w:rsidRPr="00912EC7">
        <w:rPr>
          <w:rFonts w:ascii="Century Gothic" w:eastAsia="Century Gothic" w:hAnsi="Century Gothic" w:cs="Century Gothic"/>
          <w:color w:val="000000" w:themeColor="text1"/>
          <w:sz w:val="20"/>
        </w:rPr>
        <w:t>parties</w:t>
      </w:r>
      <w:r w:rsidRPr="00912EC7">
        <w:rPr>
          <w:rFonts w:ascii="Century Gothic" w:eastAsia="Century Gothic" w:hAnsi="Century Gothic" w:cs="Century Gothic"/>
          <w:color w:val="000000" w:themeColor="text1"/>
          <w:sz w:val="20"/>
        </w:rPr>
        <w:t xml:space="preserve"> (each of which is made subject to and incorporates the terms an</w:t>
      </w:r>
      <w:r w:rsidR="002E523E" w:rsidRPr="00912EC7">
        <w:rPr>
          <w:rFonts w:ascii="Century Gothic" w:eastAsia="Century Gothic" w:hAnsi="Century Gothic" w:cs="Century Gothic"/>
          <w:color w:val="000000" w:themeColor="text1"/>
          <w:sz w:val="20"/>
        </w:rPr>
        <w:t>d conditions of this Agreement</w:t>
      </w:r>
      <w:r w:rsidR="00C431AD" w:rsidRPr="00912EC7">
        <w:rPr>
          <w:rFonts w:ascii="Century Gothic" w:eastAsia="Century Gothic" w:hAnsi="Century Gothic" w:cs="Century Gothic"/>
          <w:color w:val="000000" w:themeColor="text1"/>
          <w:sz w:val="20"/>
        </w:rPr>
        <w:t xml:space="preserve"> and any applicable SOW</w:t>
      </w:r>
      <w:r w:rsidR="006A7D37" w:rsidRPr="00912EC7">
        <w:rPr>
          <w:rFonts w:ascii="Century Gothic" w:eastAsia="Century Gothic" w:hAnsi="Century Gothic" w:cs="Century Gothic"/>
          <w:color w:val="000000" w:themeColor="text1"/>
          <w:sz w:val="20"/>
        </w:rPr>
        <w:t xml:space="preserve"> unless expressly varied</w:t>
      </w:r>
      <w:proofErr w:type="gramStart"/>
      <w:r w:rsidR="00003BAB" w:rsidRPr="00912EC7">
        <w:rPr>
          <w:rFonts w:ascii="Century Gothic" w:eastAsia="Century Gothic" w:hAnsi="Century Gothic" w:cs="Century Gothic"/>
          <w:color w:val="000000" w:themeColor="text1"/>
          <w:sz w:val="20"/>
        </w:rPr>
        <w:t>)</w:t>
      </w:r>
      <w:r w:rsidR="002E523E" w:rsidRPr="00912EC7">
        <w:rPr>
          <w:rFonts w:ascii="Century Gothic" w:eastAsia="Century Gothic" w:hAnsi="Century Gothic" w:cs="Century Gothic"/>
          <w:color w:val="000000" w:themeColor="text1"/>
          <w:sz w:val="20"/>
        </w:rPr>
        <w:t>;</w:t>
      </w:r>
      <w:proofErr w:type="gramEnd"/>
    </w:p>
    <w:p w14:paraId="66369925" w14:textId="77777777" w:rsidR="00F45412" w:rsidRPr="00912EC7" w:rsidRDefault="00F45412" w:rsidP="169500F6">
      <w:pPr>
        <w:ind w:left="2880" w:hanging="2880"/>
        <w:rPr>
          <w:rFonts w:ascii="Century Gothic" w:eastAsia="Century Gothic" w:hAnsi="Century Gothic" w:cs="Century Gothic"/>
          <w:color w:val="000000"/>
          <w:sz w:val="20"/>
        </w:rPr>
      </w:pPr>
    </w:p>
    <w:p w14:paraId="579E1734"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“Regulations”</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all applicable regulations and requirements of a regulatory authority including the UK Civil Aviation Authority, the US Federal Aviation </w:t>
      </w:r>
      <w:proofErr w:type="gramStart"/>
      <w:r w:rsidRPr="00912EC7">
        <w:rPr>
          <w:rFonts w:ascii="Century Gothic" w:eastAsia="Century Gothic" w:hAnsi="Century Gothic" w:cs="Century Gothic"/>
          <w:color w:val="000000" w:themeColor="text1"/>
          <w:sz w:val="20"/>
        </w:rPr>
        <w:t>Administration;</w:t>
      </w:r>
      <w:proofErr w:type="gramEnd"/>
    </w:p>
    <w:p w14:paraId="66ECFBE8" w14:textId="77777777" w:rsidR="00F45412" w:rsidRPr="00912EC7" w:rsidRDefault="00F45412" w:rsidP="169500F6">
      <w:pPr>
        <w:ind w:left="2880" w:hanging="2880"/>
        <w:rPr>
          <w:rFonts w:ascii="Century Gothic" w:eastAsia="Century Gothic" w:hAnsi="Century Gothic" w:cs="Century Gothic"/>
          <w:color w:val="000000"/>
          <w:sz w:val="20"/>
        </w:rPr>
      </w:pPr>
    </w:p>
    <w:p w14:paraId="2C88E134"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"Services"</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services to be provided by Supplier </w:t>
      </w:r>
      <w:r w:rsidR="0097407D" w:rsidRPr="00912EC7">
        <w:rPr>
          <w:rFonts w:ascii="Century Gothic" w:eastAsia="Century Gothic" w:hAnsi="Century Gothic" w:cs="Century Gothic"/>
          <w:color w:val="000000" w:themeColor="text1"/>
          <w:sz w:val="20"/>
        </w:rPr>
        <w:t xml:space="preserve">and </w:t>
      </w:r>
      <w:r w:rsidRPr="00912EC7">
        <w:rPr>
          <w:rFonts w:ascii="Century Gothic" w:eastAsia="Century Gothic" w:hAnsi="Century Gothic" w:cs="Century Gothic"/>
          <w:color w:val="000000" w:themeColor="text1"/>
          <w:sz w:val="20"/>
        </w:rPr>
        <w:t>as set out in a SOW</w:t>
      </w:r>
      <w:r w:rsidR="00CB237A" w:rsidRPr="00912EC7">
        <w:rPr>
          <w:rFonts w:ascii="Century Gothic" w:eastAsia="Century Gothic" w:hAnsi="Century Gothic" w:cs="Century Gothic"/>
          <w:color w:val="000000" w:themeColor="text1"/>
          <w:sz w:val="20"/>
        </w:rPr>
        <w:t xml:space="preserve"> or Purchase </w:t>
      </w:r>
      <w:proofErr w:type="gramStart"/>
      <w:r w:rsidR="00CB237A" w:rsidRPr="00912EC7">
        <w:rPr>
          <w:rFonts w:ascii="Century Gothic" w:eastAsia="Century Gothic" w:hAnsi="Century Gothic" w:cs="Century Gothic"/>
          <w:color w:val="000000" w:themeColor="text1"/>
          <w:sz w:val="20"/>
        </w:rPr>
        <w:t>Order</w:t>
      </w:r>
      <w:r w:rsidRPr="00912EC7">
        <w:rPr>
          <w:rFonts w:ascii="Century Gothic" w:eastAsia="Century Gothic" w:hAnsi="Century Gothic" w:cs="Century Gothic"/>
          <w:color w:val="000000" w:themeColor="text1"/>
          <w:sz w:val="20"/>
        </w:rPr>
        <w:t>;</w:t>
      </w:r>
      <w:proofErr w:type="gramEnd"/>
    </w:p>
    <w:p w14:paraId="1A344D47" w14:textId="77777777" w:rsidR="00F45412" w:rsidRPr="00912EC7" w:rsidRDefault="00F45412" w:rsidP="169500F6">
      <w:pPr>
        <w:ind w:left="2880" w:hanging="2880"/>
        <w:rPr>
          <w:rFonts w:ascii="Century Gothic" w:eastAsia="Century Gothic" w:hAnsi="Century Gothic" w:cs="Century Gothic"/>
          <w:color w:val="000000"/>
          <w:sz w:val="20"/>
        </w:rPr>
      </w:pPr>
    </w:p>
    <w:p w14:paraId="638557E9"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“Service Credits”</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service credits </w:t>
      </w:r>
      <w:r w:rsidR="00B34250" w:rsidRPr="00912EC7">
        <w:rPr>
          <w:rFonts w:ascii="Century Gothic" w:eastAsia="Century Gothic" w:hAnsi="Century Gothic" w:cs="Century Gothic"/>
          <w:color w:val="000000" w:themeColor="text1"/>
          <w:sz w:val="20"/>
        </w:rPr>
        <w:t xml:space="preserve">to be provided to Virgin by Supplier </w:t>
      </w:r>
      <w:r w:rsidRPr="00912EC7">
        <w:rPr>
          <w:rFonts w:ascii="Century Gothic" w:eastAsia="Century Gothic" w:hAnsi="Century Gothic" w:cs="Century Gothic"/>
          <w:color w:val="000000" w:themeColor="text1"/>
          <w:sz w:val="20"/>
        </w:rPr>
        <w:t>in respect of Services</w:t>
      </w:r>
      <w:r w:rsidR="00B34250" w:rsidRPr="00912EC7">
        <w:rPr>
          <w:rFonts w:ascii="Century Gothic" w:eastAsia="Century Gothic" w:hAnsi="Century Gothic" w:cs="Century Gothic"/>
          <w:color w:val="000000" w:themeColor="text1"/>
          <w:sz w:val="20"/>
        </w:rPr>
        <w:t>, including for failure to meet the Service Levels,</w:t>
      </w:r>
      <w:r w:rsidRPr="00912EC7">
        <w:rPr>
          <w:rFonts w:ascii="Century Gothic" w:eastAsia="Century Gothic" w:hAnsi="Century Gothic" w:cs="Century Gothic"/>
          <w:color w:val="000000" w:themeColor="text1"/>
          <w:sz w:val="20"/>
        </w:rPr>
        <w:t xml:space="preserve"> </w:t>
      </w:r>
      <w:r w:rsidR="00B34250" w:rsidRPr="00912EC7">
        <w:rPr>
          <w:rFonts w:ascii="Century Gothic" w:eastAsia="Century Gothic" w:hAnsi="Century Gothic" w:cs="Century Gothic"/>
          <w:color w:val="000000" w:themeColor="text1"/>
          <w:sz w:val="20"/>
        </w:rPr>
        <w:t xml:space="preserve">and </w:t>
      </w:r>
      <w:r w:rsidRPr="00912EC7">
        <w:rPr>
          <w:rFonts w:ascii="Century Gothic" w:eastAsia="Century Gothic" w:hAnsi="Century Gothic" w:cs="Century Gothic"/>
          <w:color w:val="000000" w:themeColor="text1"/>
          <w:sz w:val="20"/>
        </w:rPr>
        <w:t xml:space="preserve">as set out in the applicable </w:t>
      </w:r>
      <w:proofErr w:type="gramStart"/>
      <w:r w:rsidRPr="00912EC7">
        <w:rPr>
          <w:rFonts w:ascii="Century Gothic" w:eastAsia="Century Gothic" w:hAnsi="Century Gothic" w:cs="Century Gothic"/>
          <w:color w:val="000000" w:themeColor="text1"/>
          <w:sz w:val="20"/>
        </w:rPr>
        <w:t>SOW;</w:t>
      </w:r>
      <w:proofErr w:type="gramEnd"/>
    </w:p>
    <w:p w14:paraId="0D8A6B8D" w14:textId="77777777" w:rsidR="00F45412" w:rsidRPr="00912EC7" w:rsidRDefault="00F45412" w:rsidP="169500F6">
      <w:pPr>
        <w:ind w:left="2880" w:hanging="2880"/>
        <w:rPr>
          <w:rFonts w:ascii="Century Gothic" w:eastAsia="Century Gothic" w:hAnsi="Century Gothic" w:cs="Century Gothic"/>
          <w:color w:val="000000"/>
          <w:sz w:val="20"/>
        </w:rPr>
      </w:pPr>
    </w:p>
    <w:p w14:paraId="124CB4E6" w14:textId="5373C8C2"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“Service Levels”</w:t>
      </w:r>
      <w:r w:rsidRPr="00912EC7">
        <w:rPr>
          <w:rFonts w:ascii="Century Gothic" w:hAnsi="Century Gothic"/>
        </w:rPr>
        <w:tab/>
      </w:r>
      <w:r w:rsidRPr="00912EC7">
        <w:rPr>
          <w:rFonts w:ascii="Century Gothic" w:eastAsia="Century Gothic" w:hAnsi="Century Gothic" w:cs="Century Gothic"/>
          <w:color w:val="000000" w:themeColor="text1"/>
          <w:sz w:val="20"/>
        </w:rPr>
        <w:t>means the levels of performance to which the Services are to be provided to Virgin by Supplier</w:t>
      </w:r>
      <w:r w:rsidR="00B34250" w:rsidRPr="00912EC7">
        <w:rPr>
          <w:rFonts w:ascii="Century Gothic" w:eastAsia="Century Gothic" w:hAnsi="Century Gothic" w:cs="Century Gothic"/>
          <w:color w:val="000000" w:themeColor="text1"/>
          <w:sz w:val="20"/>
        </w:rPr>
        <w:t xml:space="preserve"> and</w:t>
      </w:r>
      <w:r w:rsidRPr="00912EC7">
        <w:rPr>
          <w:rFonts w:ascii="Century Gothic" w:eastAsia="Century Gothic" w:hAnsi="Century Gothic" w:cs="Century Gothic"/>
          <w:color w:val="000000" w:themeColor="text1"/>
          <w:sz w:val="20"/>
        </w:rPr>
        <w:t xml:space="preserve"> as set out in </w:t>
      </w:r>
      <w:r w:rsidR="00B34250" w:rsidRPr="00912EC7">
        <w:rPr>
          <w:rFonts w:ascii="Century Gothic" w:eastAsia="Century Gothic" w:hAnsi="Century Gothic" w:cs="Century Gothic"/>
          <w:color w:val="000000" w:themeColor="text1"/>
          <w:sz w:val="20"/>
        </w:rPr>
        <w:t xml:space="preserve">Schedule </w:t>
      </w:r>
      <w:r w:rsidR="00A04C72">
        <w:rPr>
          <w:rFonts w:ascii="Century Gothic" w:eastAsia="Century Gothic" w:hAnsi="Century Gothic" w:cs="Century Gothic"/>
          <w:color w:val="000000" w:themeColor="text1"/>
          <w:sz w:val="20"/>
        </w:rPr>
        <w:t>4</w:t>
      </w:r>
      <w:r w:rsidR="00B34250" w:rsidRPr="00912EC7">
        <w:rPr>
          <w:rFonts w:ascii="Century Gothic" w:eastAsia="Century Gothic" w:hAnsi="Century Gothic" w:cs="Century Gothic"/>
          <w:color w:val="000000" w:themeColor="text1"/>
          <w:sz w:val="20"/>
        </w:rPr>
        <w:t xml:space="preserve"> and/or </w:t>
      </w:r>
      <w:r w:rsidRPr="00912EC7">
        <w:rPr>
          <w:rFonts w:ascii="Century Gothic" w:eastAsia="Century Gothic" w:hAnsi="Century Gothic" w:cs="Century Gothic"/>
          <w:color w:val="000000" w:themeColor="text1"/>
          <w:sz w:val="20"/>
        </w:rPr>
        <w:t xml:space="preserve">the applicable </w:t>
      </w:r>
      <w:proofErr w:type="gramStart"/>
      <w:r w:rsidRPr="00912EC7">
        <w:rPr>
          <w:rFonts w:ascii="Century Gothic" w:eastAsia="Century Gothic" w:hAnsi="Century Gothic" w:cs="Century Gothic"/>
          <w:color w:val="000000" w:themeColor="text1"/>
          <w:sz w:val="20"/>
        </w:rPr>
        <w:t>SOW;</w:t>
      </w:r>
      <w:proofErr w:type="gramEnd"/>
      <w:r w:rsidRPr="00912EC7">
        <w:rPr>
          <w:rFonts w:ascii="Century Gothic" w:eastAsia="Century Gothic" w:hAnsi="Century Gothic" w:cs="Century Gothic"/>
          <w:color w:val="000000" w:themeColor="text1"/>
          <w:sz w:val="20"/>
        </w:rPr>
        <w:t xml:space="preserve"> </w:t>
      </w:r>
    </w:p>
    <w:p w14:paraId="23C4A9A2" w14:textId="77777777" w:rsidR="00F45412" w:rsidRPr="00912EC7" w:rsidRDefault="00F45412" w:rsidP="169500F6">
      <w:pPr>
        <w:ind w:left="2880" w:hanging="2880"/>
        <w:rPr>
          <w:rFonts w:ascii="Century Gothic" w:eastAsia="Century Gothic" w:hAnsi="Century Gothic" w:cs="Century Gothic"/>
          <w:color w:val="000000"/>
          <w:sz w:val="20"/>
        </w:rPr>
      </w:pPr>
    </w:p>
    <w:p w14:paraId="4AAC69AB"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“Service Termination Date”</w:t>
      </w:r>
      <w:r w:rsidRPr="00912EC7">
        <w:rPr>
          <w:rFonts w:ascii="Century Gothic" w:hAnsi="Century Gothic"/>
        </w:rPr>
        <w:tab/>
      </w:r>
      <w:r w:rsidRPr="00912EC7">
        <w:rPr>
          <w:rFonts w:ascii="Century Gothic" w:eastAsia="Century Gothic" w:hAnsi="Century Gothic" w:cs="Century Gothic"/>
          <w:color w:val="000000" w:themeColor="text1"/>
          <w:sz w:val="20"/>
        </w:rPr>
        <w:t>means the date on which Supplier ceases to provide the Services (or any part thereof</w:t>
      </w:r>
      <w:proofErr w:type="gramStart"/>
      <w:r w:rsidRPr="00912EC7">
        <w:rPr>
          <w:rFonts w:ascii="Century Gothic" w:eastAsia="Century Gothic" w:hAnsi="Century Gothic" w:cs="Century Gothic"/>
          <w:color w:val="000000" w:themeColor="text1"/>
          <w:sz w:val="20"/>
        </w:rPr>
        <w:t>);</w:t>
      </w:r>
      <w:proofErr w:type="gramEnd"/>
    </w:p>
    <w:p w14:paraId="535E9957" w14:textId="77777777" w:rsidR="00F45412" w:rsidRPr="00912EC7" w:rsidRDefault="00F45412" w:rsidP="169500F6">
      <w:pPr>
        <w:ind w:left="2880" w:hanging="2880"/>
        <w:rPr>
          <w:rFonts w:ascii="Century Gothic" w:eastAsia="Century Gothic" w:hAnsi="Century Gothic" w:cs="Century Gothic"/>
          <w:color w:val="000000"/>
          <w:sz w:val="20"/>
        </w:rPr>
      </w:pPr>
    </w:p>
    <w:p w14:paraId="6F2D7EBC"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“Service Start Date”</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date that Supplier shall commence the relevant Services, as set out in the applicable </w:t>
      </w:r>
      <w:proofErr w:type="gramStart"/>
      <w:r w:rsidRPr="00912EC7">
        <w:rPr>
          <w:rFonts w:ascii="Century Gothic" w:eastAsia="Century Gothic" w:hAnsi="Century Gothic" w:cs="Century Gothic"/>
          <w:color w:val="000000" w:themeColor="text1"/>
          <w:sz w:val="20"/>
        </w:rPr>
        <w:t>SOW;</w:t>
      </w:r>
      <w:proofErr w:type="gramEnd"/>
    </w:p>
    <w:p w14:paraId="3F63F439" w14:textId="77777777" w:rsidR="00F45412" w:rsidRPr="00912EC7" w:rsidRDefault="00F45412" w:rsidP="169500F6">
      <w:pPr>
        <w:ind w:left="2880" w:hanging="2880"/>
        <w:rPr>
          <w:rFonts w:ascii="Century Gothic" w:eastAsia="Century Gothic" w:hAnsi="Century Gothic" w:cs="Century Gothic"/>
          <w:color w:val="000000"/>
          <w:sz w:val="20"/>
        </w:rPr>
      </w:pPr>
    </w:p>
    <w:p w14:paraId="789D0758"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lastRenderedPageBreak/>
        <w:t>“SOW”</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an agreed statement of work to be performed by Supplier </w:t>
      </w:r>
      <w:r w:rsidR="00BF0970" w:rsidRPr="00912EC7">
        <w:rPr>
          <w:rFonts w:ascii="Century Gothic" w:eastAsia="Century Gothic" w:hAnsi="Century Gothic" w:cs="Century Gothic"/>
          <w:color w:val="000000" w:themeColor="text1"/>
          <w:sz w:val="20"/>
        </w:rPr>
        <w:t>under</w:t>
      </w:r>
      <w:r w:rsidRPr="00912EC7">
        <w:rPr>
          <w:rFonts w:ascii="Century Gothic" w:eastAsia="Century Gothic" w:hAnsi="Century Gothic" w:cs="Century Gothic"/>
          <w:color w:val="000000" w:themeColor="text1"/>
          <w:sz w:val="20"/>
        </w:rPr>
        <w:t xml:space="preserve"> the terms of this Agreement (</w:t>
      </w:r>
      <w:r w:rsidR="00BF0970" w:rsidRPr="00912EC7">
        <w:rPr>
          <w:rFonts w:ascii="Century Gothic" w:eastAsia="Century Gothic" w:hAnsi="Century Gothic" w:cs="Century Gothic"/>
          <w:color w:val="000000" w:themeColor="text1"/>
          <w:sz w:val="20"/>
        </w:rPr>
        <w:t xml:space="preserve">and </w:t>
      </w:r>
      <w:r w:rsidRPr="00912EC7">
        <w:rPr>
          <w:rFonts w:ascii="Century Gothic" w:eastAsia="Century Gothic" w:hAnsi="Century Gothic" w:cs="Century Gothic"/>
          <w:color w:val="000000" w:themeColor="text1"/>
          <w:sz w:val="20"/>
        </w:rPr>
        <w:t>in the form of the template set out at Schedule 1 unless otherwise agreed in writing by Virgin</w:t>
      </w:r>
      <w:proofErr w:type="gramStart"/>
      <w:r w:rsidRPr="00912EC7">
        <w:rPr>
          <w:rFonts w:ascii="Century Gothic" w:eastAsia="Century Gothic" w:hAnsi="Century Gothic" w:cs="Century Gothic"/>
          <w:color w:val="000000" w:themeColor="text1"/>
          <w:sz w:val="20"/>
        </w:rPr>
        <w:t>);</w:t>
      </w:r>
      <w:proofErr w:type="gramEnd"/>
    </w:p>
    <w:p w14:paraId="3B2FB69A" w14:textId="77777777" w:rsidR="00F45412" w:rsidRPr="00912EC7" w:rsidRDefault="00F45412" w:rsidP="169500F6">
      <w:pPr>
        <w:ind w:left="2880" w:hanging="2880"/>
        <w:rPr>
          <w:rFonts w:ascii="Century Gothic" w:eastAsia="Century Gothic" w:hAnsi="Century Gothic" w:cs="Century Gothic"/>
          <w:color w:val="000000"/>
          <w:sz w:val="20"/>
        </w:rPr>
      </w:pPr>
    </w:p>
    <w:p w14:paraId="469082D5" w14:textId="77777777" w:rsidR="00F45412" w:rsidRPr="00912EC7" w:rsidRDefault="00F45412" w:rsidP="169500F6">
      <w:pPr>
        <w:ind w:left="2880" w:hanging="2880"/>
        <w:rPr>
          <w:rFonts w:ascii="Century Gothic" w:eastAsia="Century Gothic" w:hAnsi="Century Gothic" w:cs="Century Gothic"/>
          <w:color w:val="000000"/>
          <w:sz w:val="20"/>
        </w:rPr>
      </w:pPr>
    </w:p>
    <w:p w14:paraId="30F7FAE0"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“Specification”</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specification for the Goods, as set out in the applicable </w:t>
      </w:r>
      <w:proofErr w:type="gramStart"/>
      <w:r w:rsidRPr="00912EC7">
        <w:rPr>
          <w:rFonts w:ascii="Century Gothic" w:eastAsia="Century Gothic" w:hAnsi="Century Gothic" w:cs="Century Gothic"/>
          <w:color w:val="000000" w:themeColor="text1"/>
          <w:sz w:val="20"/>
        </w:rPr>
        <w:t>SOW;</w:t>
      </w:r>
      <w:proofErr w:type="gramEnd"/>
    </w:p>
    <w:p w14:paraId="34602084" w14:textId="77777777" w:rsidR="00F45412" w:rsidRPr="00912EC7" w:rsidRDefault="00F45412" w:rsidP="169500F6">
      <w:pPr>
        <w:ind w:left="2880" w:hanging="2880"/>
        <w:rPr>
          <w:rFonts w:ascii="Century Gothic" w:eastAsia="Century Gothic" w:hAnsi="Century Gothic" w:cs="Century Gothic"/>
          <w:color w:val="000000"/>
          <w:sz w:val="20"/>
        </w:rPr>
      </w:pPr>
    </w:p>
    <w:p w14:paraId="35556426" w14:textId="4B7B57E9" w:rsidR="00D006C3" w:rsidRPr="00D006C3" w:rsidRDefault="00D006C3" w:rsidP="00A04C72">
      <w:pPr>
        <w:tabs>
          <w:tab w:val="left" w:pos="3828"/>
        </w:tabs>
        <w:ind w:left="2880" w:right="84" w:hanging="2880"/>
        <w:rPr>
          <w:rFonts w:cs="Arial"/>
        </w:rPr>
      </w:pPr>
      <w:r w:rsidRPr="00A04C72">
        <w:rPr>
          <w:rFonts w:ascii="Century Gothic" w:eastAsia="Century Gothic" w:hAnsi="Century Gothic" w:cs="Century Gothic"/>
          <w:color w:val="000000" w:themeColor="text1"/>
          <w:sz w:val="20"/>
        </w:rPr>
        <w:t>“Supplier Employees”</w:t>
      </w:r>
      <w:r w:rsidR="00A04C72">
        <w:rPr>
          <w:rFonts w:cs="Arial"/>
          <w:spacing w:val="-3"/>
        </w:rPr>
        <w:tab/>
      </w:r>
      <w:r w:rsidR="00A04C72">
        <w:rPr>
          <w:rFonts w:cs="Arial"/>
          <w:spacing w:val="-3"/>
        </w:rPr>
        <w:tab/>
      </w:r>
      <w:r w:rsidRPr="00A04C72">
        <w:rPr>
          <w:rFonts w:ascii="Century Gothic" w:eastAsia="Century Gothic" w:hAnsi="Century Gothic" w:cs="Century Gothic"/>
          <w:color w:val="000000" w:themeColor="text1"/>
          <w:sz w:val="20"/>
        </w:rPr>
        <w:t xml:space="preserve">means the individuals providing the Services and/or Goods on behalf of the Supplier </w:t>
      </w:r>
      <w:proofErr w:type="gramStart"/>
      <w:r w:rsidRPr="00A04C72">
        <w:rPr>
          <w:rFonts w:ascii="Century Gothic" w:eastAsia="Century Gothic" w:hAnsi="Century Gothic" w:cs="Century Gothic"/>
          <w:color w:val="000000" w:themeColor="text1"/>
          <w:sz w:val="20"/>
        </w:rPr>
        <w:t>hereunder;</w:t>
      </w:r>
      <w:proofErr w:type="gramEnd"/>
    </w:p>
    <w:p w14:paraId="54449BE2" w14:textId="77777777" w:rsidR="00D006C3" w:rsidRDefault="00D006C3" w:rsidP="009A4DF3">
      <w:pPr>
        <w:ind w:left="2880" w:hanging="2880"/>
        <w:rPr>
          <w:rFonts w:ascii="Century Gothic" w:eastAsia="Century Gothic" w:hAnsi="Century Gothic" w:cs="Century Gothic"/>
          <w:color w:val="000000"/>
          <w:sz w:val="20"/>
        </w:rPr>
      </w:pPr>
    </w:p>
    <w:p w14:paraId="6FED24E4" w14:textId="77777777" w:rsidR="00D006C3" w:rsidRPr="00912EC7" w:rsidRDefault="00D006C3" w:rsidP="009A4DF3">
      <w:pPr>
        <w:ind w:left="2880" w:hanging="2880"/>
        <w:rPr>
          <w:rFonts w:ascii="Century Gothic" w:eastAsia="Century Gothic" w:hAnsi="Century Gothic" w:cs="Century Gothic"/>
          <w:color w:val="000000"/>
          <w:sz w:val="20"/>
        </w:rPr>
      </w:pPr>
    </w:p>
    <w:p w14:paraId="66CC4A2F"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“Systems”</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system utilised by Supplier in the provision of the Services including any systems licensed to Supplier by third </w:t>
      </w:r>
      <w:proofErr w:type="gramStart"/>
      <w:r w:rsidRPr="00912EC7">
        <w:rPr>
          <w:rFonts w:ascii="Century Gothic" w:eastAsia="Century Gothic" w:hAnsi="Century Gothic" w:cs="Century Gothic"/>
          <w:color w:val="000000" w:themeColor="text1"/>
          <w:sz w:val="20"/>
        </w:rPr>
        <w:t>parties;</w:t>
      </w:r>
      <w:proofErr w:type="gramEnd"/>
    </w:p>
    <w:p w14:paraId="4646CBEF" w14:textId="77777777" w:rsidR="00F45412" w:rsidRPr="00912EC7" w:rsidRDefault="00F45412" w:rsidP="169500F6">
      <w:pPr>
        <w:ind w:left="2880" w:hanging="2880"/>
        <w:rPr>
          <w:rFonts w:ascii="Century Gothic" w:eastAsia="Century Gothic" w:hAnsi="Century Gothic" w:cs="Century Gothic"/>
          <w:color w:val="000000"/>
          <w:sz w:val="20"/>
        </w:rPr>
      </w:pPr>
    </w:p>
    <w:p w14:paraId="250A6804"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“Term”</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(unless or until earlier terminated in accordance with the terms of this Agreement) the Initial Term together with any extension or renewal of this Agreement in accordance with clause </w:t>
      </w:r>
      <w:proofErr w:type="gramStart"/>
      <w:r w:rsidRPr="00912EC7">
        <w:rPr>
          <w:rFonts w:ascii="Century Gothic" w:eastAsia="Century Gothic" w:hAnsi="Century Gothic" w:cs="Century Gothic"/>
          <w:color w:val="000000" w:themeColor="text1"/>
          <w:sz w:val="20"/>
        </w:rPr>
        <w:t>15.2;</w:t>
      </w:r>
      <w:proofErr w:type="gramEnd"/>
      <w:r w:rsidRPr="00912EC7">
        <w:rPr>
          <w:rFonts w:ascii="Century Gothic" w:eastAsia="Century Gothic" w:hAnsi="Century Gothic" w:cs="Century Gothic"/>
          <w:color w:val="000000" w:themeColor="text1"/>
          <w:sz w:val="20"/>
        </w:rPr>
        <w:t xml:space="preserve">  </w:t>
      </w:r>
    </w:p>
    <w:p w14:paraId="787D3775" w14:textId="77777777" w:rsidR="00F45412" w:rsidRPr="00912EC7" w:rsidRDefault="00F45412" w:rsidP="00A04C72">
      <w:pPr>
        <w:rPr>
          <w:rFonts w:ascii="Century Gothic" w:eastAsia="Century Gothic" w:hAnsi="Century Gothic" w:cs="Century Gothic"/>
          <w:color w:val="000000"/>
          <w:sz w:val="20"/>
        </w:rPr>
      </w:pPr>
    </w:p>
    <w:p w14:paraId="76C5765E"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“Third Party Supplier”</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any third party engaged by Virgin to provide services the same as or similar to the </w:t>
      </w:r>
      <w:proofErr w:type="gramStart"/>
      <w:r w:rsidRPr="00912EC7">
        <w:rPr>
          <w:rFonts w:ascii="Century Gothic" w:eastAsia="Century Gothic" w:hAnsi="Century Gothic" w:cs="Century Gothic"/>
          <w:color w:val="000000" w:themeColor="text1"/>
          <w:sz w:val="20"/>
        </w:rPr>
        <w:t>Services;</w:t>
      </w:r>
      <w:proofErr w:type="gramEnd"/>
      <w:r w:rsidRPr="00912EC7">
        <w:rPr>
          <w:rFonts w:ascii="Century Gothic" w:eastAsia="Century Gothic" w:hAnsi="Century Gothic" w:cs="Century Gothic"/>
          <w:color w:val="000000" w:themeColor="text1"/>
          <w:sz w:val="20"/>
        </w:rPr>
        <w:t xml:space="preserve"> </w:t>
      </w:r>
    </w:p>
    <w:p w14:paraId="105ADF86" w14:textId="77777777" w:rsidR="00F45412" w:rsidRPr="00912EC7" w:rsidRDefault="00F45412" w:rsidP="169500F6">
      <w:pPr>
        <w:rPr>
          <w:rFonts w:ascii="Century Gothic" w:eastAsia="Century Gothic" w:hAnsi="Century Gothic" w:cs="Century Gothic"/>
          <w:color w:val="000000"/>
          <w:sz w:val="20"/>
        </w:rPr>
      </w:pPr>
    </w:p>
    <w:p w14:paraId="093DD666"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“Transferring Existing Agreements”</w:t>
      </w:r>
      <w:r w:rsidRPr="00912EC7">
        <w:rPr>
          <w:rFonts w:ascii="Century Gothic" w:hAnsi="Century Gothic"/>
        </w:rPr>
        <w:tab/>
      </w:r>
      <w:r w:rsidRPr="00912EC7">
        <w:rPr>
          <w:rStyle w:val="DeltaViewInsertion"/>
          <w:rFonts w:ascii="Century Gothic" w:eastAsia="Century Gothic" w:hAnsi="Century Gothic" w:cs="Century Gothic"/>
          <w:color w:val="000000" w:themeColor="text1"/>
          <w:sz w:val="20"/>
          <w:u w:val="none"/>
        </w:rPr>
        <w:t>means those agreements in place at the Service Start Date that are to be assigned or novated to Supplier</w:t>
      </w:r>
      <w:r w:rsidR="00F022CC" w:rsidRPr="00912EC7">
        <w:rPr>
          <w:rStyle w:val="DeltaViewInsertion"/>
          <w:rFonts w:ascii="Century Gothic" w:eastAsia="Century Gothic" w:hAnsi="Century Gothic" w:cs="Century Gothic"/>
          <w:color w:val="000000" w:themeColor="text1"/>
          <w:sz w:val="20"/>
          <w:u w:val="none"/>
        </w:rPr>
        <w:t xml:space="preserve"> and</w:t>
      </w:r>
      <w:r w:rsidRPr="00912EC7">
        <w:rPr>
          <w:rStyle w:val="DeltaViewInsertion"/>
          <w:rFonts w:ascii="Century Gothic" w:eastAsia="Century Gothic" w:hAnsi="Century Gothic" w:cs="Century Gothic"/>
          <w:color w:val="000000" w:themeColor="text1"/>
          <w:sz w:val="20"/>
          <w:u w:val="none"/>
        </w:rPr>
        <w:t xml:space="preserve"> as identified in the Transition </w:t>
      </w:r>
      <w:proofErr w:type="gramStart"/>
      <w:r w:rsidRPr="00912EC7">
        <w:rPr>
          <w:rStyle w:val="DeltaViewInsertion"/>
          <w:rFonts w:ascii="Century Gothic" w:eastAsia="Century Gothic" w:hAnsi="Century Gothic" w:cs="Century Gothic"/>
          <w:color w:val="000000" w:themeColor="text1"/>
          <w:sz w:val="20"/>
          <w:u w:val="none"/>
        </w:rPr>
        <w:t>Plan;</w:t>
      </w:r>
      <w:proofErr w:type="gramEnd"/>
      <w:r w:rsidR="00C612AC" w:rsidRPr="00912EC7">
        <w:rPr>
          <w:rStyle w:val="DeltaViewInsertion"/>
          <w:rFonts w:ascii="Century Gothic" w:eastAsia="Century Gothic" w:hAnsi="Century Gothic" w:cs="Century Gothic"/>
          <w:color w:val="000000" w:themeColor="text1"/>
          <w:sz w:val="20"/>
          <w:u w:val="none"/>
        </w:rPr>
        <w:t xml:space="preserve"> </w:t>
      </w:r>
    </w:p>
    <w:p w14:paraId="2456BBCE" w14:textId="77777777" w:rsidR="00F45412" w:rsidRPr="00912EC7" w:rsidRDefault="00F45412" w:rsidP="169500F6">
      <w:pPr>
        <w:ind w:left="2880" w:hanging="2880"/>
        <w:rPr>
          <w:rFonts w:ascii="Century Gothic" w:eastAsia="Century Gothic" w:hAnsi="Century Gothic" w:cs="Century Gothic"/>
          <w:color w:val="000000"/>
          <w:sz w:val="20"/>
        </w:rPr>
      </w:pPr>
    </w:p>
    <w:p w14:paraId="2E6FA2E2"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“Transition Plan”</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the plan for the transition of the Services (and staff as the case may be) from the outgoing supplier to Supplier, as set out in Schedule </w:t>
      </w:r>
      <w:proofErr w:type="gramStart"/>
      <w:r w:rsidRPr="00912EC7">
        <w:rPr>
          <w:rFonts w:ascii="Century Gothic" w:eastAsia="Century Gothic" w:hAnsi="Century Gothic" w:cs="Century Gothic"/>
          <w:color w:val="000000" w:themeColor="text1"/>
          <w:sz w:val="20"/>
        </w:rPr>
        <w:t>6;</w:t>
      </w:r>
      <w:proofErr w:type="gramEnd"/>
    </w:p>
    <w:p w14:paraId="0BC871CD" w14:textId="77777777" w:rsidR="00C431AD" w:rsidRPr="00912EC7" w:rsidRDefault="00C431AD" w:rsidP="169500F6">
      <w:pPr>
        <w:rPr>
          <w:rFonts w:ascii="Century Gothic" w:eastAsia="Century Gothic" w:hAnsi="Century Gothic" w:cs="Century Gothic"/>
          <w:color w:val="000000"/>
          <w:sz w:val="20"/>
        </w:rPr>
      </w:pPr>
    </w:p>
    <w:p w14:paraId="23C273B5" w14:textId="77777777" w:rsidR="00792A29" w:rsidRPr="00912EC7" w:rsidRDefault="00792A29"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“VAA Group Company”</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any group company or affiliate within the VAL </w:t>
      </w:r>
      <w:proofErr w:type="gramStart"/>
      <w:r w:rsidRPr="00912EC7">
        <w:rPr>
          <w:rFonts w:ascii="Century Gothic" w:eastAsia="Century Gothic" w:hAnsi="Century Gothic" w:cs="Century Gothic"/>
          <w:color w:val="000000" w:themeColor="text1"/>
          <w:sz w:val="20"/>
        </w:rPr>
        <w:t>Group;</w:t>
      </w:r>
      <w:proofErr w:type="gramEnd"/>
    </w:p>
    <w:p w14:paraId="75DD9D00" w14:textId="77777777" w:rsidR="00792A29" w:rsidRPr="00912EC7" w:rsidRDefault="00792A29" w:rsidP="169500F6">
      <w:pPr>
        <w:ind w:left="2880" w:hanging="2880"/>
        <w:rPr>
          <w:rFonts w:ascii="Century Gothic" w:eastAsia="Century Gothic" w:hAnsi="Century Gothic" w:cs="Century Gothic"/>
          <w:color w:val="000000"/>
          <w:sz w:val="20"/>
        </w:rPr>
      </w:pPr>
    </w:p>
    <w:p w14:paraId="51DCF652" w14:textId="77777777" w:rsidR="00F45412" w:rsidRPr="00912EC7" w:rsidRDefault="0069431B"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w:t>
      </w:r>
      <w:r w:rsidR="00F45412" w:rsidRPr="00912EC7">
        <w:rPr>
          <w:rFonts w:ascii="Century Gothic" w:eastAsia="Century Gothic" w:hAnsi="Century Gothic" w:cs="Century Gothic"/>
          <w:color w:val="000000" w:themeColor="text1"/>
          <w:sz w:val="20"/>
        </w:rPr>
        <w:t>VAA Inflight Representati</w:t>
      </w:r>
      <w:r w:rsidR="006A59B9" w:rsidRPr="00912EC7">
        <w:rPr>
          <w:rFonts w:ascii="Century Gothic" w:eastAsia="Century Gothic" w:hAnsi="Century Gothic" w:cs="Century Gothic"/>
          <w:color w:val="000000" w:themeColor="text1"/>
          <w:sz w:val="20"/>
        </w:rPr>
        <w:t>ve</w:t>
      </w:r>
      <w:r w:rsidRPr="00912EC7">
        <w:rPr>
          <w:rFonts w:ascii="Century Gothic" w:eastAsia="Century Gothic" w:hAnsi="Century Gothic" w:cs="Century Gothic"/>
          <w:color w:val="000000" w:themeColor="text1"/>
          <w:sz w:val="20"/>
        </w:rPr>
        <w:t>”</w:t>
      </w:r>
      <w:r w:rsidRPr="00912EC7">
        <w:rPr>
          <w:rFonts w:ascii="Century Gothic" w:hAnsi="Century Gothic"/>
        </w:rPr>
        <w:tab/>
      </w:r>
      <w:r w:rsidR="006A59B9" w:rsidRPr="00912EC7">
        <w:rPr>
          <w:rFonts w:ascii="Century Gothic" w:eastAsia="Century Gothic" w:hAnsi="Century Gothic" w:cs="Century Gothic"/>
          <w:color w:val="000000" w:themeColor="text1"/>
          <w:sz w:val="20"/>
        </w:rPr>
        <w:t>means person appointed by Virgin</w:t>
      </w:r>
      <w:r w:rsidR="00F45412" w:rsidRPr="00912EC7">
        <w:rPr>
          <w:rFonts w:ascii="Century Gothic" w:eastAsia="Century Gothic" w:hAnsi="Century Gothic" w:cs="Century Gothic"/>
          <w:color w:val="000000" w:themeColor="text1"/>
          <w:sz w:val="20"/>
        </w:rPr>
        <w:t xml:space="preserve"> to be the main contact for the specified service, as set out in the rel</w:t>
      </w:r>
      <w:r w:rsidR="006944A4" w:rsidRPr="00912EC7">
        <w:rPr>
          <w:rFonts w:ascii="Century Gothic" w:eastAsia="Century Gothic" w:hAnsi="Century Gothic" w:cs="Century Gothic"/>
          <w:color w:val="000000" w:themeColor="text1"/>
          <w:sz w:val="20"/>
        </w:rPr>
        <w:t xml:space="preserve">evant </w:t>
      </w:r>
      <w:proofErr w:type="gramStart"/>
      <w:r w:rsidR="006944A4" w:rsidRPr="00912EC7">
        <w:rPr>
          <w:rFonts w:ascii="Century Gothic" w:eastAsia="Century Gothic" w:hAnsi="Century Gothic" w:cs="Century Gothic"/>
          <w:color w:val="000000" w:themeColor="text1"/>
          <w:sz w:val="20"/>
        </w:rPr>
        <w:t>SOW;</w:t>
      </w:r>
      <w:proofErr w:type="gramEnd"/>
    </w:p>
    <w:p w14:paraId="24E2823B" w14:textId="77777777" w:rsidR="00F45412" w:rsidRPr="00912EC7" w:rsidRDefault="00F45412" w:rsidP="169500F6">
      <w:pPr>
        <w:ind w:left="2880" w:hanging="2880"/>
        <w:rPr>
          <w:rFonts w:ascii="Century Gothic" w:eastAsia="Century Gothic" w:hAnsi="Century Gothic" w:cs="Century Gothic"/>
          <w:color w:val="000000"/>
          <w:sz w:val="20"/>
        </w:rPr>
      </w:pPr>
    </w:p>
    <w:p w14:paraId="20AACE21" w14:textId="78EBA349"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“VAL Group</w:t>
      </w:r>
      <w:r w:rsidR="000B6DDE">
        <w:rPr>
          <w:rFonts w:ascii="Century Gothic" w:eastAsia="Century Gothic" w:hAnsi="Century Gothic" w:cs="Century Gothic"/>
          <w:color w:val="000000" w:themeColor="text1"/>
          <w:sz w:val="20"/>
        </w:rPr>
        <w:t xml:space="preserve"> Company</w:t>
      </w:r>
      <w:r w:rsidRPr="00912EC7">
        <w:rPr>
          <w:rFonts w:ascii="Century Gothic" w:eastAsia="Century Gothic" w:hAnsi="Century Gothic" w:cs="Century Gothic"/>
          <w:color w:val="000000" w:themeColor="text1"/>
          <w:sz w:val="20"/>
        </w:rPr>
        <w:t>”</w:t>
      </w:r>
      <w:r w:rsidRPr="00912EC7">
        <w:rPr>
          <w:rFonts w:ascii="Century Gothic" w:hAnsi="Century Gothic"/>
        </w:rPr>
        <w:tab/>
      </w:r>
      <w:r w:rsidR="00340FEE" w:rsidRPr="00A04C72">
        <w:rPr>
          <w:rFonts w:ascii="Century Gothic" w:eastAsia="Century Gothic" w:hAnsi="Century Gothic" w:cs="Century Gothic"/>
          <w:color w:val="000000" w:themeColor="text1"/>
          <w:sz w:val="20"/>
        </w:rPr>
        <w:t xml:space="preserve">means Virgin Atlantic Limited and any and all subsidiaries or any subsidiaries of an undertaking of Virgin Atlantic Limited; “subsidiary” means a subsidiary as defined in section 1159 of the Companies Act </w:t>
      </w:r>
      <w:proofErr w:type="gramStart"/>
      <w:r w:rsidR="00340FEE" w:rsidRPr="00A04C72">
        <w:rPr>
          <w:rFonts w:ascii="Century Gothic" w:eastAsia="Century Gothic" w:hAnsi="Century Gothic" w:cs="Century Gothic"/>
          <w:color w:val="000000" w:themeColor="text1"/>
          <w:sz w:val="20"/>
        </w:rPr>
        <w:t>2006</w:t>
      </w:r>
      <w:r w:rsidRPr="00912EC7">
        <w:rPr>
          <w:rFonts w:ascii="Century Gothic" w:eastAsia="Century Gothic" w:hAnsi="Century Gothic" w:cs="Century Gothic"/>
          <w:color w:val="000000" w:themeColor="text1"/>
          <w:sz w:val="20"/>
        </w:rPr>
        <w:t>;</w:t>
      </w:r>
      <w:proofErr w:type="gramEnd"/>
    </w:p>
    <w:p w14:paraId="53B28069" w14:textId="77777777" w:rsidR="00F45412" w:rsidRPr="00912EC7" w:rsidRDefault="00F45412" w:rsidP="169500F6">
      <w:pPr>
        <w:ind w:left="2880" w:hanging="2880"/>
        <w:rPr>
          <w:rFonts w:ascii="Century Gothic" w:eastAsia="Century Gothic" w:hAnsi="Century Gothic" w:cs="Century Gothic"/>
          <w:color w:val="000000"/>
          <w:sz w:val="20"/>
        </w:rPr>
      </w:pPr>
    </w:p>
    <w:p w14:paraId="01F50D5F"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“Virgin Data”</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all data provided by or on behalf of Virgin (including Personal Data) or (including as part of any database and/or, recorded, compiled, purchased, created or otherwise processed by Supplier on behalf of Virgin or otherwise pursuant to this </w:t>
      </w:r>
      <w:proofErr w:type="gramStart"/>
      <w:r w:rsidRPr="00912EC7">
        <w:rPr>
          <w:rFonts w:ascii="Century Gothic" w:eastAsia="Century Gothic" w:hAnsi="Century Gothic" w:cs="Century Gothic"/>
          <w:color w:val="000000" w:themeColor="text1"/>
          <w:sz w:val="20"/>
        </w:rPr>
        <w:t>Agreement;</w:t>
      </w:r>
      <w:proofErr w:type="gramEnd"/>
    </w:p>
    <w:p w14:paraId="310EA518" w14:textId="77777777" w:rsidR="00F45412" w:rsidRPr="00912EC7" w:rsidRDefault="00F45412" w:rsidP="169500F6">
      <w:pPr>
        <w:ind w:left="2880" w:hanging="2880"/>
        <w:rPr>
          <w:rFonts w:ascii="Century Gothic" w:eastAsia="Century Gothic" w:hAnsi="Century Gothic" w:cs="Century Gothic"/>
          <w:color w:val="000000"/>
          <w:sz w:val="20"/>
        </w:rPr>
      </w:pPr>
    </w:p>
    <w:p w14:paraId="19E04A50"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“Virgin Materials”</w:t>
      </w:r>
      <w:r w:rsidRPr="00912EC7">
        <w:rPr>
          <w:rFonts w:ascii="Century Gothic" w:hAnsi="Century Gothic"/>
        </w:rPr>
        <w:tab/>
      </w:r>
      <w:r w:rsidRPr="00912EC7">
        <w:rPr>
          <w:rFonts w:ascii="Century Gothic" w:eastAsia="Century Gothic" w:hAnsi="Century Gothic" w:cs="Century Gothic"/>
          <w:color w:val="000000" w:themeColor="text1"/>
          <w:sz w:val="20"/>
        </w:rPr>
        <w:t>means information and/or materials (including without limitation branding, trademarks, designs, patterns, drawings, specifications, images and/or similar items) supplied by or on behalf of Virgin, or accessed by Supplier for the purposes of the performance of the Services or otherwise under or in</w:t>
      </w:r>
      <w:r w:rsidR="0069431B" w:rsidRPr="00912EC7">
        <w:rPr>
          <w:rFonts w:ascii="Century Gothic" w:eastAsia="Century Gothic" w:hAnsi="Century Gothic" w:cs="Century Gothic"/>
          <w:color w:val="000000" w:themeColor="text1"/>
          <w:sz w:val="20"/>
        </w:rPr>
        <w:t xml:space="preserve"> connection with this </w:t>
      </w:r>
      <w:proofErr w:type="gramStart"/>
      <w:r w:rsidR="0069431B" w:rsidRPr="00912EC7">
        <w:rPr>
          <w:rFonts w:ascii="Century Gothic" w:eastAsia="Century Gothic" w:hAnsi="Century Gothic" w:cs="Century Gothic"/>
          <w:color w:val="000000" w:themeColor="text1"/>
          <w:sz w:val="20"/>
        </w:rPr>
        <w:t>Agreement;</w:t>
      </w:r>
      <w:proofErr w:type="gramEnd"/>
    </w:p>
    <w:p w14:paraId="4C8F9935" w14:textId="77777777" w:rsidR="00F45412" w:rsidRPr="00912EC7" w:rsidRDefault="00F45412" w:rsidP="169500F6">
      <w:pPr>
        <w:ind w:left="2880" w:hanging="2880"/>
        <w:rPr>
          <w:rFonts w:ascii="Century Gothic" w:eastAsia="Century Gothic" w:hAnsi="Century Gothic" w:cs="Century Gothic"/>
          <w:color w:val="000000"/>
          <w:sz w:val="20"/>
        </w:rPr>
      </w:pPr>
    </w:p>
    <w:p w14:paraId="3BF55E4C" w14:textId="0F598814" w:rsidR="00F45412" w:rsidRPr="00912EC7" w:rsidRDefault="00D36D3D" w:rsidP="169500F6">
      <w:pPr>
        <w:ind w:left="2880" w:hanging="2880"/>
        <w:rPr>
          <w:rStyle w:val="DeltaViewInsertion"/>
          <w:rFonts w:ascii="Century Gothic" w:eastAsia="Century Gothic" w:hAnsi="Century Gothic" w:cs="Century Gothic"/>
          <w:color w:val="000000"/>
          <w:sz w:val="20"/>
          <w:u w:val="none"/>
        </w:rPr>
      </w:pPr>
      <w:r w:rsidRPr="00912EC7">
        <w:rPr>
          <w:rFonts w:ascii="Century Gothic" w:eastAsia="Century Gothic" w:hAnsi="Century Gothic" w:cs="Century Gothic"/>
          <w:color w:val="000000" w:themeColor="text1"/>
          <w:sz w:val="20"/>
        </w:rPr>
        <w:lastRenderedPageBreak/>
        <w:t>“</w:t>
      </w:r>
      <w:r w:rsidR="00F45412" w:rsidRPr="00912EC7">
        <w:rPr>
          <w:rFonts w:ascii="Century Gothic" w:eastAsia="Century Gothic" w:hAnsi="Century Gothic" w:cs="Century Gothic"/>
          <w:color w:val="000000" w:themeColor="text1"/>
          <w:sz w:val="20"/>
        </w:rPr>
        <w:t>Virgin</w:t>
      </w:r>
      <w:r w:rsidR="00F7175F" w:rsidRPr="00912EC7">
        <w:rPr>
          <w:rFonts w:ascii="Century Gothic" w:eastAsia="Century Gothic" w:hAnsi="Century Gothic" w:cs="Century Gothic"/>
          <w:color w:val="000000" w:themeColor="text1"/>
          <w:sz w:val="20"/>
        </w:rPr>
        <w:t>’s</w:t>
      </w:r>
      <w:r w:rsidR="00F45412" w:rsidRPr="00912EC7">
        <w:rPr>
          <w:rFonts w:ascii="Century Gothic" w:eastAsia="Century Gothic" w:hAnsi="Century Gothic" w:cs="Century Gothic"/>
          <w:color w:val="000000" w:themeColor="text1"/>
          <w:sz w:val="20"/>
        </w:rPr>
        <w:t xml:space="preserve"> Policies</w:t>
      </w:r>
      <w:r w:rsidRPr="00912EC7">
        <w:rPr>
          <w:rFonts w:ascii="Century Gothic" w:eastAsia="Century Gothic" w:hAnsi="Century Gothic" w:cs="Century Gothic"/>
          <w:color w:val="000000" w:themeColor="text1"/>
          <w:sz w:val="20"/>
        </w:rPr>
        <w:t>”</w:t>
      </w:r>
      <w:r>
        <w:tab/>
      </w:r>
      <w:r w:rsidR="00F45412" w:rsidRPr="00912EC7">
        <w:rPr>
          <w:rStyle w:val="DeltaViewInsertion"/>
          <w:rFonts w:ascii="Century Gothic" w:eastAsia="Century Gothic" w:hAnsi="Century Gothic" w:cs="Century Gothic"/>
          <w:color w:val="000000" w:themeColor="text1"/>
          <w:sz w:val="20"/>
          <w:u w:val="none"/>
        </w:rPr>
        <w:t>means Virgin’s policies as notified to Supplier from time to time, including</w:t>
      </w:r>
      <w:r w:rsidR="00F7175F" w:rsidRPr="00912EC7">
        <w:rPr>
          <w:rStyle w:val="DeltaViewInsertion"/>
          <w:rFonts w:ascii="Century Gothic" w:eastAsia="Century Gothic" w:hAnsi="Century Gothic" w:cs="Century Gothic"/>
          <w:color w:val="000000" w:themeColor="text1"/>
          <w:sz w:val="20"/>
          <w:u w:val="none"/>
        </w:rPr>
        <w:t>, but not limited to,</w:t>
      </w:r>
      <w:r w:rsidR="00F45412" w:rsidRPr="00912EC7">
        <w:rPr>
          <w:rStyle w:val="DeltaViewInsertion"/>
          <w:rFonts w:ascii="Century Gothic" w:eastAsia="Century Gothic" w:hAnsi="Century Gothic" w:cs="Century Gothic"/>
          <w:color w:val="000000" w:themeColor="text1"/>
          <w:sz w:val="20"/>
          <w:u w:val="none"/>
        </w:rPr>
        <w:t xml:space="preserve"> the Right of Search policy at Schedule 2</w:t>
      </w:r>
      <w:r w:rsidR="00AA7BEF" w:rsidRPr="00912EC7">
        <w:rPr>
          <w:rStyle w:val="DeltaViewInsertion"/>
          <w:rFonts w:ascii="Century Gothic" w:eastAsia="Century Gothic" w:hAnsi="Century Gothic" w:cs="Century Gothic"/>
          <w:color w:val="000000" w:themeColor="text1"/>
          <w:sz w:val="20"/>
          <w:u w:val="none"/>
        </w:rPr>
        <w:t xml:space="preserve"> (Right of Search Policy</w:t>
      </w:r>
      <w:proofErr w:type="gramStart"/>
      <w:r w:rsidR="00AA7BEF" w:rsidRPr="00912EC7">
        <w:rPr>
          <w:rStyle w:val="DeltaViewInsertion"/>
          <w:rFonts w:ascii="Century Gothic" w:eastAsia="Century Gothic" w:hAnsi="Century Gothic" w:cs="Century Gothic"/>
          <w:color w:val="000000" w:themeColor="text1"/>
          <w:sz w:val="20"/>
          <w:u w:val="none"/>
        </w:rPr>
        <w:t>)</w:t>
      </w:r>
      <w:r w:rsidR="00F45412" w:rsidRPr="00912EC7">
        <w:rPr>
          <w:rStyle w:val="DeltaViewInsertion"/>
          <w:rFonts w:ascii="Century Gothic" w:eastAsia="Century Gothic" w:hAnsi="Century Gothic" w:cs="Century Gothic"/>
          <w:color w:val="000000" w:themeColor="text1"/>
          <w:sz w:val="20"/>
          <w:u w:val="none"/>
        </w:rPr>
        <w:t>;</w:t>
      </w:r>
      <w:proofErr w:type="gramEnd"/>
    </w:p>
    <w:p w14:paraId="4F2F4D7E" w14:textId="77777777" w:rsidR="00C54529" w:rsidRPr="00912EC7" w:rsidRDefault="00C54529" w:rsidP="169500F6">
      <w:pPr>
        <w:ind w:left="2880" w:hanging="2880"/>
        <w:rPr>
          <w:rStyle w:val="DeltaViewInsertion"/>
          <w:rFonts w:ascii="Century Gothic" w:eastAsia="Century Gothic" w:hAnsi="Century Gothic" w:cs="Century Gothic"/>
          <w:color w:val="000000"/>
          <w:sz w:val="20"/>
          <w:u w:val="none"/>
        </w:rPr>
      </w:pPr>
    </w:p>
    <w:p w14:paraId="64BCCA57" w14:textId="77777777" w:rsidR="00C54529" w:rsidRPr="00912EC7" w:rsidRDefault="00C54529"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“Virgin Premises” </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offices, buildings, facilities (including lockers and desks), car parks, airports, vehicles and aircraft, owned, leased, hired or used by Virgin in any country to/from which Virgin </w:t>
      </w:r>
      <w:proofErr w:type="gramStart"/>
      <w:r w:rsidRPr="00912EC7">
        <w:rPr>
          <w:rFonts w:ascii="Century Gothic" w:eastAsia="Century Gothic" w:hAnsi="Century Gothic" w:cs="Century Gothic"/>
          <w:color w:val="000000" w:themeColor="text1"/>
          <w:sz w:val="20"/>
        </w:rPr>
        <w:t>operate;</w:t>
      </w:r>
      <w:proofErr w:type="gramEnd"/>
    </w:p>
    <w:p w14:paraId="39AB5734" w14:textId="77777777" w:rsidR="00F45412" w:rsidRPr="00912EC7" w:rsidRDefault="00F45412" w:rsidP="169500F6">
      <w:pPr>
        <w:ind w:left="2880" w:hanging="2880"/>
        <w:rPr>
          <w:rFonts w:ascii="Century Gothic" w:eastAsia="Century Gothic" w:hAnsi="Century Gothic" w:cs="Century Gothic"/>
          <w:color w:val="000000"/>
          <w:sz w:val="20"/>
        </w:rPr>
      </w:pPr>
    </w:p>
    <w:p w14:paraId="7D3D396F" w14:textId="77777777" w:rsidR="00F45412" w:rsidRPr="00912EC7" w:rsidRDefault="00F45412" w:rsidP="169500F6">
      <w:pPr>
        <w:ind w:left="2880" w:hanging="288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“Year”</w:t>
      </w:r>
      <w:r w:rsidRPr="00912EC7">
        <w:rPr>
          <w:rFonts w:ascii="Century Gothic" w:hAnsi="Century Gothic"/>
        </w:rPr>
        <w:tab/>
      </w:r>
      <w:r w:rsidRPr="00912EC7">
        <w:rPr>
          <w:rFonts w:ascii="Century Gothic" w:eastAsia="Century Gothic" w:hAnsi="Century Gothic" w:cs="Century Gothic"/>
          <w:color w:val="000000" w:themeColor="text1"/>
          <w:sz w:val="20"/>
        </w:rPr>
        <w:t xml:space="preserve">means twelve (12) months from the commencement of the Services under </w:t>
      </w:r>
      <w:r w:rsidR="00153B18" w:rsidRPr="00912EC7">
        <w:rPr>
          <w:rFonts w:ascii="Century Gothic" w:eastAsia="Century Gothic" w:hAnsi="Century Gothic" w:cs="Century Gothic"/>
          <w:color w:val="000000" w:themeColor="text1"/>
          <w:sz w:val="20"/>
        </w:rPr>
        <w:t>each</w:t>
      </w:r>
      <w:r w:rsidRPr="00912EC7">
        <w:rPr>
          <w:rFonts w:ascii="Century Gothic" w:eastAsia="Century Gothic" w:hAnsi="Century Gothic" w:cs="Century Gothic"/>
          <w:color w:val="000000" w:themeColor="text1"/>
          <w:sz w:val="20"/>
        </w:rPr>
        <w:t xml:space="preserve"> SOW </w:t>
      </w:r>
      <w:r w:rsidR="009A71C3" w:rsidRPr="00912EC7">
        <w:rPr>
          <w:rFonts w:ascii="Century Gothic" w:eastAsia="Century Gothic" w:hAnsi="Century Gothic" w:cs="Century Gothic"/>
          <w:color w:val="000000" w:themeColor="text1"/>
          <w:sz w:val="20"/>
        </w:rPr>
        <w:t xml:space="preserve">and each subsequent </w:t>
      </w:r>
      <w:proofErr w:type="gramStart"/>
      <w:r w:rsidR="009A71C3" w:rsidRPr="00912EC7">
        <w:rPr>
          <w:rFonts w:ascii="Century Gothic" w:eastAsia="Century Gothic" w:hAnsi="Century Gothic" w:cs="Century Gothic"/>
          <w:color w:val="000000" w:themeColor="text1"/>
          <w:sz w:val="20"/>
        </w:rPr>
        <w:t>twelve month</w:t>
      </w:r>
      <w:proofErr w:type="gramEnd"/>
      <w:r w:rsidR="009A71C3" w:rsidRPr="00912EC7">
        <w:rPr>
          <w:rFonts w:ascii="Century Gothic" w:eastAsia="Century Gothic" w:hAnsi="Century Gothic" w:cs="Century Gothic"/>
          <w:color w:val="000000" w:themeColor="text1"/>
          <w:sz w:val="20"/>
        </w:rPr>
        <w:t xml:space="preserve"> period</w:t>
      </w:r>
      <w:r w:rsidR="00C54529" w:rsidRPr="00912EC7">
        <w:rPr>
          <w:rFonts w:ascii="Century Gothic" w:eastAsia="Century Gothic" w:hAnsi="Century Gothic" w:cs="Century Gothic"/>
          <w:color w:val="000000" w:themeColor="text1"/>
          <w:sz w:val="20"/>
        </w:rPr>
        <w:t>.</w:t>
      </w:r>
    </w:p>
    <w:p w14:paraId="30D14578" w14:textId="77777777" w:rsidR="009A3E2C" w:rsidRPr="00912EC7" w:rsidRDefault="009A3E2C" w:rsidP="169500F6">
      <w:pPr>
        <w:ind w:left="2880" w:hanging="2880"/>
        <w:rPr>
          <w:rFonts w:ascii="Century Gothic" w:eastAsia="Century Gothic" w:hAnsi="Century Gothic" w:cs="Century Gothic"/>
          <w:color w:val="000000"/>
          <w:sz w:val="20"/>
        </w:rPr>
      </w:pPr>
    </w:p>
    <w:p w14:paraId="6762E70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In this Agreement, unless the context requires to the contrary:</w:t>
      </w:r>
    </w:p>
    <w:p w14:paraId="584600F6" w14:textId="77777777" w:rsidR="00F45412" w:rsidRPr="00912EC7" w:rsidRDefault="00F45412" w:rsidP="169500F6">
      <w:pPr>
        <w:rPr>
          <w:rFonts w:ascii="Century Gothic" w:eastAsia="Century Gothic" w:hAnsi="Century Gothic" w:cs="Century Gothic"/>
          <w:color w:val="000000"/>
          <w:sz w:val="20"/>
        </w:rPr>
      </w:pPr>
    </w:p>
    <w:p w14:paraId="109FBC28"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 xml:space="preserve">words importing the singular number shall include the plural and </w:t>
      </w:r>
      <w:proofErr w:type="gramStart"/>
      <w:r w:rsidRPr="00912EC7">
        <w:rPr>
          <w:rFonts w:ascii="Century Gothic" w:eastAsia="Century Gothic" w:hAnsi="Century Gothic" w:cs="Century Gothic"/>
        </w:rPr>
        <w:t>vice versa;</w:t>
      </w:r>
      <w:proofErr w:type="gramEnd"/>
    </w:p>
    <w:p w14:paraId="5B01F564"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752FD345"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 xml:space="preserve">headings and titles in this Agreement are given for convenience only but do not form part of this Agreement and shall not affect its </w:t>
      </w:r>
      <w:proofErr w:type="gramStart"/>
      <w:r w:rsidRPr="00912EC7">
        <w:rPr>
          <w:rFonts w:ascii="Century Gothic" w:eastAsia="Century Gothic" w:hAnsi="Century Gothic" w:cs="Century Gothic"/>
        </w:rPr>
        <w:t>interpretation;</w:t>
      </w:r>
      <w:proofErr w:type="gramEnd"/>
    </w:p>
    <w:p w14:paraId="46C8E505"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2406BA79"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 xml:space="preserve">any references to a clause, or schedule is a reference to a clause or a schedule in or to this </w:t>
      </w:r>
      <w:proofErr w:type="gramStart"/>
      <w:r w:rsidRPr="00912EC7">
        <w:rPr>
          <w:rFonts w:ascii="Century Gothic" w:eastAsia="Century Gothic" w:hAnsi="Century Gothic" w:cs="Century Gothic"/>
        </w:rPr>
        <w:t>Agreement;</w:t>
      </w:r>
      <w:proofErr w:type="gramEnd"/>
      <w:r w:rsidRPr="00912EC7">
        <w:rPr>
          <w:rFonts w:ascii="Century Gothic" w:eastAsia="Century Gothic" w:hAnsi="Century Gothic" w:cs="Century Gothic"/>
        </w:rPr>
        <w:t xml:space="preserve"> </w:t>
      </w:r>
    </w:p>
    <w:p w14:paraId="312C7CA4"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12B65A66"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 xml:space="preserve">any reference to any document (including this Agreement) includes that document as from time to time varied, updated, supplemented or </w:t>
      </w:r>
      <w:proofErr w:type="gramStart"/>
      <w:r w:rsidRPr="00912EC7">
        <w:rPr>
          <w:rFonts w:ascii="Century Gothic" w:eastAsia="Century Gothic" w:hAnsi="Century Gothic" w:cs="Century Gothic"/>
        </w:rPr>
        <w:t>novated;</w:t>
      </w:r>
      <w:proofErr w:type="gramEnd"/>
    </w:p>
    <w:p w14:paraId="78B6C515"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16B3A227"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 xml:space="preserve">reference to any statute or statutory provision includes a reference to the statute or statutory provision as amended, extended, consolidated, replaced or re-enacted from time to </w:t>
      </w:r>
      <w:proofErr w:type="gramStart"/>
      <w:r w:rsidRPr="00912EC7">
        <w:rPr>
          <w:rFonts w:ascii="Century Gothic" w:eastAsia="Century Gothic" w:hAnsi="Century Gothic" w:cs="Century Gothic"/>
        </w:rPr>
        <w:t>time;</w:t>
      </w:r>
      <w:proofErr w:type="gramEnd"/>
    </w:p>
    <w:p w14:paraId="04EE112A"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 xml:space="preserve">reference to ‘writing’ includes a reference to email, </w:t>
      </w:r>
      <w:proofErr w:type="gramStart"/>
      <w:r w:rsidRPr="00912EC7">
        <w:rPr>
          <w:rFonts w:ascii="Century Gothic" w:eastAsia="Century Gothic" w:hAnsi="Century Gothic" w:cs="Century Gothic"/>
        </w:rPr>
        <w:t>fax</w:t>
      </w:r>
      <w:proofErr w:type="gramEnd"/>
      <w:r w:rsidRPr="00912EC7">
        <w:rPr>
          <w:rFonts w:ascii="Century Gothic" w:eastAsia="Century Gothic" w:hAnsi="Century Gothic" w:cs="Century Gothic"/>
        </w:rPr>
        <w:t xml:space="preserve"> or comparable means of communication.</w:t>
      </w:r>
    </w:p>
    <w:p w14:paraId="3C1527B0"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12A063F5"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 xml:space="preserve">any references to one gender </w:t>
      </w:r>
      <w:proofErr w:type="gramStart"/>
      <w:r w:rsidRPr="00912EC7">
        <w:rPr>
          <w:rFonts w:ascii="Century Gothic" w:eastAsia="Century Gothic" w:hAnsi="Century Gothic" w:cs="Century Gothic"/>
        </w:rPr>
        <w:t>includes</w:t>
      </w:r>
      <w:proofErr w:type="gramEnd"/>
      <w:r w:rsidRPr="00912EC7">
        <w:rPr>
          <w:rFonts w:ascii="Century Gothic" w:eastAsia="Century Gothic" w:hAnsi="Century Gothic" w:cs="Century Gothic"/>
        </w:rPr>
        <w:t xml:space="preserve"> all genders.</w:t>
      </w:r>
    </w:p>
    <w:p w14:paraId="2E275964" w14:textId="77777777" w:rsidR="00F45412" w:rsidRPr="00912EC7" w:rsidRDefault="00F45412" w:rsidP="169500F6">
      <w:pPr>
        <w:pStyle w:val="Heading3"/>
        <w:numPr>
          <w:ilvl w:val="2"/>
          <w:numId w:val="0"/>
        </w:numPr>
        <w:tabs>
          <w:tab w:val="left" w:pos="1440"/>
        </w:tabs>
        <w:rPr>
          <w:rFonts w:ascii="Century Gothic" w:eastAsia="Century Gothic" w:hAnsi="Century Gothic" w:cs="Century Gothic"/>
          <w:color w:val="000000"/>
        </w:rPr>
      </w:pPr>
    </w:p>
    <w:p w14:paraId="369D0B53"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Any phrase in this Agreement introduced by the terms “including”, “include”, “in particular” or any similar expression shall be construed as illustrative and shall not limit the sense of the words preceding those terms.  </w:t>
      </w:r>
    </w:p>
    <w:p w14:paraId="41C83942"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949651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This Agreement shall be binding on the parties, their </w:t>
      </w:r>
      <w:proofErr w:type="gramStart"/>
      <w:r w:rsidRPr="00912EC7">
        <w:rPr>
          <w:rFonts w:ascii="Century Gothic" w:eastAsia="Century Gothic" w:hAnsi="Century Gothic" w:cs="Century Gothic"/>
        </w:rPr>
        <w:t>successors</w:t>
      </w:r>
      <w:proofErr w:type="gramEnd"/>
      <w:r w:rsidRPr="00912EC7">
        <w:rPr>
          <w:rFonts w:ascii="Century Gothic" w:eastAsia="Century Gothic" w:hAnsi="Century Gothic" w:cs="Century Gothic"/>
        </w:rPr>
        <w:t xml:space="preserve"> and assigns. </w:t>
      </w:r>
    </w:p>
    <w:p w14:paraId="4FB88543"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74DD4DFA"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If and to the extent of any conflict or inconsistency between the main body of this Agreement and any provision in any Schedule or SOW, the provision</w:t>
      </w:r>
      <w:r w:rsidR="00F022CC" w:rsidRPr="00912EC7">
        <w:rPr>
          <w:rFonts w:ascii="Century Gothic" w:eastAsia="Century Gothic" w:hAnsi="Century Gothic" w:cs="Century Gothic"/>
        </w:rPr>
        <w:t>s</w:t>
      </w:r>
      <w:r w:rsidRPr="00912EC7">
        <w:rPr>
          <w:rFonts w:ascii="Century Gothic" w:eastAsia="Century Gothic" w:hAnsi="Century Gothic" w:cs="Century Gothic"/>
        </w:rPr>
        <w:t xml:space="preserve"> of </w:t>
      </w:r>
      <w:r w:rsidR="0045728A" w:rsidRPr="00912EC7">
        <w:rPr>
          <w:rFonts w:ascii="Century Gothic" w:eastAsia="Century Gothic" w:hAnsi="Century Gothic" w:cs="Century Gothic"/>
        </w:rPr>
        <w:t xml:space="preserve">the </w:t>
      </w:r>
      <w:r w:rsidR="00F022CC" w:rsidRPr="00912EC7">
        <w:rPr>
          <w:rFonts w:ascii="Century Gothic" w:eastAsia="Century Gothic" w:hAnsi="Century Gothic" w:cs="Century Gothic"/>
        </w:rPr>
        <w:t xml:space="preserve">Schedule or </w:t>
      </w:r>
      <w:r w:rsidR="0045728A" w:rsidRPr="00912EC7">
        <w:rPr>
          <w:rFonts w:ascii="Century Gothic" w:eastAsia="Century Gothic" w:hAnsi="Century Gothic" w:cs="Century Gothic"/>
        </w:rPr>
        <w:t>SOW</w:t>
      </w:r>
      <w:r w:rsidRPr="00912EC7">
        <w:rPr>
          <w:rFonts w:ascii="Century Gothic" w:eastAsia="Century Gothic" w:hAnsi="Century Gothic" w:cs="Century Gothic"/>
        </w:rPr>
        <w:t xml:space="preserve"> shall take precedence.</w:t>
      </w:r>
    </w:p>
    <w:p w14:paraId="40E541BE" w14:textId="77777777" w:rsidR="00CF4694" w:rsidRPr="00457A14" w:rsidRDefault="00CF4694" w:rsidP="00457A14">
      <w:pPr>
        <w:pStyle w:val="BodyText2"/>
        <w:rPr>
          <w:rFonts w:eastAsia="Century Gothic"/>
        </w:rPr>
      </w:pPr>
    </w:p>
    <w:p w14:paraId="76C6FDCA" w14:textId="749975DB" w:rsidR="00CF4694" w:rsidRDefault="00CF4694" w:rsidP="00457A14">
      <w:pPr>
        <w:pStyle w:val="Heading2"/>
        <w:rPr>
          <w:rFonts w:ascii="Century Gothic" w:hAnsi="Century Gothic" w:cs="Arial"/>
        </w:rPr>
      </w:pPr>
      <w:r w:rsidRPr="00457A14">
        <w:rPr>
          <w:rFonts w:ascii="Century Gothic" w:eastAsia="Century Gothic" w:hAnsi="Century Gothic"/>
        </w:rPr>
        <w:t xml:space="preserve">Upon written request from Virgin to the Supplier, the Supplier shall provide such Services as Virgin may specify under and in accordance with the terms of this Agreement to a Virgin Affiliate Company (the “Specified Virgin Affiliate Company”) in addition to or instead of Virgin and any reference to Virgin in this Agreement shall be construed </w:t>
      </w:r>
      <w:proofErr w:type="gramStart"/>
      <w:r w:rsidRPr="00457A14">
        <w:rPr>
          <w:rFonts w:ascii="Century Gothic" w:eastAsia="Century Gothic" w:hAnsi="Century Gothic"/>
        </w:rPr>
        <w:t>so as to</w:t>
      </w:r>
      <w:proofErr w:type="gramEnd"/>
      <w:r w:rsidRPr="00457A14">
        <w:rPr>
          <w:rFonts w:ascii="Century Gothic" w:eastAsia="Century Gothic" w:hAnsi="Century Gothic"/>
        </w:rPr>
        <w:t xml:space="preserve"> include Virgin and the Specified Virgin Affiliate Company. Where such Services are to be provided to the Specified Virgin Affiliate Company instead of Virgin the parties shall execute such further agreements as may be reasonably required to give valid effect to such arrangement</w:t>
      </w:r>
      <w:r w:rsidRPr="00457A14">
        <w:rPr>
          <w:rFonts w:ascii="Century Gothic" w:hAnsi="Century Gothic" w:cs="Arial"/>
        </w:rPr>
        <w:t>.</w:t>
      </w:r>
    </w:p>
    <w:p w14:paraId="10232DE1" w14:textId="77777777" w:rsidR="00F45412" w:rsidRPr="00912EC7" w:rsidRDefault="00F45412" w:rsidP="169500F6">
      <w:pPr>
        <w:ind w:left="1134" w:hanging="1134"/>
        <w:rPr>
          <w:rFonts w:ascii="Century Gothic" w:eastAsia="Century Gothic" w:hAnsi="Century Gothic" w:cs="Century Gothic"/>
          <w:color w:val="000000"/>
          <w:sz w:val="20"/>
        </w:rPr>
      </w:pPr>
    </w:p>
    <w:p w14:paraId="30A3C87C" w14:textId="48E5F05B"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4" w:name="_Services_and_Service"/>
      <w:bookmarkEnd w:id="4"/>
      <w:r w:rsidRPr="00912EC7">
        <w:rPr>
          <w:rFonts w:ascii="Century Gothic" w:eastAsia="Century Gothic" w:hAnsi="Century Gothic" w:cs="Century Gothic"/>
          <w:sz w:val="20"/>
        </w:rPr>
        <w:t>Services and Service Levels</w:t>
      </w:r>
    </w:p>
    <w:p w14:paraId="164F1C49" w14:textId="77777777" w:rsidR="005F2F1F" w:rsidRPr="00912EC7" w:rsidRDefault="005F2F1F" w:rsidP="169500F6">
      <w:pPr>
        <w:pStyle w:val="BodyText1"/>
        <w:rPr>
          <w:rFonts w:ascii="Century Gothic" w:eastAsia="Century Gothic" w:hAnsi="Century Gothic" w:cs="Century Gothic"/>
          <w:sz w:val="20"/>
        </w:rPr>
      </w:pPr>
    </w:p>
    <w:p w14:paraId="73FCCAD3" w14:textId="77777777" w:rsidR="006A59B9" w:rsidRPr="00B1635F" w:rsidRDefault="005F2F1F" w:rsidP="009A418A">
      <w:pPr>
        <w:pStyle w:val="Heading2"/>
        <w:numPr>
          <w:ilvl w:val="1"/>
          <w:numId w:val="143"/>
        </w:numPr>
        <w:rPr>
          <w:rFonts w:ascii="Century Gothic" w:eastAsia="Century Gothic" w:hAnsi="Century Gothic" w:cs="Century Gothic"/>
        </w:rPr>
      </w:pPr>
      <w:r w:rsidRPr="00B1635F">
        <w:rPr>
          <w:rFonts w:ascii="Century Gothic" w:eastAsia="Century Gothic" w:hAnsi="Century Gothic" w:cs="Century Gothic"/>
        </w:rPr>
        <w:t xml:space="preserve">Virgin appoints the Supplier as the </w:t>
      </w:r>
      <w:r w:rsidR="00086590" w:rsidRPr="00B1635F">
        <w:rPr>
          <w:rFonts w:ascii="Century Gothic" w:eastAsia="Century Gothic" w:hAnsi="Century Gothic" w:cs="Century Gothic"/>
        </w:rPr>
        <w:t>non-</w:t>
      </w:r>
      <w:r w:rsidRPr="00B1635F">
        <w:rPr>
          <w:rFonts w:ascii="Century Gothic" w:eastAsia="Century Gothic" w:hAnsi="Century Gothic" w:cs="Century Gothic"/>
        </w:rPr>
        <w:t xml:space="preserve">exclusive provider to it of the Services (as defined below) at the </w:t>
      </w:r>
      <w:r w:rsidR="00F45EA5" w:rsidRPr="00B1635F">
        <w:rPr>
          <w:rFonts w:ascii="Century Gothic" w:eastAsia="Century Gothic" w:hAnsi="Century Gothic" w:cs="Century Gothic"/>
        </w:rPr>
        <w:t>Destination(s),</w:t>
      </w:r>
      <w:r w:rsidRPr="00B1635F">
        <w:rPr>
          <w:rFonts w:ascii="Century Gothic" w:eastAsia="Century Gothic" w:hAnsi="Century Gothic" w:cs="Century Gothic"/>
        </w:rPr>
        <w:t xml:space="preserve"> and the Supplier accepts such </w:t>
      </w:r>
      <w:r w:rsidRPr="00B1635F">
        <w:rPr>
          <w:rFonts w:ascii="Century Gothic" w:eastAsia="Century Gothic" w:hAnsi="Century Gothic" w:cs="Century Gothic"/>
        </w:rPr>
        <w:lastRenderedPageBreak/>
        <w:t>appointment, with effect from the Effective Date on the terms and conditions set out in this Agreement.  Such appointment shall, subject to the provisions for earlier termination set out herein, continue for the Term of this Agreement.</w:t>
      </w:r>
    </w:p>
    <w:p w14:paraId="43FDE43B" w14:textId="4EDB70CA"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7E2994B4"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In consideration of payment of the Charges, Supplier shall provide the Services under each SOW to Virgin during the Term in accordance with the applicable Service Levels</w:t>
      </w:r>
      <w:r w:rsidR="008A7E51" w:rsidRPr="00912EC7">
        <w:rPr>
          <w:rFonts w:ascii="Century Gothic" w:eastAsia="Century Gothic" w:hAnsi="Century Gothic" w:cs="Century Gothic"/>
        </w:rPr>
        <w:t>, terms and conditions of the SOW</w:t>
      </w:r>
      <w:r w:rsidRPr="00912EC7">
        <w:rPr>
          <w:rFonts w:ascii="Century Gothic" w:eastAsia="Century Gothic" w:hAnsi="Century Gothic" w:cs="Century Gothic"/>
        </w:rPr>
        <w:t xml:space="preserve"> and the terms and conditions set out in this Agreement.</w:t>
      </w:r>
    </w:p>
    <w:p w14:paraId="1C3AC57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15B61450"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perform the Services set out in the applicable SOW</w:t>
      </w:r>
      <w:r w:rsidR="008A7E51" w:rsidRPr="00912EC7">
        <w:rPr>
          <w:rFonts w:ascii="Century Gothic" w:eastAsia="Century Gothic" w:hAnsi="Century Gothic" w:cs="Century Gothic"/>
        </w:rPr>
        <w:t xml:space="preserve"> as from the Service Start Date</w:t>
      </w:r>
      <w:r w:rsidRPr="00912EC7">
        <w:rPr>
          <w:rFonts w:ascii="Century Gothic" w:eastAsia="Century Gothic" w:hAnsi="Century Gothic" w:cs="Century Gothic"/>
        </w:rPr>
        <w:t xml:space="preserve">. </w:t>
      </w:r>
    </w:p>
    <w:p w14:paraId="05360FBE"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060694DD" w14:textId="77777777" w:rsidR="00F45412" w:rsidRPr="008F7478" w:rsidRDefault="008A7E51" w:rsidP="169500F6">
      <w:pPr>
        <w:pStyle w:val="Heading2"/>
        <w:tabs>
          <w:tab w:val="clear" w:pos="1430"/>
          <w:tab w:val="num" w:pos="1418"/>
        </w:tabs>
        <w:ind w:left="1418" w:hanging="851"/>
        <w:rPr>
          <w:rFonts w:ascii="Century Gothic" w:eastAsia="Century Gothic" w:hAnsi="Century Gothic" w:cs="Century Gothic"/>
        </w:rPr>
      </w:pPr>
      <w:r w:rsidRPr="008F7478">
        <w:rPr>
          <w:rFonts w:ascii="Century Gothic" w:eastAsia="Century Gothic" w:hAnsi="Century Gothic" w:cs="Century Gothic"/>
        </w:rPr>
        <w:t>Subject to clause 1.5, e</w:t>
      </w:r>
      <w:r w:rsidR="00F45412" w:rsidRPr="008F7478">
        <w:rPr>
          <w:rFonts w:ascii="Century Gothic" w:eastAsia="Century Gothic" w:hAnsi="Century Gothic" w:cs="Century Gothic"/>
        </w:rPr>
        <w:t xml:space="preserve">ach SOW shall be governed by the provisions of this Agreement in addition to the terms </w:t>
      </w:r>
      <w:r w:rsidRPr="008F7478">
        <w:rPr>
          <w:rFonts w:ascii="Century Gothic" w:eastAsia="Century Gothic" w:hAnsi="Century Gothic" w:cs="Century Gothic"/>
        </w:rPr>
        <w:t xml:space="preserve">and conditions </w:t>
      </w:r>
      <w:r w:rsidR="00F45412" w:rsidRPr="008F7478">
        <w:rPr>
          <w:rFonts w:ascii="Century Gothic" w:eastAsia="Century Gothic" w:hAnsi="Century Gothic" w:cs="Century Gothic"/>
        </w:rPr>
        <w:t>set out in that SOW.</w:t>
      </w:r>
    </w:p>
    <w:p w14:paraId="45899589" w14:textId="77777777" w:rsidR="00DF4DAF" w:rsidRPr="00912EC7" w:rsidRDefault="00DF4DAF" w:rsidP="169500F6">
      <w:pPr>
        <w:pStyle w:val="Heading2"/>
        <w:numPr>
          <w:ilvl w:val="1"/>
          <w:numId w:val="0"/>
        </w:numPr>
        <w:tabs>
          <w:tab w:val="num" w:pos="1418"/>
        </w:tabs>
        <w:ind w:left="1418" w:hanging="851"/>
        <w:rPr>
          <w:rFonts w:ascii="Century Gothic" w:eastAsia="Century Gothic" w:hAnsi="Century Gothic" w:cs="Century Gothic"/>
        </w:rPr>
      </w:pPr>
    </w:p>
    <w:p w14:paraId="4A3A8BE6" w14:textId="637AEE48"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report to Virgin on its performance against the Service Levels in writing and in accordance with the SOW</w:t>
      </w:r>
      <w:r w:rsidR="003A4E5C">
        <w:rPr>
          <w:rFonts w:ascii="Century Gothic" w:eastAsia="Century Gothic" w:hAnsi="Century Gothic" w:cs="Century Gothic"/>
        </w:rPr>
        <w:t xml:space="preserve"> with the format to be provided by Virgin.</w:t>
      </w:r>
    </w:p>
    <w:p w14:paraId="4315DC4F" w14:textId="17D2E3E8" w:rsidR="00F45412" w:rsidRPr="00912EC7" w:rsidRDefault="003E3307" w:rsidP="169500F6">
      <w:pPr>
        <w:pStyle w:val="Heading2"/>
        <w:numPr>
          <w:ilvl w:val="1"/>
          <w:numId w:val="0"/>
        </w:numPr>
        <w:tabs>
          <w:tab w:val="num" w:pos="1418"/>
        </w:tabs>
        <w:ind w:left="1418" w:hanging="851"/>
        <w:rPr>
          <w:rFonts w:ascii="Century Gothic" w:eastAsia="Century Gothic" w:hAnsi="Century Gothic" w:cs="Century Gothic"/>
        </w:rPr>
      </w:pPr>
      <w:r>
        <w:rPr>
          <w:rFonts w:ascii="Century Gothic" w:eastAsia="Century Gothic" w:hAnsi="Century Gothic" w:cs="Century Gothic"/>
        </w:rPr>
        <w:t xml:space="preserve"> </w:t>
      </w:r>
    </w:p>
    <w:p w14:paraId="38B18FCD"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report to the VAA Inflight Representative as soon as reasonably practicable on becoming aware of any matter which causes or is reasonably likely to cause a failure by Supplier to comply with the Service Levels or otherwise cause disruption to the Services. Supplier shall do everything possible to mitigate the effect of such failure.  Supplier shall provide the VAA Inflight Representative a record of any matters requiring action (including, where relevant, the nature of any work or alterations, their estimated duration, details of the way in which such works or alterations may affect Supplier's ability to provide the Services and details of the alternative arrangements which Supplier will implement to ensure the performance by it of the Services in accordance with the Service Levels). Unless otherwise agreed by Virgin in writing, no such notification shall in any way absolve Supplier from the requirement to provide the Services in accordance with the Service Levels and this Agreement.  </w:t>
      </w:r>
    </w:p>
    <w:p w14:paraId="0EE681CB"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C0E05D0" w14:textId="77777777" w:rsidR="00F45412" w:rsidRPr="00912EC7" w:rsidRDefault="00DF4DAF"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W</w:t>
      </w:r>
      <w:r w:rsidR="009A3E2C" w:rsidRPr="00912EC7">
        <w:rPr>
          <w:rFonts w:ascii="Century Gothic" w:eastAsia="Century Gothic" w:hAnsi="Century Gothic" w:cs="Century Gothic"/>
        </w:rPr>
        <w:t>ithout</w:t>
      </w:r>
      <w:r w:rsidR="00F45412" w:rsidRPr="00912EC7">
        <w:rPr>
          <w:rFonts w:ascii="Century Gothic" w:eastAsia="Century Gothic" w:hAnsi="Century Gothic" w:cs="Century Gothic"/>
        </w:rPr>
        <w:t xml:space="preserve"> prejudice to any of Virgin’s other rights and remedies, if Supplier fails to provide the Services in accordance with the Service Levels, Supplier shall (at Virgin’s option):</w:t>
      </w:r>
    </w:p>
    <w:p w14:paraId="0101D7D4" w14:textId="77777777" w:rsidR="00F45412" w:rsidRPr="00912EC7" w:rsidRDefault="00F45412" w:rsidP="169500F6">
      <w:pPr>
        <w:tabs>
          <w:tab w:val="left" w:pos="1134"/>
        </w:tabs>
        <w:ind w:left="720"/>
        <w:rPr>
          <w:rFonts w:ascii="Century Gothic" w:eastAsia="Century Gothic" w:hAnsi="Century Gothic" w:cs="Century Gothic"/>
          <w:color w:val="000000"/>
          <w:sz w:val="20"/>
        </w:rPr>
      </w:pPr>
    </w:p>
    <w:p w14:paraId="3EC19CA2"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bookmarkStart w:id="5" w:name="_Hlk123822312"/>
      <w:r w:rsidRPr="00912EC7">
        <w:rPr>
          <w:rFonts w:ascii="Century Gothic" w:eastAsia="Century Gothic" w:hAnsi="Century Gothic" w:cs="Century Gothic"/>
        </w:rPr>
        <w:t>pay or provide to Virgin the appropriate Service Credit (if such remedy is provided for in the relevant SOW</w:t>
      </w:r>
      <w:proofErr w:type="gramStart"/>
      <w:r w:rsidRPr="00912EC7">
        <w:rPr>
          <w:rFonts w:ascii="Century Gothic" w:eastAsia="Century Gothic" w:hAnsi="Century Gothic" w:cs="Century Gothic"/>
        </w:rPr>
        <w:t>);</w:t>
      </w:r>
      <w:proofErr w:type="gramEnd"/>
    </w:p>
    <w:p w14:paraId="24A2CAAC"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1445E2EE"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re-perform the Services, where reasonably practicable to do so and at no additional charge or cost to Virgin; and/or</w:t>
      </w:r>
    </w:p>
    <w:p w14:paraId="581F9203"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4E3156DA" w14:textId="77777777" w:rsidR="00F45412" w:rsidRPr="00912EC7" w:rsidRDefault="00F45412" w:rsidP="169500F6">
      <w:pPr>
        <w:pStyle w:val="Heading3"/>
        <w:tabs>
          <w:tab w:val="num" w:pos="1985"/>
        </w:tabs>
        <w:ind w:left="1985" w:hanging="567"/>
        <w:rPr>
          <w:rFonts w:ascii="Century Gothic" w:eastAsia="Century Gothic" w:hAnsi="Century Gothic" w:cs="Century Gothic"/>
        </w:rPr>
      </w:pPr>
      <w:r w:rsidRPr="00912EC7">
        <w:rPr>
          <w:rFonts w:ascii="Century Gothic" w:eastAsia="Century Gothic" w:hAnsi="Century Gothic" w:cs="Century Gothic"/>
        </w:rPr>
        <w:t>arrange all additional resources as may reasonably be necessary to perform its obligations set out in this Agreement, at no additional charge or cost to Virgin.</w:t>
      </w:r>
    </w:p>
    <w:bookmarkEnd w:id="5"/>
    <w:p w14:paraId="55DDDA43" w14:textId="77777777" w:rsidR="00F45412" w:rsidRPr="00912EC7" w:rsidRDefault="00F45412" w:rsidP="169500F6">
      <w:pPr>
        <w:pStyle w:val="Heading2"/>
        <w:numPr>
          <w:ilvl w:val="1"/>
          <w:numId w:val="0"/>
        </w:numPr>
        <w:rPr>
          <w:rFonts w:ascii="Century Gothic" w:eastAsia="Century Gothic" w:hAnsi="Century Gothic" w:cs="Century Gothic"/>
        </w:rPr>
      </w:pPr>
    </w:p>
    <w:p w14:paraId="3B0B19DA"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bookmarkStart w:id="6" w:name="_Hlk123822313"/>
      <w:r w:rsidRPr="00912EC7">
        <w:rPr>
          <w:rFonts w:ascii="Century Gothic" w:eastAsia="Century Gothic" w:hAnsi="Century Gothic" w:cs="Century Gothic"/>
        </w:rPr>
        <w:t xml:space="preserve">The Services shall only be provided by fully qualified and experienced personnel, fully licensed and authorised to provide the Services. </w:t>
      </w:r>
    </w:p>
    <w:p w14:paraId="33EB8E0C"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6EB531A2" w14:textId="30326844" w:rsidR="00F45412" w:rsidRPr="002A18CF" w:rsidRDefault="30B5E1AA" w:rsidP="169500F6">
      <w:pPr>
        <w:pStyle w:val="Heading2"/>
        <w:tabs>
          <w:tab w:val="clear" w:pos="1430"/>
          <w:tab w:val="num" w:pos="1418"/>
        </w:tabs>
        <w:ind w:left="1418" w:hanging="851"/>
        <w:rPr>
          <w:rFonts w:ascii="Century Gothic" w:eastAsia="Century Gothic" w:hAnsi="Century Gothic" w:cs="Century Gothic"/>
        </w:rPr>
      </w:pPr>
      <w:r w:rsidRPr="002A18CF">
        <w:rPr>
          <w:rFonts w:ascii="Century Gothic" w:eastAsia="Century Gothic" w:hAnsi="Century Gothic" w:cs="Century Gothic"/>
        </w:rPr>
        <w:t xml:space="preserve">Supplier shall maintain, throughout the period of this Agreement, all licences, certificates, </w:t>
      </w:r>
      <w:proofErr w:type="gramStart"/>
      <w:r w:rsidRPr="002A18CF">
        <w:rPr>
          <w:rFonts w:ascii="Century Gothic" w:eastAsia="Century Gothic" w:hAnsi="Century Gothic" w:cs="Century Gothic"/>
        </w:rPr>
        <w:t>permits</w:t>
      </w:r>
      <w:proofErr w:type="gramEnd"/>
      <w:r w:rsidRPr="002A18CF">
        <w:rPr>
          <w:rFonts w:ascii="Century Gothic" w:eastAsia="Century Gothic" w:hAnsi="Century Gothic" w:cs="Century Gothic"/>
        </w:rPr>
        <w:t xml:space="preserve"> and consents necessary to enter into and perform its obligations under this Agreement.</w:t>
      </w:r>
      <w:r w:rsidR="436D8506" w:rsidRPr="002A18CF">
        <w:rPr>
          <w:rFonts w:ascii="Century Gothic" w:eastAsia="Century Gothic" w:hAnsi="Century Gothic" w:cs="Century Gothic"/>
        </w:rPr>
        <w:t xml:space="preserve"> Supplier shall ensure that all </w:t>
      </w:r>
      <w:r w:rsidR="02052E74" w:rsidRPr="002A18CF">
        <w:rPr>
          <w:rFonts w:ascii="Century Gothic" w:eastAsia="Century Gothic" w:hAnsi="Century Gothic" w:cs="Century Gothic"/>
        </w:rPr>
        <w:t>its</w:t>
      </w:r>
      <w:r w:rsidR="4D3FF017" w:rsidRPr="002A18CF">
        <w:rPr>
          <w:rFonts w:ascii="Century Gothic" w:eastAsia="Century Gothic" w:hAnsi="Century Gothic" w:cs="Century Gothic"/>
        </w:rPr>
        <w:t xml:space="preserve"> policies relating to ramp operations and aircraft loading are in line with the IATA Grounds Operations Manual (IGOM)</w:t>
      </w:r>
      <w:r w:rsidR="02052E74" w:rsidRPr="002A18CF">
        <w:rPr>
          <w:rFonts w:ascii="Century Gothic" w:eastAsia="Century Gothic" w:hAnsi="Century Gothic" w:cs="Century Gothic"/>
        </w:rPr>
        <w:t>.</w:t>
      </w:r>
    </w:p>
    <w:p w14:paraId="383DF46F" w14:textId="77777777" w:rsidR="00DF4DAF" w:rsidRPr="00912EC7" w:rsidRDefault="00DF4DAF" w:rsidP="169500F6">
      <w:pPr>
        <w:pStyle w:val="Heading2"/>
        <w:numPr>
          <w:ilvl w:val="1"/>
          <w:numId w:val="0"/>
        </w:numPr>
        <w:ind w:left="1418"/>
        <w:rPr>
          <w:rFonts w:ascii="Century Gothic" w:eastAsia="Century Gothic" w:hAnsi="Century Gothic" w:cs="Century Gothic"/>
        </w:rPr>
      </w:pPr>
    </w:p>
    <w:bookmarkEnd w:id="6"/>
    <w:p w14:paraId="3BD72569" w14:textId="639F3E01" w:rsidR="00F45412" w:rsidRPr="00912EC7" w:rsidRDefault="00752FF4" w:rsidP="169500F6">
      <w:pPr>
        <w:pStyle w:val="Heading2"/>
        <w:tabs>
          <w:tab w:val="clear" w:pos="1430"/>
          <w:tab w:val="num" w:pos="1418"/>
        </w:tabs>
        <w:ind w:left="1418" w:hanging="851"/>
        <w:rPr>
          <w:rFonts w:ascii="Century Gothic" w:eastAsia="Century Gothic" w:hAnsi="Century Gothic" w:cs="Century Gothic"/>
        </w:rPr>
      </w:pPr>
      <w:r w:rsidRPr="002F3646">
        <w:rPr>
          <w:rFonts w:ascii="Century Gothic" w:eastAsia="Century Gothic" w:hAnsi="Century Gothic" w:cs="Century Gothic"/>
        </w:rPr>
        <w:lastRenderedPageBreak/>
        <w:t xml:space="preserve">Upon written request from Virgin to the Supplier, the Supplier shall provide such Services as Virgin may specify under and in accordance with the terms of this Agreement to a VAL Group Company (the “Specified VAL Group Company”) in addition to or instead of Virgin and any reference to Virgin in this Agreement shall be construed </w:t>
      </w:r>
      <w:proofErr w:type="gramStart"/>
      <w:r w:rsidRPr="002F3646">
        <w:rPr>
          <w:rFonts w:ascii="Century Gothic" w:eastAsia="Century Gothic" w:hAnsi="Century Gothic" w:cs="Century Gothic"/>
        </w:rPr>
        <w:t>so as to</w:t>
      </w:r>
      <w:proofErr w:type="gramEnd"/>
      <w:r w:rsidRPr="002F3646">
        <w:rPr>
          <w:rFonts w:ascii="Century Gothic" w:eastAsia="Century Gothic" w:hAnsi="Century Gothic" w:cs="Century Gothic"/>
        </w:rPr>
        <w:t xml:space="preserve"> include Virgin and the Specified VAL Group Company. Where such Services are to be provided to the Specified VAL Group Company instead of Virgin the parties shall execute such further agreements as may be reasonably required to give valid effect to such arrangement</w:t>
      </w:r>
    </w:p>
    <w:p w14:paraId="47C2F3E0"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D12C433" w14:textId="24AAB3EA"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bookmarkStart w:id="7" w:name="_Hlk123822314"/>
      <w:r w:rsidRPr="00912EC7">
        <w:rPr>
          <w:rFonts w:ascii="Century Gothic" w:eastAsia="Century Gothic" w:hAnsi="Century Gothic" w:cs="Century Gothic"/>
        </w:rPr>
        <w:t xml:space="preserve">In respect of those elements of the Services provided airside, Supplier shall not use any vehicle, equipment or other item which bears the </w:t>
      </w:r>
      <w:r w:rsidR="002F3646" w:rsidRPr="00912EC7">
        <w:rPr>
          <w:rFonts w:ascii="Century Gothic" w:eastAsia="Century Gothic" w:hAnsi="Century Gothic" w:cs="Century Gothic"/>
        </w:rPr>
        <w:t>trademark</w:t>
      </w:r>
      <w:r w:rsidRPr="00912EC7">
        <w:rPr>
          <w:rFonts w:ascii="Century Gothic" w:eastAsia="Century Gothic" w:hAnsi="Century Gothic" w:cs="Century Gothic"/>
        </w:rPr>
        <w:t xml:space="preserve">, </w:t>
      </w:r>
      <w:proofErr w:type="gramStart"/>
      <w:r w:rsidRPr="00912EC7">
        <w:rPr>
          <w:rFonts w:ascii="Century Gothic" w:eastAsia="Century Gothic" w:hAnsi="Century Gothic" w:cs="Century Gothic"/>
        </w:rPr>
        <w:t>name</w:t>
      </w:r>
      <w:proofErr w:type="gramEnd"/>
      <w:r w:rsidRPr="00912EC7">
        <w:rPr>
          <w:rFonts w:ascii="Century Gothic" w:eastAsia="Century Gothic" w:hAnsi="Century Gothic" w:cs="Century Gothic"/>
        </w:rPr>
        <w:t xml:space="preserve"> or recognised business logo of any airline (including Virgin’s). </w:t>
      </w:r>
    </w:p>
    <w:p w14:paraId="73FD9A9C"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63215AD1" w14:textId="7BFE68B6"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The Services shall be provided by Supplier with all reasonable care, </w:t>
      </w:r>
      <w:r w:rsidR="002F3646" w:rsidRPr="00912EC7">
        <w:rPr>
          <w:rFonts w:ascii="Century Gothic" w:eastAsia="Century Gothic" w:hAnsi="Century Gothic" w:cs="Century Gothic"/>
        </w:rPr>
        <w:t>skill,</w:t>
      </w:r>
      <w:r w:rsidRPr="00912EC7">
        <w:rPr>
          <w:rFonts w:ascii="Century Gothic" w:eastAsia="Century Gothic" w:hAnsi="Century Gothic" w:cs="Century Gothic"/>
        </w:rPr>
        <w:t xml:space="preserve"> and attention and on the reasonable instructions of Virgin from time to time.</w:t>
      </w:r>
    </w:p>
    <w:p w14:paraId="11A5DF6B" w14:textId="77777777" w:rsidR="00DF4DAF" w:rsidRPr="00912EC7" w:rsidRDefault="00DF4DAF" w:rsidP="169500F6">
      <w:pPr>
        <w:pStyle w:val="Heading2"/>
        <w:numPr>
          <w:ilvl w:val="1"/>
          <w:numId w:val="0"/>
        </w:numPr>
        <w:ind w:left="1418"/>
        <w:rPr>
          <w:rFonts w:ascii="Century Gothic" w:eastAsia="Century Gothic" w:hAnsi="Century Gothic" w:cs="Century Gothic"/>
        </w:rPr>
      </w:pPr>
    </w:p>
    <w:p w14:paraId="2378B70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perform the Services in accordance with time scales specified in the applicable SOW (or </w:t>
      </w:r>
      <w:r w:rsidR="00DE4808" w:rsidRPr="00912EC7">
        <w:rPr>
          <w:rFonts w:ascii="Century Gothic" w:eastAsia="Century Gothic" w:hAnsi="Century Gothic" w:cs="Century Gothic"/>
        </w:rPr>
        <w:t xml:space="preserve">as </w:t>
      </w:r>
      <w:r w:rsidRPr="00912EC7">
        <w:rPr>
          <w:rFonts w:ascii="Century Gothic" w:eastAsia="Century Gothic" w:hAnsi="Century Gothic" w:cs="Century Gothic"/>
        </w:rPr>
        <w:t xml:space="preserve">otherwise agreed by Virgin in writing) and in any event in a timely manner and </w:t>
      </w:r>
      <w:proofErr w:type="gramStart"/>
      <w:r w:rsidRPr="00912EC7">
        <w:rPr>
          <w:rFonts w:ascii="Century Gothic" w:eastAsia="Century Gothic" w:hAnsi="Century Gothic" w:cs="Century Gothic"/>
        </w:rPr>
        <w:t>so as to</w:t>
      </w:r>
      <w:proofErr w:type="gramEnd"/>
      <w:r w:rsidRPr="00912EC7">
        <w:rPr>
          <w:rFonts w:ascii="Century Gothic" w:eastAsia="Century Gothic" w:hAnsi="Century Gothic" w:cs="Century Gothic"/>
        </w:rPr>
        <w:t xml:space="preserve"> meet Virgin’s launch dates and other deadlines.</w:t>
      </w:r>
    </w:p>
    <w:p w14:paraId="6912795B"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4C694E5"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immediately inform Virgin of any changes in its organisation or method of doing business which might affect the performance of its obligations under this Agreement.</w:t>
      </w:r>
    </w:p>
    <w:p w14:paraId="514AB9D5"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AC7F36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not incur nor purport to incur any liability on behalf of Virgin nor in any way pledge Virgin’s credit unless otherwise agreed in writing by Virgin.</w:t>
      </w:r>
    </w:p>
    <w:p w14:paraId="23D173C9"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553B6C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(at no additional cost to Virgin) use reasonable endeavours to keep Virgin informed about the Regulations that impact the provision of the Services in such countries in which Services are (or are reasonably anticipated to be) provided under this Agreement. </w:t>
      </w:r>
    </w:p>
    <w:p w14:paraId="67985C3D"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5B178FD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bookmarkStart w:id="8" w:name="_Hlk123822315"/>
      <w:bookmarkEnd w:id="7"/>
      <w:r w:rsidRPr="00912EC7">
        <w:rPr>
          <w:rFonts w:ascii="Century Gothic" w:eastAsia="Century Gothic" w:hAnsi="Century Gothic" w:cs="Century Gothic"/>
        </w:rPr>
        <w:t xml:space="preserve">Supplier shall </w:t>
      </w:r>
      <w:proofErr w:type="gramStart"/>
      <w:r w:rsidRPr="00912EC7">
        <w:rPr>
          <w:rFonts w:ascii="Century Gothic" w:eastAsia="Century Gothic" w:hAnsi="Century Gothic" w:cs="Century Gothic"/>
        </w:rPr>
        <w:t>at all times</w:t>
      </w:r>
      <w:proofErr w:type="gramEnd"/>
      <w:r w:rsidRPr="00912EC7">
        <w:rPr>
          <w:rFonts w:ascii="Century Gothic" w:eastAsia="Century Gothic" w:hAnsi="Century Gothic" w:cs="Century Gothic"/>
        </w:rPr>
        <w:t xml:space="preserve"> carry out and provide the Services in compliance with all relevant and applicable laws and Regulations (including those relating to health and safety).  Supplier shall maintain such records as are necessary pursuant to such Regulations and shall promptly on request make them available for inspection by any relevant authority as is entitled to inspect them and by Virgin (or its authorised representative). </w:t>
      </w:r>
    </w:p>
    <w:p w14:paraId="31F5F25D"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435FA9A9" w14:textId="77777777" w:rsidR="00DF4DAF"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Save where an immediate change is required by a change in a Regulation which has legal force (which Supplier shall in any event immediately notify Virgin of) Supplier shall consult with Virgin on (and wherever possible agree with Virgin) the manner, </w:t>
      </w:r>
      <w:proofErr w:type="gramStart"/>
      <w:r w:rsidRPr="00912EC7">
        <w:rPr>
          <w:rFonts w:ascii="Century Gothic" w:eastAsia="Century Gothic" w:hAnsi="Century Gothic" w:cs="Century Gothic"/>
        </w:rPr>
        <w:t>form</w:t>
      </w:r>
      <w:proofErr w:type="gramEnd"/>
      <w:r w:rsidRPr="00912EC7">
        <w:rPr>
          <w:rFonts w:ascii="Century Gothic" w:eastAsia="Century Gothic" w:hAnsi="Century Gothic" w:cs="Century Gothic"/>
        </w:rPr>
        <w:t xml:space="preserve"> and timing of changes it proposes to make to meet any changes in Regulations where they would impact the Services.  Supplier shall not implement any change, without Virgin's prior written agreement, which would have an adverse effect on Supplier's ability to provide the Services in accordance with the Service Levels.</w:t>
      </w:r>
      <w:r w:rsidR="00EE58BE" w:rsidRPr="00912EC7">
        <w:rPr>
          <w:rFonts w:ascii="Century Gothic" w:eastAsia="Century Gothic" w:hAnsi="Century Gothic" w:cs="Century Gothic"/>
        </w:rPr>
        <w:t xml:space="preserve"> </w:t>
      </w:r>
    </w:p>
    <w:p w14:paraId="47FC83FF" w14:textId="77777777" w:rsidR="00DF4DAF" w:rsidRPr="00912EC7" w:rsidRDefault="00DF4DAF" w:rsidP="169500F6">
      <w:pPr>
        <w:pStyle w:val="Heading2"/>
        <w:numPr>
          <w:ilvl w:val="1"/>
          <w:numId w:val="0"/>
        </w:numPr>
        <w:ind w:left="1418"/>
        <w:rPr>
          <w:rFonts w:ascii="Century Gothic" w:eastAsia="Century Gothic" w:hAnsi="Century Gothic" w:cs="Century Gothic"/>
        </w:rPr>
      </w:pPr>
    </w:p>
    <w:p w14:paraId="3D60B20B" w14:textId="34B42864" w:rsidR="00F45412" w:rsidRPr="00912EC7" w:rsidRDefault="00EE58BE"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pay all costs associated with any such changes that are necessary for the Supplier to perform the Services </w:t>
      </w:r>
      <w:ins w:id="9" w:author="Steve Lenderman" w:date="2024-05-29T15:53:00Z" w16du:dateUtc="2024-05-29T19:53:00Z">
        <w:r w:rsidR="00723CE6">
          <w:rPr>
            <w:rFonts w:ascii="Century Gothic" w:eastAsia="Century Gothic" w:hAnsi="Century Gothic" w:cs="Century Gothic"/>
          </w:rPr>
          <w:t xml:space="preserve">(as it relates to data and record retention) </w:t>
        </w:r>
      </w:ins>
      <w:r w:rsidRPr="00912EC7">
        <w:rPr>
          <w:rFonts w:ascii="Century Gothic" w:eastAsia="Century Gothic" w:hAnsi="Century Gothic" w:cs="Century Gothic"/>
        </w:rPr>
        <w:t>in accordance with this Agreement</w:t>
      </w:r>
      <w:r w:rsidR="001760F8">
        <w:rPr>
          <w:rFonts w:ascii="Century Gothic" w:eastAsia="Century Gothic" w:hAnsi="Century Gothic" w:cs="Century Gothic"/>
        </w:rPr>
        <w:t xml:space="preserve"> and clause</w:t>
      </w:r>
      <w:r w:rsidR="00535C61">
        <w:rPr>
          <w:rFonts w:ascii="Century Gothic" w:eastAsia="Century Gothic" w:hAnsi="Century Gothic" w:cs="Century Gothic"/>
        </w:rPr>
        <w:t>s</w:t>
      </w:r>
      <w:r w:rsidR="001760F8">
        <w:rPr>
          <w:rFonts w:ascii="Century Gothic" w:eastAsia="Century Gothic" w:hAnsi="Century Gothic" w:cs="Century Gothic"/>
        </w:rPr>
        <w:t xml:space="preserve"> </w:t>
      </w:r>
      <w:r w:rsidR="00CE2B2B">
        <w:rPr>
          <w:rFonts w:ascii="Century Gothic" w:eastAsia="Century Gothic" w:hAnsi="Century Gothic" w:cs="Century Gothic"/>
        </w:rPr>
        <w:t>2</w:t>
      </w:r>
      <w:r w:rsidR="001760F8">
        <w:rPr>
          <w:rFonts w:ascii="Century Gothic" w:eastAsia="Century Gothic" w:hAnsi="Century Gothic" w:cs="Century Gothic"/>
        </w:rPr>
        <w:t>.1</w:t>
      </w:r>
      <w:r w:rsidR="00535C61">
        <w:rPr>
          <w:rFonts w:ascii="Century Gothic" w:eastAsia="Century Gothic" w:hAnsi="Century Gothic" w:cs="Century Gothic"/>
        </w:rPr>
        <w:t xml:space="preserve">7 and </w:t>
      </w:r>
      <w:r w:rsidR="00CE2B2B">
        <w:rPr>
          <w:rFonts w:ascii="Century Gothic" w:eastAsia="Century Gothic" w:hAnsi="Century Gothic" w:cs="Century Gothic"/>
        </w:rPr>
        <w:t>2</w:t>
      </w:r>
      <w:r w:rsidR="00535C61">
        <w:rPr>
          <w:rFonts w:ascii="Century Gothic" w:eastAsia="Century Gothic" w:hAnsi="Century Gothic" w:cs="Century Gothic"/>
        </w:rPr>
        <w:t>.18</w:t>
      </w:r>
      <w:del w:id="10" w:author="Steve Lenderman" w:date="2024-05-29T15:51:00Z" w16du:dateUtc="2024-05-29T19:51:00Z">
        <w:r w:rsidRPr="00912EC7" w:rsidDel="009305AB">
          <w:rPr>
            <w:rFonts w:ascii="Century Gothic" w:eastAsia="Century Gothic" w:hAnsi="Century Gothic" w:cs="Century Gothic"/>
          </w:rPr>
          <w:delText xml:space="preserve">. </w:delText>
        </w:r>
      </w:del>
      <w:r w:rsidRPr="00912EC7">
        <w:rPr>
          <w:rFonts w:ascii="Century Gothic" w:eastAsia="Century Gothic" w:hAnsi="Century Gothic" w:cs="Century Gothic"/>
        </w:rPr>
        <w:t xml:space="preserve"> </w:t>
      </w:r>
    </w:p>
    <w:p w14:paraId="419B12C2"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752B703E" w14:textId="21803B29"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Any change </w:t>
      </w:r>
      <w:r w:rsidR="006944A4" w:rsidRPr="00912EC7">
        <w:rPr>
          <w:rFonts w:ascii="Century Gothic" w:eastAsia="Century Gothic" w:hAnsi="Century Gothic" w:cs="Century Gothic"/>
        </w:rPr>
        <w:t xml:space="preserve">to the </w:t>
      </w:r>
      <w:r w:rsidR="00653458">
        <w:rPr>
          <w:rFonts w:ascii="Century Gothic" w:eastAsia="Century Gothic" w:hAnsi="Century Gothic" w:cs="Century Gothic"/>
        </w:rPr>
        <w:t>Charges</w:t>
      </w:r>
      <w:r w:rsidR="009E5A00">
        <w:rPr>
          <w:rFonts w:ascii="Century Gothic" w:eastAsia="Century Gothic" w:hAnsi="Century Gothic" w:cs="Century Gothic"/>
        </w:rPr>
        <w:t xml:space="preserve"> under this</w:t>
      </w:r>
      <w:r w:rsidR="006944A4" w:rsidRPr="00912EC7">
        <w:rPr>
          <w:rFonts w:ascii="Century Gothic" w:eastAsia="Century Gothic" w:hAnsi="Century Gothic" w:cs="Century Gothic"/>
        </w:rPr>
        <w:t xml:space="preserve"> Agreement </w:t>
      </w:r>
      <w:r w:rsidRPr="00912EC7">
        <w:rPr>
          <w:rFonts w:ascii="Century Gothic" w:eastAsia="Century Gothic" w:hAnsi="Century Gothic" w:cs="Century Gothic"/>
        </w:rPr>
        <w:t>shall be agreed an</w:t>
      </w:r>
      <w:r w:rsidR="006944A4" w:rsidRPr="00912EC7">
        <w:rPr>
          <w:rFonts w:ascii="Century Gothic" w:eastAsia="Century Gothic" w:hAnsi="Century Gothic" w:cs="Century Gothic"/>
        </w:rPr>
        <w:t xml:space="preserve">d documented </w:t>
      </w:r>
      <w:bookmarkEnd w:id="8"/>
      <w:r w:rsidR="009E5A00">
        <w:rPr>
          <w:rFonts w:ascii="Century Gothic" w:eastAsia="Century Gothic" w:hAnsi="Century Gothic" w:cs="Century Gothic"/>
        </w:rPr>
        <w:t xml:space="preserve">in an Agreement </w:t>
      </w:r>
      <w:r w:rsidR="003F1643">
        <w:rPr>
          <w:rFonts w:ascii="Century Gothic" w:eastAsia="Century Gothic" w:hAnsi="Century Gothic" w:cs="Century Gothic"/>
        </w:rPr>
        <w:t>amendment</w:t>
      </w:r>
      <w:r w:rsidR="009E5A00">
        <w:rPr>
          <w:rFonts w:ascii="Century Gothic" w:eastAsia="Century Gothic" w:hAnsi="Century Gothic" w:cs="Century Gothic"/>
        </w:rPr>
        <w:t xml:space="preserve">. </w:t>
      </w:r>
    </w:p>
    <w:p w14:paraId="1E7DFD93" w14:textId="77777777" w:rsidR="00DF4DAF" w:rsidRPr="00912EC7" w:rsidRDefault="00DF4DAF" w:rsidP="169500F6">
      <w:pPr>
        <w:pStyle w:val="Heading2"/>
        <w:numPr>
          <w:ilvl w:val="1"/>
          <w:numId w:val="0"/>
        </w:numPr>
        <w:rPr>
          <w:rFonts w:ascii="Century Gothic" w:eastAsia="Century Gothic" w:hAnsi="Century Gothic" w:cs="Century Gothic"/>
        </w:rPr>
      </w:pPr>
    </w:p>
    <w:p w14:paraId="6275BE67" w14:textId="23415F43" w:rsidR="00F45412" w:rsidRPr="00912EC7" w:rsidRDefault="00DF4DAF" w:rsidP="169500F6">
      <w:pPr>
        <w:pStyle w:val="Heading2"/>
        <w:tabs>
          <w:tab w:val="clear" w:pos="1430"/>
          <w:tab w:val="num" w:pos="1418"/>
        </w:tabs>
        <w:ind w:left="1418" w:hanging="851"/>
        <w:rPr>
          <w:rFonts w:ascii="Century Gothic" w:eastAsia="Century Gothic" w:hAnsi="Century Gothic" w:cs="Century Gothic"/>
        </w:rPr>
      </w:pPr>
      <w:bookmarkStart w:id="11" w:name="_Hlk123822324"/>
      <w:r w:rsidRPr="00912EC7">
        <w:rPr>
          <w:rFonts w:ascii="Century Gothic" w:eastAsia="Century Gothic" w:hAnsi="Century Gothic" w:cs="Century Gothic"/>
        </w:rPr>
        <w:lastRenderedPageBreak/>
        <w:t>Supplier shall</w:t>
      </w:r>
      <w:r w:rsidR="00F45412" w:rsidRPr="00912EC7">
        <w:rPr>
          <w:rFonts w:ascii="Century Gothic" w:eastAsia="Century Gothic" w:hAnsi="Century Gothic" w:cs="Century Gothic"/>
        </w:rPr>
        <w:t xml:space="preserve">, within one (1) month of the Service Start Date, develop the Business Process Manuals in respect of the relevant Services.  Supplier will keep the Business Process Manuals </w:t>
      </w:r>
      <w:proofErr w:type="gramStart"/>
      <w:r w:rsidR="00F45412" w:rsidRPr="00912EC7">
        <w:rPr>
          <w:rFonts w:ascii="Century Gothic" w:eastAsia="Century Gothic" w:hAnsi="Century Gothic" w:cs="Century Gothic"/>
        </w:rPr>
        <w:t>up-to-date</w:t>
      </w:r>
      <w:proofErr w:type="gramEnd"/>
      <w:r w:rsidR="00F45412" w:rsidRPr="00912EC7">
        <w:rPr>
          <w:rFonts w:ascii="Century Gothic" w:eastAsia="Century Gothic" w:hAnsi="Century Gothic" w:cs="Century Gothic"/>
        </w:rPr>
        <w:t xml:space="preserve"> throughout the Term.</w:t>
      </w:r>
    </w:p>
    <w:p w14:paraId="5A1652A1"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256CC2D5"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Subject to </w:t>
      </w:r>
      <w:r w:rsidRPr="00BC1DB5">
        <w:rPr>
          <w:rFonts w:ascii="Century Gothic" w:eastAsia="Century Gothic" w:hAnsi="Century Gothic" w:cs="Century Gothic"/>
        </w:rPr>
        <w:t>clause 24 (Intellectual Property),</w:t>
      </w:r>
      <w:r w:rsidRPr="00912EC7">
        <w:rPr>
          <w:rFonts w:ascii="Century Gothic" w:eastAsia="Century Gothic" w:hAnsi="Century Gothic" w:cs="Century Gothic"/>
        </w:rPr>
        <w:t xml:space="preserve"> Supplier agrees and acknowledges that the Business Process Manuals and their contents</w:t>
      </w:r>
      <w:r w:rsidR="00336C39" w:rsidRPr="00912EC7">
        <w:rPr>
          <w:rFonts w:ascii="Century Gothic" w:eastAsia="Century Gothic" w:hAnsi="Century Gothic" w:cs="Century Gothic"/>
        </w:rPr>
        <w:t xml:space="preserve"> (</w:t>
      </w:r>
      <w:r w:rsidR="00E27A80" w:rsidRPr="00912EC7">
        <w:rPr>
          <w:rFonts w:ascii="Century Gothic" w:eastAsia="Century Gothic" w:hAnsi="Century Gothic" w:cs="Century Gothic"/>
        </w:rPr>
        <w:t xml:space="preserve">for the avoidance of doubt, not the contents that relate to any of the processes and procedures that the Supplier ordinarily uses to provide any in-flight catering services to </w:t>
      </w:r>
      <w:r w:rsidR="00DE4808" w:rsidRPr="00912EC7">
        <w:rPr>
          <w:rFonts w:ascii="Century Gothic" w:eastAsia="Century Gothic" w:hAnsi="Century Gothic" w:cs="Century Gothic"/>
        </w:rPr>
        <w:t>airlines</w:t>
      </w:r>
      <w:r w:rsidR="00336C39" w:rsidRPr="00912EC7">
        <w:rPr>
          <w:rFonts w:ascii="Century Gothic" w:eastAsia="Century Gothic" w:hAnsi="Century Gothic" w:cs="Century Gothic"/>
        </w:rPr>
        <w:t>)</w:t>
      </w:r>
      <w:r w:rsidRPr="00912EC7">
        <w:rPr>
          <w:rFonts w:ascii="Century Gothic" w:eastAsia="Century Gothic" w:hAnsi="Century Gothic" w:cs="Century Gothic"/>
        </w:rPr>
        <w:t xml:space="preserve"> are and will remain the property of Virgin. Supplier will provide access to this information immediately on request and in an editable format.</w:t>
      </w:r>
      <w:r w:rsidR="00D270E6" w:rsidRPr="00912EC7">
        <w:rPr>
          <w:rFonts w:ascii="Century Gothic" w:eastAsia="Century Gothic" w:hAnsi="Century Gothic" w:cs="Century Gothic"/>
        </w:rPr>
        <w:t xml:space="preserve"> </w:t>
      </w:r>
    </w:p>
    <w:p w14:paraId="587B1EC6"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6587104"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ensure that all assets</w:t>
      </w:r>
      <w:r w:rsidR="00DE4808" w:rsidRPr="00912EC7">
        <w:rPr>
          <w:rFonts w:ascii="Century Gothic" w:eastAsia="Century Gothic" w:hAnsi="Century Gothic" w:cs="Century Gothic"/>
        </w:rPr>
        <w:t xml:space="preserve"> relating to the Services</w:t>
      </w:r>
      <w:r w:rsidRPr="00912EC7">
        <w:rPr>
          <w:rFonts w:ascii="Century Gothic" w:eastAsia="Century Gothic" w:hAnsi="Century Gothic" w:cs="Century Gothic"/>
        </w:rPr>
        <w:t xml:space="preserve"> are at all times housed, </w:t>
      </w:r>
      <w:proofErr w:type="gramStart"/>
      <w:r w:rsidRPr="00912EC7">
        <w:rPr>
          <w:rFonts w:ascii="Century Gothic" w:eastAsia="Century Gothic" w:hAnsi="Century Gothic" w:cs="Century Gothic"/>
        </w:rPr>
        <w:t>maintained</w:t>
      </w:r>
      <w:proofErr w:type="gramEnd"/>
      <w:r w:rsidRPr="00912EC7">
        <w:rPr>
          <w:rFonts w:ascii="Century Gothic" w:eastAsia="Century Gothic" w:hAnsi="Century Gothic" w:cs="Century Gothic"/>
        </w:rPr>
        <w:t xml:space="preserve"> and operated in accordance with good industry practice and, without limiting the generality thereof, their relevant manufacturer’s recommendations (if any).</w:t>
      </w:r>
    </w:p>
    <w:p w14:paraId="09F46D30"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10D8FE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provide the Services in accordance with the Business Continuity Plans where </w:t>
      </w:r>
      <w:r w:rsidR="00DE4808" w:rsidRPr="00912EC7">
        <w:rPr>
          <w:rFonts w:ascii="Century Gothic" w:eastAsia="Century Gothic" w:hAnsi="Century Gothic" w:cs="Century Gothic"/>
        </w:rPr>
        <w:t>appropriate</w:t>
      </w:r>
      <w:r w:rsidRPr="00912EC7">
        <w:rPr>
          <w:rFonts w:ascii="Century Gothic" w:eastAsia="Century Gothic" w:hAnsi="Century Gothic" w:cs="Century Gothic"/>
        </w:rPr>
        <w:t xml:space="preserve">. </w:t>
      </w:r>
    </w:p>
    <w:p w14:paraId="00562CA5"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4FB715D"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359F3121">
        <w:rPr>
          <w:rFonts w:ascii="Century Gothic" w:eastAsia="Century Gothic" w:hAnsi="Century Gothic" w:cs="Century Gothic"/>
        </w:rPr>
        <w:t xml:space="preserve">Supplier shall make the Key Personnel (as set out in Schedule 11) available in the provision of the Services.  If any of the Key Personnel are unable (due to sickness or their absence from work for any other reason) to perform the Services, Supplier shall report that fact immediately to Virgin and replace such individual with an employee of similar competence and experience. </w:t>
      </w:r>
    </w:p>
    <w:p w14:paraId="3D38BD56" w14:textId="77777777" w:rsidR="0098460B" w:rsidRPr="00912EC7" w:rsidRDefault="0098460B" w:rsidP="169500F6">
      <w:pPr>
        <w:pStyle w:val="Heading2"/>
        <w:numPr>
          <w:ilvl w:val="1"/>
          <w:numId w:val="0"/>
        </w:numPr>
        <w:ind w:left="1418"/>
        <w:rPr>
          <w:rFonts w:ascii="Century Gothic" w:eastAsia="Century Gothic" w:hAnsi="Century Gothic" w:cs="Century Gothic"/>
        </w:rPr>
      </w:pPr>
    </w:p>
    <w:p w14:paraId="44C45152" w14:textId="77777777" w:rsidR="00F87673" w:rsidRPr="00912EC7" w:rsidRDefault="00F87673" w:rsidP="169500F6">
      <w:pPr>
        <w:pStyle w:val="Heading2"/>
        <w:tabs>
          <w:tab w:val="clear" w:pos="1430"/>
          <w:tab w:val="num" w:pos="1418"/>
        </w:tabs>
        <w:ind w:left="1418" w:hanging="851"/>
        <w:rPr>
          <w:rFonts w:ascii="Century Gothic" w:eastAsia="Century Gothic" w:hAnsi="Century Gothic" w:cs="Century Gothic"/>
        </w:rPr>
      </w:pPr>
      <w:r w:rsidRPr="359F3121">
        <w:rPr>
          <w:rFonts w:ascii="Century Gothic" w:eastAsia="Century Gothic" w:hAnsi="Century Gothic" w:cs="Century Gothic"/>
        </w:rPr>
        <w:t>Virgin shall</w:t>
      </w:r>
      <w:r w:rsidR="00336C39" w:rsidRPr="359F3121">
        <w:rPr>
          <w:rFonts w:ascii="Century Gothic" w:eastAsia="Century Gothic" w:hAnsi="Century Gothic" w:cs="Century Gothic"/>
        </w:rPr>
        <w:t xml:space="preserve"> at its</w:t>
      </w:r>
      <w:r w:rsidRPr="359F3121">
        <w:rPr>
          <w:rFonts w:ascii="Century Gothic" w:eastAsia="Century Gothic" w:hAnsi="Century Gothic" w:cs="Century Gothic"/>
        </w:rPr>
        <w:t xml:space="preserve"> absolute discretion, at any time</w:t>
      </w:r>
      <w:r w:rsidR="00336C39" w:rsidRPr="359F3121">
        <w:rPr>
          <w:rFonts w:ascii="Century Gothic" w:eastAsia="Century Gothic" w:hAnsi="Century Gothic" w:cs="Century Gothic"/>
        </w:rPr>
        <w:t>,</w:t>
      </w:r>
      <w:r w:rsidRPr="359F3121">
        <w:rPr>
          <w:rFonts w:ascii="Century Gothic" w:eastAsia="Century Gothic" w:hAnsi="Century Gothic" w:cs="Century Gothic"/>
        </w:rPr>
        <w:t xml:space="preserve"> be entitled to suspend </w:t>
      </w:r>
      <w:r w:rsidR="007C49EA" w:rsidRPr="359F3121">
        <w:rPr>
          <w:rFonts w:ascii="Century Gothic" w:eastAsia="Century Gothic" w:hAnsi="Century Gothic" w:cs="Century Gothic"/>
        </w:rPr>
        <w:t xml:space="preserve">any or </w:t>
      </w:r>
      <w:r w:rsidRPr="359F3121">
        <w:rPr>
          <w:rFonts w:ascii="Century Gothic" w:eastAsia="Century Gothic" w:hAnsi="Century Gothic" w:cs="Century Gothic"/>
        </w:rPr>
        <w:t xml:space="preserve">all orders for meals and </w:t>
      </w:r>
      <w:r w:rsidR="007C49EA" w:rsidRPr="359F3121">
        <w:rPr>
          <w:rFonts w:ascii="Century Gothic" w:eastAsia="Century Gothic" w:hAnsi="Century Gothic" w:cs="Century Gothic"/>
        </w:rPr>
        <w:t>F</w:t>
      </w:r>
      <w:r w:rsidRPr="359F3121">
        <w:rPr>
          <w:rFonts w:ascii="Century Gothic" w:eastAsia="Century Gothic" w:hAnsi="Century Gothic" w:cs="Century Gothic"/>
        </w:rPr>
        <w:t>ood (J, W</w:t>
      </w:r>
      <w:r w:rsidR="006944A4" w:rsidRPr="359F3121">
        <w:rPr>
          <w:rFonts w:ascii="Century Gothic" w:eastAsia="Century Gothic" w:hAnsi="Century Gothic" w:cs="Century Gothic"/>
        </w:rPr>
        <w:t>, Y</w:t>
      </w:r>
      <w:r w:rsidRPr="359F3121">
        <w:rPr>
          <w:rFonts w:ascii="Century Gothic" w:eastAsia="Century Gothic" w:hAnsi="Century Gothic" w:cs="Century Gothic"/>
        </w:rPr>
        <w:t xml:space="preserve"> class</w:t>
      </w:r>
      <w:r w:rsidR="006944A4" w:rsidRPr="359F3121">
        <w:rPr>
          <w:rFonts w:ascii="Century Gothic" w:eastAsia="Century Gothic" w:hAnsi="Century Gothic" w:cs="Century Gothic"/>
        </w:rPr>
        <w:t>, cabin crew, flight deck and special meals</w:t>
      </w:r>
      <w:r w:rsidRPr="359F3121">
        <w:rPr>
          <w:rFonts w:ascii="Century Gothic" w:eastAsia="Century Gothic" w:hAnsi="Century Gothic" w:cs="Century Gothic"/>
        </w:rPr>
        <w:t>)</w:t>
      </w:r>
      <w:r w:rsidR="00336C39" w:rsidRPr="359F3121">
        <w:rPr>
          <w:rFonts w:ascii="Century Gothic" w:eastAsia="Century Gothic" w:hAnsi="Century Gothic" w:cs="Century Gothic"/>
        </w:rPr>
        <w:t xml:space="preserve"> for any reason whatsoever</w:t>
      </w:r>
      <w:r w:rsidRPr="359F3121">
        <w:rPr>
          <w:rFonts w:ascii="Century Gothic" w:eastAsia="Century Gothic" w:hAnsi="Century Gothic" w:cs="Century Gothic"/>
        </w:rPr>
        <w:t xml:space="preserve"> and to instead back-cater the same itself.  In such a situation, Virgin and Supplier shall use all reasonable efforts to resolve any issues with the Supplier’s provision of meals and </w:t>
      </w:r>
      <w:r w:rsidR="006944A4" w:rsidRPr="359F3121">
        <w:rPr>
          <w:rFonts w:ascii="Century Gothic" w:eastAsia="Century Gothic" w:hAnsi="Century Gothic" w:cs="Century Gothic"/>
        </w:rPr>
        <w:t>F</w:t>
      </w:r>
      <w:r w:rsidRPr="359F3121">
        <w:rPr>
          <w:rFonts w:ascii="Century Gothic" w:eastAsia="Century Gothic" w:hAnsi="Century Gothic" w:cs="Century Gothic"/>
        </w:rPr>
        <w:t xml:space="preserve">ood </w:t>
      </w:r>
      <w:proofErr w:type="gramStart"/>
      <w:r w:rsidRPr="359F3121">
        <w:rPr>
          <w:rFonts w:ascii="Century Gothic" w:eastAsia="Century Gothic" w:hAnsi="Century Gothic" w:cs="Century Gothic"/>
        </w:rPr>
        <w:t>in order to</w:t>
      </w:r>
      <w:proofErr w:type="gramEnd"/>
      <w:r w:rsidRPr="359F3121">
        <w:rPr>
          <w:rFonts w:ascii="Century Gothic" w:eastAsia="Century Gothic" w:hAnsi="Century Gothic" w:cs="Century Gothic"/>
        </w:rPr>
        <w:t xml:space="preserve"> recommence using the Supplier for the same as soon as reasonably practicable.  During such period:</w:t>
      </w:r>
      <w:bookmarkEnd w:id="11"/>
    </w:p>
    <w:p w14:paraId="05E38259" w14:textId="77777777" w:rsidR="00E94F97" w:rsidRDefault="00E94F97" w:rsidP="00E94F97">
      <w:pPr>
        <w:pStyle w:val="Heading3"/>
        <w:rPr>
          <w:rFonts w:ascii="Century Gothic" w:eastAsia="Century Gothic" w:hAnsi="Century Gothic" w:cs="Century Gothic"/>
        </w:rPr>
      </w:pPr>
      <w:bookmarkStart w:id="12" w:name="_Hlk123822325"/>
    </w:p>
    <w:p w14:paraId="6E297BD0" w14:textId="77777777" w:rsidR="00E94F97" w:rsidRDefault="008F36D0" w:rsidP="009A418A">
      <w:pPr>
        <w:pStyle w:val="Heading3"/>
        <w:numPr>
          <w:ilvl w:val="2"/>
          <w:numId w:val="113"/>
        </w:numPr>
        <w:tabs>
          <w:tab w:val="num" w:pos="1985"/>
        </w:tabs>
        <w:rPr>
          <w:rFonts w:ascii="Century Gothic" w:eastAsia="Century Gothic" w:hAnsi="Century Gothic" w:cs="Century Gothic"/>
        </w:rPr>
      </w:pPr>
      <w:r w:rsidRPr="00A252FC">
        <w:rPr>
          <w:rFonts w:ascii="Century Gothic" w:eastAsia="Century Gothic" w:hAnsi="Century Gothic" w:cs="Century Gothic"/>
        </w:rPr>
        <w:t xml:space="preserve">Virgin shall not </w:t>
      </w:r>
      <w:r w:rsidR="00F87673" w:rsidRPr="00A252FC">
        <w:rPr>
          <w:rFonts w:ascii="Century Gothic" w:eastAsia="Century Gothic" w:hAnsi="Century Gothic" w:cs="Century Gothic"/>
        </w:rPr>
        <w:t xml:space="preserve">charge Supplier for its additional </w:t>
      </w:r>
      <w:r w:rsidR="006944A4" w:rsidRPr="00A252FC">
        <w:rPr>
          <w:rFonts w:ascii="Century Gothic" w:eastAsia="Century Gothic" w:hAnsi="Century Gothic" w:cs="Century Gothic"/>
        </w:rPr>
        <w:t>F</w:t>
      </w:r>
      <w:r w:rsidR="00F87673" w:rsidRPr="00A252FC">
        <w:rPr>
          <w:rFonts w:ascii="Century Gothic" w:eastAsia="Century Gothic" w:hAnsi="Century Gothic" w:cs="Century Gothic"/>
        </w:rPr>
        <w:t xml:space="preserve">ood costs, its additional fuel burn or loss of cargo </w:t>
      </w:r>
      <w:proofErr w:type="gramStart"/>
      <w:r w:rsidR="00F87673" w:rsidRPr="00A252FC">
        <w:rPr>
          <w:rFonts w:ascii="Century Gothic" w:eastAsia="Century Gothic" w:hAnsi="Century Gothic" w:cs="Century Gothic"/>
        </w:rPr>
        <w:t>space;</w:t>
      </w:r>
      <w:proofErr w:type="gramEnd"/>
    </w:p>
    <w:p w14:paraId="46ADB29F" w14:textId="77777777" w:rsidR="00E94F97" w:rsidRDefault="00F87673" w:rsidP="009A418A">
      <w:pPr>
        <w:pStyle w:val="Heading3"/>
        <w:numPr>
          <w:ilvl w:val="2"/>
          <w:numId w:val="113"/>
        </w:numPr>
        <w:tabs>
          <w:tab w:val="num" w:pos="1985"/>
        </w:tabs>
        <w:rPr>
          <w:rFonts w:ascii="Century Gothic" w:eastAsia="Century Gothic" w:hAnsi="Century Gothic" w:cs="Century Gothic"/>
        </w:rPr>
      </w:pPr>
      <w:r w:rsidRPr="00E94F97">
        <w:rPr>
          <w:rFonts w:ascii="Century Gothic" w:eastAsia="Century Gothic" w:hAnsi="Century Gothic" w:cs="Century Gothic"/>
        </w:rPr>
        <w:t xml:space="preserve">Supplier shall not charge Virgin for any meals </w:t>
      </w:r>
      <w:r w:rsidR="00B5732C" w:rsidRPr="00E94F97">
        <w:rPr>
          <w:rFonts w:ascii="Century Gothic" w:eastAsia="Century Gothic" w:hAnsi="Century Gothic" w:cs="Century Gothic"/>
        </w:rPr>
        <w:t>or</w:t>
      </w:r>
      <w:r w:rsidRPr="00E94F97">
        <w:rPr>
          <w:rFonts w:ascii="Century Gothic" w:eastAsia="Century Gothic" w:hAnsi="Century Gothic" w:cs="Century Gothic"/>
        </w:rPr>
        <w:t xml:space="preserve"> </w:t>
      </w:r>
      <w:r w:rsidR="006944A4" w:rsidRPr="00E94F97">
        <w:rPr>
          <w:rFonts w:ascii="Century Gothic" w:eastAsia="Century Gothic" w:hAnsi="Century Gothic" w:cs="Century Gothic"/>
        </w:rPr>
        <w:t>F</w:t>
      </w:r>
      <w:r w:rsidRPr="00E94F97">
        <w:rPr>
          <w:rFonts w:ascii="Century Gothic" w:eastAsia="Century Gothic" w:hAnsi="Century Gothic" w:cs="Century Gothic"/>
        </w:rPr>
        <w:t>ood; and</w:t>
      </w:r>
    </w:p>
    <w:p w14:paraId="6822AD08" w14:textId="7078003A" w:rsidR="0098460B" w:rsidRPr="00E94F97" w:rsidRDefault="00A37F42" w:rsidP="009A418A">
      <w:pPr>
        <w:pStyle w:val="Heading3"/>
        <w:numPr>
          <w:ilvl w:val="2"/>
          <w:numId w:val="113"/>
        </w:numPr>
        <w:tabs>
          <w:tab w:val="num" w:pos="1985"/>
        </w:tabs>
        <w:rPr>
          <w:rFonts w:ascii="Century Gothic" w:eastAsia="Century Gothic" w:hAnsi="Century Gothic" w:cs="Century Gothic"/>
        </w:rPr>
      </w:pPr>
      <w:r w:rsidRPr="00E94F97">
        <w:rPr>
          <w:rFonts w:ascii="Century Gothic" w:eastAsia="Century Gothic" w:hAnsi="Century Gothic" w:cs="Century Gothic"/>
        </w:rPr>
        <w:t xml:space="preserve">Supplier shall complete the belly transfer of meals and </w:t>
      </w:r>
      <w:r w:rsidR="006944A4" w:rsidRPr="00E94F97">
        <w:rPr>
          <w:rFonts w:ascii="Century Gothic" w:eastAsia="Century Gothic" w:hAnsi="Century Gothic" w:cs="Century Gothic"/>
        </w:rPr>
        <w:t>F</w:t>
      </w:r>
      <w:r w:rsidRPr="00E94F97">
        <w:rPr>
          <w:rFonts w:ascii="Century Gothic" w:eastAsia="Century Gothic" w:hAnsi="Century Gothic" w:cs="Century Gothic"/>
        </w:rPr>
        <w:t xml:space="preserve">ood and shall only charge Virgin the turnaround strip and load charge as per the </w:t>
      </w:r>
      <w:r w:rsidR="00DE2082" w:rsidRPr="00E94F97">
        <w:rPr>
          <w:rFonts w:ascii="Century Gothic" w:eastAsia="Century Gothic" w:hAnsi="Century Gothic" w:cs="Century Gothic"/>
        </w:rPr>
        <w:t>MPL</w:t>
      </w:r>
      <w:r w:rsidR="00B5732C" w:rsidRPr="00E94F97">
        <w:rPr>
          <w:rFonts w:ascii="Century Gothic" w:eastAsia="Century Gothic" w:hAnsi="Century Gothic" w:cs="Century Gothic"/>
        </w:rPr>
        <w:t>.</w:t>
      </w:r>
    </w:p>
    <w:bookmarkEnd w:id="12"/>
    <w:p w14:paraId="1554ED77" w14:textId="77777777" w:rsidR="00AF4504" w:rsidRPr="00912EC7" w:rsidRDefault="00AF4504" w:rsidP="169500F6">
      <w:pPr>
        <w:rPr>
          <w:rFonts w:ascii="Century Gothic" w:eastAsia="Century Gothic" w:hAnsi="Century Gothic" w:cs="Century Gothic"/>
          <w:sz w:val="20"/>
        </w:rPr>
      </w:pPr>
    </w:p>
    <w:p w14:paraId="7626B4BC" w14:textId="77777777" w:rsidR="006852E2" w:rsidRPr="00912EC7" w:rsidRDefault="00AF4504" w:rsidP="169500F6">
      <w:pPr>
        <w:pStyle w:val="Heading2"/>
        <w:tabs>
          <w:tab w:val="clear" w:pos="1430"/>
          <w:tab w:val="num" w:pos="1418"/>
        </w:tabs>
        <w:ind w:left="1418" w:hanging="851"/>
        <w:rPr>
          <w:rFonts w:ascii="Century Gothic" w:eastAsia="Century Gothic" w:hAnsi="Century Gothic" w:cs="Century Gothic"/>
        </w:rPr>
      </w:pPr>
      <w:bookmarkStart w:id="13" w:name="_Hlk123822326"/>
      <w:r w:rsidRPr="00912EC7">
        <w:rPr>
          <w:rFonts w:ascii="Century Gothic" w:eastAsia="Century Gothic" w:hAnsi="Century Gothic" w:cs="Century Gothic"/>
        </w:rPr>
        <w:t>W</w:t>
      </w:r>
      <w:r w:rsidR="006852E2" w:rsidRPr="00912EC7">
        <w:rPr>
          <w:rFonts w:ascii="Century Gothic" w:eastAsia="Century Gothic" w:hAnsi="Century Gothic" w:cs="Century Gothic"/>
        </w:rPr>
        <w:t xml:space="preserve">hen on Virgin Premises, </w:t>
      </w:r>
      <w:r w:rsidR="002D78C1" w:rsidRPr="00912EC7">
        <w:rPr>
          <w:rFonts w:ascii="Century Gothic" w:eastAsia="Century Gothic" w:hAnsi="Century Gothic" w:cs="Century Gothic"/>
        </w:rPr>
        <w:t xml:space="preserve">Supplier </w:t>
      </w:r>
      <w:r w:rsidR="006852E2" w:rsidRPr="00912EC7">
        <w:rPr>
          <w:rFonts w:ascii="Century Gothic" w:eastAsia="Century Gothic" w:hAnsi="Century Gothic" w:cs="Century Gothic"/>
        </w:rPr>
        <w:t xml:space="preserve">shall </w:t>
      </w:r>
      <w:proofErr w:type="gramStart"/>
      <w:r w:rsidR="006852E2" w:rsidRPr="00912EC7">
        <w:rPr>
          <w:rFonts w:ascii="Century Gothic" w:eastAsia="Century Gothic" w:hAnsi="Century Gothic" w:cs="Century Gothic"/>
        </w:rPr>
        <w:t>at all times</w:t>
      </w:r>
      <w:proofErr w:type="gramEnd"/>
      <w:r w:rsidR="006852E2" w:rsidRPr="00912EC7">
        <w:rPr>
          <w:rFonts w:ascii="Century Gothic" w:eastAsia="Century Gothic" w:hAnsi="Century Gothic" w:cs="Century Gothic"/>
        </w:rPr>
        <w:t xml:space="preserve"> comply and procure compliance with all safety and security procedures published by Virgin from time to time, in accordance with procedures in force at the sites. </w:t>
      </w:r>
    </w:p>
    <w:bookmarkEnd w:id="13"/>
    <w:p w14:paraId="5D2A5FA3" w14:textId="5E318373" w:rsidR="00792A29" w:rsidRPr="00912EC7" w:rsidRDefault="00792A29" w:rsidP="169500F6">
      <w:pPr>
        <w:pStyle w:val="Heading2"/>
        <w:numPr>
          <w:ilvl w:val="1"/>
          <w:numId w:val="0"/>
        </w:numPr>
        <w:ind w:left="1418"/>
        <w:rPr>
          <w:rFonts w:ascii="Century Gothic" w:eastAsia="Century Gothic" w:hAnsi="Century Gothic" w:cs="Century Gothic"/>
          <w:sz w:val="18"/>
          <w:szCs w:val="18"/>
        </w:rPr>
      </w:pPr>
    </w:p>
    <w:p w14:paraId="3DA3D631" w14:textId="77777777" w:rsidR="00935344" w:rsidRPr="00912EC7" w:rsidRDefault="00935344" w:rsidP="169500F6">
      <w:pPr>
        <w:rPr>
          <w:rFonts w:ascii="Century Gothic" w:eastAsia="Century Gothic" w:hAnsi="Century Gothic" w:cs="Century Gothic"/>
          <w:sz w:val="20"/>
        </w:rPr>
      </w:pPr>
    </w:p>
    <w:p w14:paraId="515CF7CE"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14" w:name="_Provision_of_Goods"/>
      <w:bookmarkStart w:id="15" w:name="_Hlk123822327"/>
      <w:bookmarkEnd w:id="14"/>
      <w:r w:rsidRPr="00912EC7">
        <w:rPr>
          <w:rFonts w:ascii="Century Gothic" w:eastAsia="Century Gothic" w:hAnsi="Century Gothic" w:cs="Century Gothic"/>
          <w:sz w:val="20"/>
        </w:rPr>
        <w:t>Provision of Goods</w:t>
      </w:r>
    </w:p>
    <w:p w14:paraId="769B8A27" w14:textId="77777777" w:rsidR="00F45412" w:rsidRPr="00912EC7" w:rsidRDefault="00F45412" w:rsidP="169500F6">
      <w:pPr>
        <w:pStyle w:val="BodyText1"/>
        <w:rPr>
          <w:rFonts w:ascii="Century Gothic" w:eastAsia="Century Gothic" w:hAnsi="Century Gothic" w:cs="Century Gothic"/>
          <w:color w:val="000000"/>
          <w:sz w:val="20"/>
        </w:rPr>
      </w:pPr>
    </w:p>
    <w:p w14:paraId="480FDEB9" w14:textId="77777777" w:rsidR="00F45412" w:rsidRPr="00B1635F" w:rsidRDefault="00F45412" w:rsidP="009A418A">
      <w:pPr>
        <w:pStyle w:val="Heading2"/>
        <w:numPr>
          <w:ilvl w:val="1"/>
          <w:numId w:val="144"/>
        </w:numPr>
        <w:rPr>
          <w:rFonts w:ascii="Century Gothic" w:eastAsia="Century Gothic" w:hAnsi="Century Gothic" w:cs="Century Gothic"/>
        </w:rPr>
      </w:pPr>
      <w:r w:rsidRPr="00B1635F">
        <w:rPr>
          <w:rFonts w:ascii="Century Gothic" w:eastAsia="Century Gothic" w:hAnsi="Century Gothic" w:cs="Century Gothic"/>
        </w:rPr>
        <w:t xml:space="preserve">During the Term the Supplier shall sell and deliver such quantities of Goods as may be ordered by Virgin from time to time, subject to and in accordance with the terms of this Agreement. </w:t>
      </w:r>
    </w:p>
    <w:p w14:paraId="23E0300F"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6AA0628C" w14:textId="4618CB80" w:rsidR="00F45412" w:rsidRPr="00912EC7" w:rsidRDefault="00E1254F" w:rsidP="169500F6">
      <w:pPr>
        <w:pStyle w:val="Heading2"/>
        <w:tabs>
          <w:tab w:val="clear" w:pos="1430"/>
          <w:tab w:val="num" w:pos="1418"/>
        </w:tabs>
        <w:ind w:left="1418" w:hanging="851"/>
        <w:rPr>
          <w:rFonts w:ascii="Century Gothic" w:eastAsia="Century Gothic" w:hAnsi="Century Gothic" w:cs="Century Gothic"/>
        </w:rPr>
      </w:pPr>
      <w:proofErr w:type="gramStart"/>
      <w:r w:rsidRPr="00912EC7">
        <w:rPr>
          <w:rFonts w:ascii="Century Gothic" w:eastAsia="Century Gothic" w:hAnsi="Century Gothic" w:cs="Century Gothic"/>
        </w:rPr>
        <w:t>With the exception of</w:t>
      </w:r>
      <w:proofErr w:type="gramEnd"/>
      <w:r w:rsidRPr="00912EC7">
        <w:rPr>
          <w:rFonts w:ascii="Century Gothic" w:eastAsia="Century Gothic" w:hAnsi="Century Gothic" w:cs="Century Gothic"/>
        </w:rPr>
        <w:t xml:space="preserve"> any </w:t>
      </w:r>
      <w:r w:rsidR="00427DEA" w:rsidRPr="00912EC7">
        <w:rPr>
          <w:rFonts w:ascii="Century Gothic" w:eastAsia="Century Gothic" w:hAnsi="Century Gothic" w:cs="Century Gothic"/>
        </w:rPr>
        <w:t xml:space="preserve">orders which are transmitted via </w:t>
      </w:r>
      <w:proofErr w:type="spellStart"/>
      <w:r w:rsidR="004E2C87" w:rsidRPr="00912EC7">
        <w:rPr>
          <w:rFonts w:ascii="Century Gothic" w:eastAsia="Century Gothic" w:hAnsi="Century Gothic" w:cs="Century Gothic"/>
        </w:rPr>
        <w:t>Promeus</w:t>
      </w:r>
      <w:proofErr w:type="spellEnd"/>
      <w:r w:rsidR="00427DEA" w:rsidRPr="00912EC7">
        <w:rPr>
          <w:rFonts w:ascii="Century Gothic" w:eastAsia="Century Gothic" w:hAnsi="Century Gothic" w:cs="Century Gothic"/>
        </w:rPr>
        <w:t xml:space="preserve">, to order </w:t>
      </w:r>
      <w:r w:rsidR="00F45412" w:rsidRPr="00912EC7">
        <w:rPr>
          <w:rFonts w:ascii="Century Gothic" w:eastAsia="Century Gothic" w:hAnsi="Century Gothic" w:cs="Century Gothic"/>
        </w:rPr>
        <w:t>Goods from Supplier, Virgin shall issue a Purchase Order(s) for the Goods which it wishes to order pursuant to this Agreement. No order shall be deemed placed</w:t>
      </w:r>
      <w:r w:rsidR="00456925" w:rsidRPr="00912EC7">
        <w:rPr>
          <w:rFonts w:ascii="Century Gothic" w:eastAsia="Century Gothic" w:hAnsi="Century Gothic" w:cs="Century Gothic"/>
        </w:rPr>
        <w:t xml:space="preserve"> (and no contract shall be formed in respect of any Goods)</w:t>
      </w:r>
      <w:r w:rsidR="00F45412" w:rsidRPr="00912EC7">
        <w:rPr>
          <w:rFonts w:ascii="Century Gothic" w:eastAsia="Century Gothic" w:hAnsi="Century Gothic" w:cs="Century Gothic"/>
        </w:rPr>
        <w:t xml:space="preserve"> unless </w:t>
      </w:r>
      <w:r w:rsidR="00456925" w:rsidRPr="00912EC7">
        <w:rPr>
          <w:rFonts w:ascii="Century Gothic" w:eastAsia="Century Gothic" w:hAnsi="Century Gothic" w:cs="Century Gothic"/>
        </w:rPr>
        <w:t>and</w:t>
      </w:r>
      <w:r w:rsidR="00F45412" w:rsidRPr="00912EC7">
        <w:rPr>
          <w:rFonts w:ascii="Century Gothic" w:eastAsia="Century Gothic" w:hAnsi="Century Gothic" w:cs="Century Gothic"/>
        </w:rPr>
        <w:t xml:space="preserve"> until Virgin issues a Purchase Order, signed by a duly authorised officer of such entity, in respect of such Goods. </w:t>
      </w:r>
    </w:p>
    <w:p w14:paraId="25F1906B"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F3E2081"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lastRenderedPageBreak/>
        <w:t>Virgin may direct that Supplier procures Goods from a nominated supplier.  The terms of such procurement shall be set out in the applicable S</w:t>
      </w:r>
      <w:r w:rsidR="00CB237A" w:rsidRPr="00912EC7">
        <w:rPr>
          <w:rFonts w:ascii="Century Gothic" w:eastAsia="Century Gothic" w:hAnsi="Century Gothic" w:cs="Century Gothic"/>
        </w:rPr>
        <w:t>chedule</w:t>
      </w:r>
      <w:r w:rsidR="008F36D0" w:rsidRPr="00912EC7">
        <w:rPr>
          <w:rFonts w:ascii="Century Gothic" w:eastAsia="Century Gothic" w:hAnsi="Century Gothic" w:cs="Century Gothic"/>
        </w:rPr>
        <w:t>.</w:t>
      </w:r>
    </w:p>
    <w:p w14:paraId="4D71C13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200E385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The terms and conditions of this Agreement are the only terms and conditions upon which Virgin is prepared to deal with Supplier and they shall govern each Purchase Order to the entire exclusion of all other terms or conditions</w:t>
      </w:r>
      <w:r w:rsidR="00045CED" w:rsidRPr="00912EC7">
        <w:rPr>
          <w:rFonts w:ascii="Century Gothic" w:eastAsia="Century Gothic" w:hAnsi="Century Gothic" w:cs="Century Gothic"/>
        </w:rPr>
        <w:t xml:space="preserve"> (including the general terms and conditions attached to any Purchase Order). </w:t>
      </w:r>
      <w:r w:rsidRPr="00912EC7">
        <w:rPr>
          <w:rFonts w:ascii="Century Gothic" w:eastAsia="Century Gothic" w:hAnsi="Century Gothic" w:cs="Century Gothic"/>
        </w:rPr>
        <w:t xml:space="preserve">No terms or conditions endorsed upon, delivered </w:t>
      </w:r>
      <w:proofErr w:type="gramStart"/>
      <w:r w:rsidRPr="00912EC7">
        <w:rPr>
          <w:rFonts w:ascii="Century Gothic" w:eastAsia="Century Gothic" w:hAnsi="Century Gothic" w:cs="Century Gothic"/>
        </w:rPr>
        <w:t>with</w:t>
      </w:r>
      <w:proofErr w:type="gramEnd"/>
      <w:r w:rsidRPr="00912EC7">
        <w:rPr>
          <w:rFonts w:ascii="Century Gothic" w:eastAsia="Century Gothic" w:hAnsi="Century Gothic" w:cs="Century Gothic"/>
        </w:rPr>
        <w:t xml:space="preserve"> or contained in any documentation received from (or on behalf of) Supplier whatsoever will form part of this Agreement.  Supplier agrees that it is the sole responsibility of Supplier to draw to Virgin’s attention and seek written confirmation of any such terms, </w:t>
      </w:r>
      <w:proofErr w:type="gramStart"/>
      <w:r w:rsidRPr="00912EC7">
        <w:rPr>
          <w:rFonts w:ascii="Century Gothic" w:eastAsia="Century Gothic" w:hAnsi="Century Gothic" w:cs="Century Gothic"/>
        </w:rPr>
        <w:t>conditions</w:t>
      </w:r>
      <w:proofErr w:type="gramEnd"/>
      <w:r w:rsidRPr="00912EC7">
        <w:rPr>
          <w:rFonts w:ascii="Century Gothic" w:eastAsia="Century Gothic" w:hAnsi="Century Gothic" w:cs="Century Gothic"/>
        </w:rPr>
        <w:t xml:space="preserve"> or variations, failing which, such terms, conditions or variations will be ineffective.</w:t>
      </w:r>
    </w:p>
    <w:p w14:paraId="5C9447E2"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F96809E"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By entering into this Agreement and/or despatching Goods in fulfilment of a Purchase Order (in whole or in part) Supplier accepts that the terms and conditions of this Agreement are binding to the exclusion of all other terms and conditions.</w:t>
      </w:r>
    </w:p>
    <w:p w14:paraId="0BD10D3C" w14:textId="77777777" w:rsidR="008F36D0" w:rsidRPr="00912EC7" w:rsidRDefault="008F36D0" w:rsidP="169500F6">
      <w:pPr>
        <w:pStyle w:val="Heading2"/>
        <w:numPr>
          <w:ilvl w:val="1"/>
          <w:numId w:val="0"/>
        </w:numPr>
        <w:tabs>
          <w:tab w:val="num" w:pos="1418"/>
        </w:tabs>
        <w:ind w:left="1418" w:hanging="851"/>
        <w:rPr>
          <w:rFonts w:ascii="Century Gothic" w:eastAsia="Century Gothic" w:hAnsi="Century Gothic" w:cs="Century Gothic"/>
        </w:rPr>
      </w:pPr>
    </w:p>
    <w:p w14:paraId="6DF5767C"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proofErr w:type="gramStart"/>
      <w:r w:rsidRPr="00912EC7">
        <w:rPr>
          <w:rFonts w:ascii="Century Gothic" w:eastAsia="Century Gothic" w:hAnsi="Century Gothic" w:cs="Century Gothic"/>
        </w:rPr>
        <w:t>In order to</w:t>
      </w:r>
      <w:proofErr w:type="gramEnd"/>
      <w:r w:rsidRPr="00912EC7">
        <w:rPr>
          <w:rFonts w:ascii="Century Gothic" w:eastAsia="Century Gothic" w:hAnsi="Century Gothic" w:cs="Century Gothic"/>
        </w:rPr>
        <w:t xml:space="preserve"> assist Supplier to establish and maintain a stock of Goods to meet Purchase Orders under this Agreement, Virgin may provide to Supplier forecasts of anticipated possible orders on a </w:t>
      </w:r>
      <w:r w:rsidR="00E342FD" w:rsidRPr="00912EC7">
        <w:rPr>
          <w:rFonts w:ascii="Century Gothic" w:eastAsia="Century Gothic" w:hAnsi="Century Gothic" w:cs="Century Gothic"/>
        </w:rPr>
        <w:t>monthly</w:t>
      </w:r>
      <w:r w:rsidRPr="00912EC7">
        <w:rPr>
          <w:rFonts w:ascii="Century Gothic" w:eastAsia="Century Gothic" w:hAnsi="Century Gothic" w:cs="Century Gothic"/>
        </w:rPr>
        <w:t xml:space="preserve"> basis.  Supplier acknowledges and agrees that any forecasts are estimated requirements only and Virgin is not obliged to order either such quantities of Goods or any Goods at all.  </w:t>
      </w:r>
    </w:p>
    <w:p w14:paraId="7CCF5C05"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A0A1817"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For the avoidance of doubt, Supplier acknowledges that it shall be solely responsible for establishing and maintaining stock at its own expense.  </w:t>
      </w:r>
    </w:p>
    <w:p w14:paraId="304AEFF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0920EDC1" w14:textId="4A4E2632" w:rsidR="00C167D1" w:rsidRDefault="00F45412" w:rsidP="00C167D1">
      <w:pPr>
        <w:pStyle w:val="Heading2"/>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warrants, </w:t>
      </w:r>
      <w:proofErr w:type="gramStart"/>
      <w:r w:rsidRPr="00912EC7">
        <w:rPr>
          <w:rFonts w:ascii="Century Gothic" w:eastAsia="Century Gothic" w:hAnsi="Century Gothic" w:cs="Century Gothic"/>
        </w:rPr>
        <w:t>represents</w:t>
      </w:r>
      <w:proofErr w:type="gramEnd"/>
      <w:r w:rsidRPr="00912EC7">
        <w:rPr>
          <w:rFonts w:ascii="Century Gothic" w:eastAsia="Century Gothic" w:hAnsi="Century Gothic" w:cs="Century Gothic"/>
        </w:rPr>
        <w:t xml:space="preserve"> and undertakes to Virgin that</w:t>
      </w:r>
      <w:r w:rsidR="00FC5B60">
        <w:rPr>
          <w:rFonts w:ascii="Century Gothic" w:eastAsia="Century Gothic" w:hAnsi="Century Gothic" w:cs="Century Gothic"/>
        </w:rPr>
        <w:t>:</w:t>
      </w:r>
    </w:p>
    <w:p w14:paraId="38DE0DA0" w14:textId="77777777" w:rsidR="00BC1DB5" w:rsidRPr="00BC1DB5" w:rsidRDefault="00BC1DB5" w:rsidP="00BC1DB5">
      <w:pPr>
        <w:pStyle w:val="BodyText2"/>
        <w:rPr>
          <w:rFonts w:ascii="Century Gothic" w:eastAsia="Century Gothic" w:hAnsi="Century Gothic"/>
          <w:sz w:val="20"/>
        </w:rPr>
      </w:pPr>
    </w:p>
    <w:p w14:paraId="705B15ED" w14:textId="77777777" w:rsidR="003B5AEF" w:rsidRDefault="00C167D1" w:rsidP="009A418A">
      <w:pPr>
        <w:pStyle w:val="Heading3"/>
        <w:numPr>
          <w:ilvl w:val="0"/>
          <w:numId w:val="210"/>
        </w:numPr>
        <w:rPr>
          <w:rFonts w:ascii="Century Gothic" w:eastAsia="Century Gothic" w:hAnsi="Century Gothic"/>
        </w:rPr>
      </w:pPr>
      <w:r w:rsidRPr="00CB6ECA">
        <w:rPr>
          <w:rFonts w:ascii="Century Gothic" w:eastAsia="Century Gothic" w:hAnsi="Century Gothic"/>
        </w:rPr>
        <w:t xml:space="preserve">the Services and/or Goods shall only be provided by fully qualified and experienced personnel, fully licensed and authorised to provide the Services and/or Goods. Supplier shall ensure that staff are at all times properly trained with regard to their respective tasks and are trained with regard to all rules and procedures concerning health and safety at work and other relevant regulations, including those notified by Virgin from time to </w:t>
      </w:r>
      <w:proofErr w:type="gramStart"/>
      <w:r w:rsidRPr="00CB6ECA">
        <w:rPr>
          <w:rFonts w:ascii="Century Gothic" w:eastAsia="Century Gothic" w:hAnsi="Century Gothic"/>
        </w:rPr>
        <w:t>time;</w:t>
      </w:r>
      <w:proofErr w:type="gramEnd"/>
    </w:p>
    <w:p w14:paraId="1D82D00C"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 xml:space="preserve">Supplier shall maintain, throughout the period of this Agreement, all licences, certificates, permits and consents necessary to enter into and perform its obligations under this </w:t>
      </w:r>
      <w:proofErr w:type="gramStart"/>
      <w:r w:rsidRPr="003B5AEF">
        <w:rPr>
          <w:rFonts w:ascii="Century Gothic" w:eastAsia="Century Gothic" w:hAnsi="Century Gothic"/>
        </w:rPr>
        <w:t>Agreement;</w:t>
      </w:r>
      <w:proofErr w:type="gramEnd"/>
    </w:p>
    <w:p w14:paraId="432CB619"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 xml:space="preserve">no further consents (other than as expressly set out in this Agreement or otherwise agreed by Virgin in writing) are required from any third party for Virgin to use the Goods and/or exercise any rights granted to it </w:t>
      </w:r>
      <w:proofErr w:type="gramStart"/>
      <w:r w:rsidRPr="003B5AEF">
        <w:rPr>
          <w:rFonts w:ascii="Century Gothic" w:eastAsia="Century Gothic" w:hAnsi="Century Gothic"/>
        </w:rPr>
        <w:t>hereunder;</w:t>
      </w:r>
      <w:proofErr w:type="gramEnd"/>
    </w:p>
    <w:p w14:paraId="44CEFAF2"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 xml:space="preserve">the Goods and/or any Deliverables provided under this Agreement do not and shall not infringe any Intellectual Property Rights and any privacy, publicity, or other rights of any third party, and shall not be libellous, obscene or otherwise contrary to law and the use or possession of any of the Goods and/or Deliverables by Virgin will not subject it or its staff or its customers to any claim for infringement of any proprietary rights of any third party; </w:t>
      </w:r>
    </w:p>
    <w:p w14:paraId="03E665E1"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 xml:space="preserve">the Services and/or Goods shall at all times be provided in accordance with and shall comply with Applicable </w:t>
      </w:r>
      <w:proofErr w:type="gramStart"/>
      <w:r w:rsidRPr="003B5AEF">
        <w:rPr>
          <w:rFonts w:ascii="Century Gothic" w:eastAsia="Century Gothic" w:hAnsi="Century Gothic"/>
        </w:rPr>
        <w:t>Law;</w:t>
      </w:r>
      <w:proofErr w:type="gramEnd"/>
    </w:p>
    <w:p w14:paraId="3FAE6474"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the Deliverables (if any) will, so far as they do not comprise un-adapted Virgin Materials, be original works of authorship and the Supplier has all necessary rights, licences and permissions to grant to Virgin the rights which it purports to grant to Virgin under this Agreement and no further consents (other than as expressly set out in this Agreement or otherwise agreed by Virgin in writing) are required from any third party for Virgin to use, sub-license or adapt any Deliverables and/or exercise any rights granted to it hereunder;</w:t>
      </w:r>
    </w:p>
    <w:p w14:paraId="70DFB0AE"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lastRenderedPageBreak/>
        <w:t xml:space="preserve">it shall maintain in force (at its own cost) all relevant licences, permits, consents and authorisations required to supply the Goods and/or Services and carry out its obligations under this </w:t>
      </w:r>
      <w:proofErr w:type="gramStart"/>
      <w:r w:rsidRPr="003B5AEF">
        <w:rPr>
          <w:rFonts w:ascii="Century Gothic" w:eastAsia="Century Gothic" w:hAnsi="Century Gothic"/>
        </w:rPr>
        <w:t>Agreement;</w:t>
      </w:r>
      <w:proofErr w:type="gramEnd"/>
    </w:p>
    <w:p w14:paraId="4752DEFA"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 xml:space="preserve">it has all rights, powers and authorities necessary for it to enter into this </w:t>
      </w:r>
      <w:proofErr w:type="gramStart"/>
      <w:r w:rsidRPr="003B5AEF">
        <w:rPr>
          <w:rFonts w:ascii="Century Gothic" w:eastAsia="Century Gothic" w:hAnsi="Century Gothic"/>
        </w:rPr>
        <w:t>Agreement;</w:t>
      </w:r>
      <w:proofErr w:type="gramEnd"/>
      <w:r w:rsidRPr="003B5AEF">
        <w:rPr>
          <w:rFonts w:ascii="Century Gothic" w:eastAsia="Century Gothic" w:hAnsi="Century Gothic"/>
        </w:rPr>
        <w:t xml:space="preserve"> </w:t>
      </w:r>
    </w:p>
    <w:p w14:paraId="5693D7F8"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 xml:space="preserve">there is no pending or, to its knowledge, threatened actions of proceedings before any court or administrative agency or arbitrator in respect of the </w:t>
      </w:r>
      <w:proofErr w:type="gramStart"/>
      <w:r w:rsidRPr="003B5AEF">
        <w:rPr>
          <w:rFonts w:ascii="Century Gothic" w:eastAsia="Century Gothic" w:hAnsi="Century Gothic"/>
        </w:rPr>
        <w:t>Goods;</w:t>
      </w:r>
      <w:proofErr w:type="gramEnd"/>
    </w:p>
    <w:p w14:paraId="5C022BAA" w14:textId="77777777" w:rsid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 xml:space="preserve">its execution and delivery of this Agreement and the performance by it of its obligations under this Agreement, do not breach, and shall not result in a breach or violation of, any agreement to which Supplier is a party or by which Supplier is </w:t>
      </w:r>
      <w:proofErr w:type="gramStart"/>
      <w:r w:rsidRPr="003B5AEF">
        <w:rPr>
          <w:rFonts w:ascii="Century Gothic" w:eastAsia="Century Gothic" w:hAnsi="Century Gothic"/>
        </w:rPr>
        <w:t>bound;</w:t>
      </w:r>
      <w:proofErr w:type="gramEnd"/>
    </w:p>
    <w:p w14:paraId="06013CC0" w14:textId="4E90CF91" w:rsidR="006D19DB" w:rsidRPr="003B5AEF" w:rsidRDefault="00C167D1" w:rsidP="009A418A">
      <w:pPr>
        <w:pStyle w:val="Heading3"/>
        <w:numPr>
          <w:ilvl w:val="0"/>
          <w:numId w:val="210"/>
        </w:numPr>
        <w:rPr>
          <w:rFonts w:ascii="Century Gothic" w:eastAsia="Century Gothic" w:hAnsi="Century Gothic"/>
        </w:rPr>
      </w:pPr>
      <w:r w:rsidRPr="003B5AEF">
        <w:rPr>
          <w:rFonts w:ascii="Century Gothic" w:eastAsia="Century Gothic" w:hAnsi="Century Gothic"/>
        </w:rPr>
        <w:t>all representations made by it are and remain true and accurate; and</w:t>
      </w:r>
    </w:p>
    <w:p w14:paraId="5A83608E" w14:textId="67B2BFE0" w:rsidR="00C167D1" w:rsidRPr="000B2910" w:rsidRDefault="00C167D1" w:rsidP="009A418A">
      <w:pPr>
        <w:pStyle w:val="Heading4"/>
        <w:numPr>
          <w:ilvl w:val="0"/>
          <w:numId w:val="210"/>
        </w:numPr>
        <w:rPr>
          <w:rFonts w:ascii="Century Gothic" w:eastAsia="Century Gothic" w:hAnsi="Century Gothic"/>
          <w:sz w:val="20"/>
        </w:rPr>
      </w:pPr>
      <w:r w:rsidRPr="000B2910">
        <w:rPr>
          <w:rFonts w:ascii="Century Gothic" w:eastAsia="Century Gothic" w:hAnsi="Century Gothic"/>
          <w:sz w:val="20"/>
        </w:rPr>
        <w:t xml:space="preserve">the Services and/or Goods shall be provided by the Supplier with all due care, </w:t>
      </w:r>
      <w:proofErr w:type="gramStart"/>
      <w:r w:rsidRPr="000B2910">
        <w:rPr>
          <w:rFonts w:ascii="Century Gothic" w:eastAsia="Century Gothic" w:hAnsi="Century Gothic"/>
          <w:sz w:val="20"/>
        </w:rPr>
        <w:t>skill</w:t>
      </w:r>
      <w:proofErr w:type="gramEnd"/>
      <w:r w:rsidRPr="000B2910">
        <w:rPr>
          <w:rFonts w:ascii="Century Gothic" w:eastAsia="Century Gothic" w:hAnsi="Century Gothic"/>
          <w:sz w:val="20"/>
        </w:rPr>
        <w:t xml:space="preserve"> and attention and in accordance with the reasonable instructions of Virgin from time to time; and</w:t>
      </w:r>
      <w:r w:rsidR="00BC1DB5" w:rsidRPr="000B2910">
        <w:rPr>
          <w:rFonts w:ascii="Century Gothic" w:eastAsia="Century Gothic" w:hAnsi="Century Gothic"/>
          <w:sz w:val="20"/>
        </w:rPr>
        <w:t xml:space="preserve"> </w:t>
      </w:r>
      <w:r w:rsidRPr="000B2910">
        <w:rPr>
          <w:rFonts w:ascii="Century Gothic" w:eastAsia="Century Gothic" w:hAnsi="Century Gothic"/>
          <w:sz w:val="20"/>
        </w:rPr>
        <w:t>the Goods shall:</w:t>
      </w:r>
    </w:p>
    <w:p w14:paraId="0FF72920" w14:textId="77777777" w:rsidR="006956F0" w:rsidRPr="000B2910" w:rsidRDefault="006956F0" w:rsidP="00BC1DB5">
      <w:pPr>
        <w:pStyle w:val="BodyText4"/>
        <w:rPr>
          <w:rFonts w:ascii="Century Gothic" w:eastAsia="Century Gothic" w:hAnsi="Century Gothic"/>
          <w:sz w:val="20"/>
        </w:rPr>
      </w:pPr>
    </w:p>
    <w:p w14:paraId="7D1C0CA9" w14:textId="1E9EB6C6" w:rsidR="00BB31BE" w:rsidRPr="000B2910" w:rsidRDefault="00C167D1" w:rsidP="009A418A">
      <w:pPr>
        <w:pStyle w:val="Heading4"/>
        <w:numPr>
          <w:ilvl w:val="0"/>
          <w:numId w:val="195"/>
        </w:numPr>
        <w:tabs>
          <w:tab w:val="num" w:pos="2880"/>
        </w:tabs>
        <w:rPr>
          <w:rFonts w:eastAsia="Century Gothic"/>
          <w:sz w:val="20"/>
        </w:rPr>
      </w:pPr>
      <w:r w:rsidRPr="000B2910">
        <w:rPr>
          <w:rFonts w:ascii="Century Gothic" w:eastAsia="Century Gothic" w:hAnsi="Century Gothic"/>
          <w:sz w:val="20"/>
        </w:rPr>
        <w:t xml:space="preserve">be new and </w:t>
      </w:r>
      <w:proofErr w:type="gramStart"/>
      <w:r w:rsidRPr="000B2910">
        <w:rPr>
          <w:rFonts w:ascii="Century Gothic" w:eastAsia="Century Gothic" w:hAnsi="Century Gothic"/>
          <w:sz w:val="20"/>
        </w:rPr>
        <w:t>unused;</w:t>
      </w:r>
      <w:proofErr w:type="gramEnd"/>
    </w:p>
    <w:p w14:paraId="381EB0DF" w14:textId="168774AD" w:rsidR="00BB31BE" w:rsidRPr="000B2910" w:rsidRDefault="00C167D1" w:rsidP="009A418A">
      <w:pPr>
        <w:pStyle w:val="Heading4"/>
        <w:numPr>
          <w:ilvl w:val="0"/>
          <w:numId w:val="195"/>
        </w:numPr>
        <w:tabs>
          <w:tab w:val="num" w:pos="2880"/>
        </w:tabs>
        <w:rPr>
          <w:rFonts w:eastAsia="Century Gothic"/>
          <w:sz w:val="20"/>
        </w:rPr>
      </w:pPr>
      <w:r w:rsidRPr="000B2910">
        <w:rPr>
          <w:rFonts w:ascii="Century Gothic" w:eastAsia="Century Gothic" w:hAnsi="Century Gothic"/>
          <w:sz w:val="20"/>
        </w:rPr>
        <w:t xml:space="preserve">be free from defect in design, materials and </w:t>
      </w:r>
      <w:proofErr w:type="gramStart"/>
      <w:r w:rsidRPr="000B2910">
        <w:rPr>
          <w:rFonts w:ascii="Century Gothic" w:eastAsia="Century Gothic" w:hAnsi="Century Gothic"/>
          <w:sz w:val="20"/>
        </w:rPr>
        <w:t>workmanship;</w:t>
      </w:r>
      <w:proofErr w:type="gramEnd"/>
    </w:p>
    <w:p w14:paraId="0C74300F" w14:textId="0294FB3F" w:rsidR="00BB31BE" w:rsidRPr="000B2910" w:rsidRDefault="00C167D1" w:rsidP="009A418A">
      <w:pPr>
        <w:pStyle w:val="Heading4"/>
        <w:numPr>
          <w:ilvl w:val="0"/>
          <w:numId w:val="195"/>
        </w:numPr>
        <w:tabs>
          <w:tab w:val="num" w:pos="2880"/>
        </w:tabs>
        <w:rPr>
          <w:rFonts w:eastAsia="Century Gothic"/>
          <w:sz w:val="20"/>
        </w:rPr>
      </w:pPr>
      <w:r w:rsidRPr="000B2910">
        <w:rPr>
          <w:rFonts w:ascii="Century Gothic" w:eastAsia="Century Gothic" w:hAnsi="Century Gothic"/>
          <w:sz w:val="20"/>
        </w:rPr>
        <w:t xml:space="preserve">be of the best available design, of the best quality, material and </w:t>
      </w:r>
      <w:proofErr w:type="gramStart"/>
      <w:r w:rsidRPr="000B2910">
        <w:rPr>
          <w:rFonts w:ascii="Century Gothic" w:eastAsia="Century Gothic" w:hAnsi="Century Gothic"/>
          <w:sz w:val="20"/>
        </w:rPr>
        <w:t>workmanship;</w:t>
      </w:r>
      <w:proofErr w:type="gramEnd"/>
    </w:p>
    <w:p w14:paraId="60646924" w14:textId="634D1E8C" w:rsidR="00BB31BE" w:rsidRPr="000B2910" w:rsidRDefault="00C167D1" w:rsidP="009A418A">
      <w:pPr>
        <w:pStyle w:val="Heading4"/>
        <w:numPr>
          <w:ilvl w:val="0"/>
          <w:numId w:val="195"/>
        </w:numPr>
        <w:tabs>
          <w:tab w:val="num" w:pos="2880"/>
        </w:tabs>
        <w:rPr>
          <w:rFonts w:eastAsia="Century Gothic"/>
          <w:sz w:val="20"/>
        </w:rPr>
      </w:pPr>
      <w:r w:rsidRPr="000B2910">
        <w:rPr>
          <w:rFonts w:ascii="Century Gothic" w:eastAsia="Century Gothic" w:hAnsi="Century Gothic"/>
          <w:sz w:val="20"/>
        </w:rPr>
        <w:t xml:space="preserve">be without </w:t>
      </w:r>
      <w:proofErr w:type="gramStart"/>
      <w:r w:rsidRPr="000B2910">
        <w:rPr>
          <w:rFonts w:ascii="Century Gothic" w:eastAsia="Century Gothic" w:hAnsi="Century Gothic"/>
          <w:sz w:val="20"/>
        </w:rPr>
        <w:t>fault;</w:t>
      </w:r>
      <w:proofErr w:type="gramEnd"/>
    </w:p>
    <w:p w14:paraId="04860EC8" w14:textId="5984C185" w:rsidR="000B2910" w:rsidRPr="000B2910" w:rsidRDefault="00C167D1" w:rsidP="009A418A">
      <w:pPr>
        <w:pStyle w:val="Heading4"/>
        <w:numPr>
          <w:ilvl w:val="0"/>
          <w:numId w:val="195"/>
        </w:numPr>
        <w:rPr>
          <w:rFonts w:ascii="Century Gothic" w:eastAsia="Century Gothic" w:hAnsi="Century Gothic"/>
          <w:sz w:val="20"/>
        </w:rPr>
      </w:pPr>
      <w:r w:rsidRPr="000B2910">
        <w:rPr>
          <w:rFonts w:ascii="Century Gothic" w:eastAsia="Century Gothic" w:hAnsi="Century Gothic"/>
          <w:sz w:val="20"/>
        </w:rPr>
        <w:t xml:space="preserve">conform in all respects with the </w:t>
      </w:r>
      <w:r w:rsidR="00817767" w:rsidRPr="000B2910">
        <w:rPr>
          <w:rFonts w:ascii="Century Gothic" w:eastAsia="Century Gothic" w:hAnsi="Century Gothic"/>
          <w:sz w:val="20"/>
        </w:rPr>
        <w:t xml:space="preserve">applicable </w:t>
      </w:r>
      <w:r w:rsidRPr="000B2910">
        <w:rPr>
          <w:rFonts w:ascii="Century Gothic" w:eastAsia="Century Gothic" w:hAnsi="Century Gothic"/>
          <w:sz w:val="20"/>
        </w:rPr>
        <w:t>Purchase Order (if any</w:t>
      </w:r>
      <w:proofErr w:type="gramStart"/>
      <w:r w:rsidRPr="000B2910">
        <w:rPr>
          <w:rFonts w:ascii="Century Gothic" w:eastAsia="Century Gothic" w:hAnsi="Century Gothic"/>
          <w:sz w:val="20"/>
        </w:rPr>
        <w:t>);</w:t>
      </w:r>
      <w:proofErr w:type="gramEnd"/>
      <w:r w:rsidRPr="000B2910">
        <w:rPr>
          <w:rFonts w:ascii="Century Gothic" w:eastAsia="Century Gothic" w:hAnsi="Century Gothic"/>
          <w:sz w:val="20"/>
        </w:rPr>
        <w:t xml:space="preserve"> </w:t>
      </w:r>
    </w:p>
    <w:p w14:paraId="685C40D0" w14:textId="4DF916F6" w:rsidR="00C167D1" w:rsidRPr="000B2910" w:rsidRDefault="00C167D1" w:rsidP="009A418A">
      <w:pPr>
        <w:pStyle w:val="Heading4"/>
        <w:numPr>
          <w:ilvl w:val="0"/>
          <w:numId w:val="195"/>
        </w:numPr>
        <w:rPr>
          <w:rFonts w:ascii="Century Gothic" w:eastAsia="Century Gothic" w:hAnsi="Century Gothic"/>
          <w:sz w:val="20"/>
        </w:rPr>
      </w:pPr>
      <w:r w:rsidRPr="000B2910">
        <w:rPr>
          <w:rFonts w:ascii="Century Gothic" w:eastAsia="Century Gothic" w:hAnsi="Century Gothic"/>
          <w:sz w:val="20"/>
        </w:rPr>
        <w:t xml:space="preserve">conform in all respects with the Specification and/or details supplied and advised by Virgin to Supplier from time to time and otherwise meet Virgin’s requirements and be of satisfactory quality (within the meaning of the Sale of Goods Act 1979, as amended) and be fit for </w:t>
      </w:r>
      <w:proofErr w:type="gramStart"/>
      <w:r w:rsidRPr="000B2910">
        <w:rPr>
          <w:rFonts w:ascii="Century Gothic" w:eastAsia="Century Gothic" w:hAnsi="Century Gothic"/>
          <w:sz w:val="20"/>
        </w:rPr>
        <w:t>purpose;</w:t>
      </w:r>
      <w:proofErr w:type="gramEnd"/>
    </w:p>
    <w:p w14:paraId="362F47A6" w14:textId="6107AF63" w:rsidR="00C167D1" w:rsidRPr="000B2910" w:rsidRDefault="00C167D1" w:rsidP="009A418A">
      <w:pPr>
        <w:pStyle w:val="Heading4"/>
        <w:numPr>
          <w:ilvl w:val="3"/>
          <w:numId w:val="194"/>
        </w:numPr>
        <w:rPr>
          <w:rFonts w:ascii="Century Gothic" w:eastAsia="Century Gothic" w:hAnsi="Century Gothic"/>
          <w:sz w:val="20"/>
        </w:rPr>
      </w:pPr>
      <w:r w:rsidRPr="000B2910">
        <w:rPr>
          <w:rFonts w:ascii="Century Gothic" w:eastAsia="Century Gothic" w:hAnsi="Century Gothic"/>
          <w:sz w:val="20"/>
        </w:rPr>
        <w:t xml:space="preserve">comply with all Applicable Law and any other industry norms laid down on a self-regulatory basis or to be reasonably expected by </w:t>
      </w:r>
      <w:r w:rsidR="0050220B" w:rsidRPr="000B2910">
        <w:rPr>
          <w:rFonts w:ascii="Century Gothic" w:eastAsia="Century Gothic" w:hAnsi="Century Gothic"/>
          <w:sz w:val="20"/>
        </w:rPr>
        <w:t>g</w:t>
      </w:r>
      <w:r w:rsidRPr="000B2910">
        <w:rPr>
          <w:rFonts w:ascii="Century Gothic" w:eastAsia="Century Gothic" w:hAnsi="Century Gothic"/>
          <w:sz w:val="20"/>
        </w:rPr>
        <w:t xml:space="preserve">ood </w:t>
      </w:r>
      <w:r w:rsidR="0050220B" w:rsidRPr="000B2910">
        <w:rPr>
          <w:rFonts w:ascii="Century Gothic" w:eastAsia="Century Gothic" w:hAnsi="Century Gothic"/>
          <w:sz w:val="20"/>
        </w:rPr>
        <w:t>i</w:t>
      </w:r>
      <w:r w:rsidRPr="000B2910">
        <w:rPr>
          <w:rFonts w:ascii="Century Gothic" w:eastAsia="Century Gothic" w:hAnsi="Century Gothic"/>
          <w:sz w:val="20"/>
        </w:rPr>
        <w:t xml:space="preserve">ndustry </w:t>
      </w:r>
      <w:r w:rsidR="0050220B" w:rsidRPr="000B2910">
        <w:rPr>
          <w:rFonts w:ascii="Century Gothic" w:eastAsia="Century Gothic" w:hAnsi="Century Gothic"/>
          <w:sz w:val="20"/>
        </w:rPr>
        <w:t>p</w:t>
      </w:r>
      <w:r w:rsidRPr="000B2910">
        <w:rPr>
          <w:rFonts w:ascii="Century Gothic" w:eastAsia="Century Gothic" w:hAnsi="Century Gothic"/>
          <w:sz w:val="20"/>
        </w:rPr>
        <w:t>ractice; and</w:t>
      </w:r>
    </w:p>
    <w:bookmarkEnd w:id="15"/>
    <w:p w14:paraId="4AECEB54" w14:textId="00314961" w:rsidR="00C167D1" w:rsidRPr="000B2910" w:rsidRDefault="00C167D1" w:rsidP="009A418A">
      <w:pPr>
        <w:pStyle w:val="Heading4"/>
        <w:numPr>
          <w:ilvl w:val="3"/>
          <w:numId w:val="194"/>
        </w:numPr>
        <w:rPr>
          <w:rFonts w:ascii="Century Gothic" w:eastAsia="Century Gothic" w:hAnsi="Century Gothic"/>
          <w:sz w:val="20"/>
        </w:rPr>
      </w:pPr>
      <w:r w:rsidRPr="000B2910">
        <w:rPr>
          <w:rFonts w:ascii="Century Gothic" w:eastAsia="Century Gothic" w:hAnsi="Century Gothic"/>
          <w:sz w:val="20"/>
        </w:rPr>
        <w:t>comply with all other warranties implied or provided for by law.</w:t>
      </w:r>
    </w:p>
    <w:p w14:paraId="6FDE13A6" w14:textId="77777777" w:rsidR="00F45412" w:rsidRPr="000B2910" w:rsidRDefault="00F45412" w:rsidP="169500F6">
      <w:pPr>
        <w:pStyle w:val="BodyText2"/>
        <w:rPr>
          <w:rFonts w:ascii="Century Gothic" w:eastAsia="Century Gothic" w:hAnsi="Century Gothic" w:cs="Century Gothic"/>
          <w:color w:val="000000"/>
          <w:sz w:val="20"/>
        </w:rPr>
      </w:pPr>
    </w:p>
    <w:p w14:paraId="19D56029"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bookmarkStart w:id="16" w:name="_Hlk123822362"/>
      <w:r w:rsidRPr="00912EC7">
        <w:rPr>
          <w:rFonts w:ascii="Century Gothic" w:eastAsia="Century Gothic" w:hAnsi="Century Gothic" w:cs="Century Gothic"/>
        </w:rPr>
        <w:t xml:space="preserve">The Goods shall be delivered, carriage and insurance paid to Virgin, or such other address as stipulated in </w:t>
      </w:r>
      <w:r w:rsidR="0016779A" w:rsidRPr="00912EC7">
        <w:rPr>
          <w:rFonts w:ascii="Century Gothic" w:eastAsia="Century Gothic" w:hAnsi="Century Gothic" w:cs="Century Gothic"/>
        </w:rPr>
        <w:t xml:space="preserve">either </w:t>
      </w:r>
      <w:r w:rsidRPr="00912EC7">
        <w:rPr>
          <w:rFonts w:ascii="Century Gothic" w:eastAsia="Century Gothic" w:hAnsi="Century Gothic" w:cs="Century Gothic"/>
        </w:rPr>
        <w:t xml:space="preserve">a </w:t>
      </w:r>
      <w:r w:rsidR="0016779A" w:rsidRPr="00912EC7">
        <w:rPr>
          <w:rFonts w:ascii="Century Gothic" w:eastAsia="Century Gothic" w:hAnsi="Century Gothic" w:cs="Century Gothic"/>
        </w:rPr>
        <w:t>SOW or P</w:t>
      </w:r>
      <w:r w:rsidR="003B5FB4" w:rsidRPr="00912EC7">
        <w:rPr>
          <w:rFonts w:ascii="Century Gothic" w:eastAsia="Century Gothic" w:hAnsi="Century Gothic" w:cs="Century Gothic"/>
        </w:rPr>
        <w:t>urchase Order</w:t>
      </w:r>
      <w:r w:rsidRPr="00912EC7">
        <w:rPr>
          <w:rFonts w:ascii="Century Gothic" w:eastAsia="Century Gothic" w:hAnsi="Century Gothic" w:cs="Century Gothic"/>
        </w:rPr>
        <w:t xml:space="preserve">, or </w:t>
      </w:r>
      <w:r w:rsidR="003B5FB4" w:rsidRPr="00912EC7">
        <w:rPr>
          <w:rFonts w:ascii="Century Gothic" w:eastAsia="Century Gothic" w:hAnsi="Century Gothic" w:cs="Century Gothic"/>
        </w:rPr>
        <w:t xml:space="preserve">as </w:t>
      </w:r>
      <w:r w:rsidRPr="00912EC7">
        <w:rPr>
          <w:rFonts w:ascii="Century Gothic" w:eastAsia="Century Gothic" w:hAnsi="Century Gothic" w:cs="Century Gothic"/>
        </w:rPr>
        <w:t xml:space="preserve">otherwise notified by Virgin.  </w:t>
      </w:r>
    </w:p>
    <w:p w14:paraId="29D6CC61"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06B63A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The date for delivery of the Goods </w:t>
      </w:r>
      <w:r w:rsidR="00427DEA" w:rsidRPr="00912EC7">
        <w:rPr>
          <w:rFonts w:ascii="Century Gothic" w:eastAsia="Century Gothic" w:hAnsi="Century Gothic" w:cs="Century Gothic"/>
        </w:rPr>
        <w:t xml:space="preserve">and / or Services </w:t>
      </w:r>
      <w:r w:rsidRPr="00912EC7">
        <w:rPr>
          <w:rFonts w:ascii="Century Gothic" w:eastAsia="Century Gothic" w:hAnsi="Century Gothic" w:cs="Century Gothic"/>
        </w:rPr>
        <w:t xml:space="preserve">shall be as specified in the Purchase </w:t>
      </w:r>
      <w:proofErr w:type="gramStart"/>
      <w:r w:rsidRPr="00912EC7">
        <w:rPr>
          <w:rFonts w:ascii="Century Gothic" w:eastAsia="Century Gothic" w:hAnsi="Century Gothic" w:cs="Century Gothic"/>
        </w:rPr>
        <w:t>Order</w:t>
      </w:r>
      <w:proofErr w:type="gramEnd"/>
      <w:r w:rsidRPr="00912EC7">
        <w:rPr>
          <w:rFonts w:ascii="Century Gothic" w:eastAsia="Century Gothic" w:hAnsi="Century Gothic" w:cs="Century Gothic"/>
        </w:rPr>
        <w:t xml:space="preserve"> or such other date as may be agreed between the Supplier and Virgin in writing.  In the absence of an agreed date, the Goods shall be delivered in a timely manner to meet Virgin’s requirements and in any event shall be within </w:t>
      </w:r>
      <w:r w:rsidR="00031D36" w:rsidRPr="00912EC7">
        <w:rPr>
          <w:rFonts w:ascii="Century Gothic" w:eastAsia="Century Gothic" w:hAnsi="Century Gothic" w:cs="Century Gothic"/>
        </w:rPr>
        <w:t>five (5) Business Days</w:t>
      </w:r>
      <w:r w:rsidRPr="00912EC7">
        <w:rPr>
          <w:rFonts w:ascii="Century Gothic" w:eastAsia="Century Gothic" w:hAnsi="Century Gothic" w:cs="Century Gothic"/>
        </w:rPr>
        <w:t xml:space="preserve"> of the date of the Purchase Order unless otherwise agreed in writing by Virgin.</w:t>
      </w:r>
    </w:p>
    <w:p w14:paraId="22DAE346"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424DB39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provide a delivery note setting out the Purchase Order number with any Goods</w:t>
      </w:r>
      <w:r w:rsidR="00427DEA" w:rsidRPr="00912EC7">
        <w:rPr>
          <w:rFonts w:ascii="Century Gothic" w:eastAsia="Century Gothic" w:hAnsi="Century Gothic" w:cs="Century Gothic"/>
        </w:rPr>
        <w:t xml:space="preserve"> </w:t>
      </w:r>
      <w:r w:rsidR="009D26CD" w:rsidRPr="00912EC7">
        <w:rPr>
          <w:rFonts w:ascii="Century Gothic" w:eastAsia="Century Gothic" w:hAnsi="Century Gothic" w:cs="Century Gothic"/>
        </w:rPr>
        <w:t>and/</w:t>
      </w:r>
      <w:r w:rsidR="00427DEA" w:rsidRPr="00912EC7">
        <w:rPr>
          <w:rFonts w:ascii="Century Gothic" w:eastAsia="Century Gothic" w:hAnsi="Century Gothic" w:cs="Century Gothic"/>
        </w:rPr>
        <w:t>or Services</w:t>
      </w:r>
      <w:r w:rsidRPr="00912EC7">
        <w:rPr>
          <w:rFonts w:ascii="Century Gothic" w:eastAsia="Century Gothic" w:hAnsi="Century Gothic" w:cs="Century Gothic"/>
        </w:rPr>
        <w:t xml:space="preserve"> delivered.</w:t>
      </w:r>
    </w:p>
    <w:p w14:paraId="39EFACC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AC430F9"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Goods</w:t>
      </w:r>
      <w:r w:rsidR="00427DEA" w:rsidRPr="00912EC7">
        <w:rPr>
          <w:rFonts w:ascii="Century Gothic" w:eastAsia="Century Gothic" w:hAnsi="Century Gothic" w:cs="Century Gothic"/>
        </w:rPr>
        <w:t xml:space="preserve"> </w:t>
      </w:r>
      <w:r w:rsidR="009D26CD" w:rsidRPr="00912EC7">
        <w:rPr>
          <w:rFonts w:ascii="Century Gothic" w:eastAsia="Century Gothic" w:hAnsi="Century Gothic" w:cs="Century Gothic"/>
        </w:rPr>
        <w:t>and/</w:t>
      </w:r>
      <w:r w:rsidR="00427DEA" w:rsidRPr="00912EC7">
        <w:rPr>
          <w:rFonts w:ascii="Century Gothic" w:eastAsia="Century Gothic" w:hAnsi="Century Gothic" w:cs="Century Gothic"/>
        </w:rPr>
        <w:t>or Services</w:t>
      </w:r>
      <w:r w:rsidRPr="00912EC7">
        <w:rPr>
          <w:rFonts w:ascii="Century Gothic" w:eastAsia="Century Gothic" w:hAnsi="Century Gothic" w:cs="Century Gothic"/>
        </w:rPr>
        <w:t xml:space="preserve"> shall be delivered to such place as is stated in the Purchase Order or as otherwise agreed by Virgin in writing prior to delivery of the Goods.</w:t>
      </w:r>
    </w:p>
    <w:p w14:paraId="1397A2C4"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B4BF8A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The Goods shall be delivered in the quantities stated in the Purchase Order or in such other quantities as may be agreed by Virgin in writing prior to delivery of the Goods.</w:t>
      </w:r>
    </w:p>
    <w:p w14:paraId="6C8F8C30"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5A0205FF"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The title in the Goods shall pass to Virgin upon acceptance of delivery of the Goods by Virgin.</w:t>
      </w:r>
    </w:p>
    <w:p w14:paraId="1AACEB85"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76D405A9"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lastRenderedPageBreak/>
        <w:t>The Goods shall remain at the risk of Supplier (and risk shall not pass to Virgin) until delivery in accordance with this Agreement is complete (including off-loading and stacking).</w:t>
      </w:r>
      <w:bookmarkEnd w:id="16"/>
    </w:p>
    <w:p w14:paraId="3EEA1503" w14:textId="77777777" w:rsidR="00F45412" w:rsidRPr="00912EC7" w:rsidRDefault="00F45412" w:rsidP="169500F6">
      <w:pPr>
        <w:pStyle w:val="BodyText2"/>
        <w:ind w:left="0"/>
        <w:rPr>
          <w:rFonts w:ascii="Century Gothic" w:eastAsia="Century Gothic" w:hAnsi="Century Gothic" w:cs="Century Gothic"/>
          <w:sz w:val="20"/>
        </w:rPr>
      </w:pPr>
    </w:p>
    <w:p w14:paraId="3534EE3B"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17" w:name="_Virgin’s_Remedies_relating"/>
      <w:bookmarkStart w:id="18" w:name="_Hlk123822472"/>
      <w:bookmarkEnd w:id="17"/>
      <w:r w:rsidRPr="00912EC7">
        <w:rPr>
          <w:rFonts w:ascii="Century Gothic" w:eastAsia="Century Gothic" w:hAnsi="Century Gothic" w:cs="Century Gothic"/>
          <w:sz w:val="20"/>
        </w:rPr>
        <w:t xml:space="preserve">Virgin’s Remedies relating to </w:t>
      </w:r>
      <w:proofErr w:type="gramStart"/>
      <w:r w:rsidRPr="00912EC7">
        <w:rPr>
          <w:rFonts w:ascii="Century Gothic" w:eastAsia="Century Gothic" w:hAnsi="Century Gothic" w:cs="Century Gothic"/>
          <w:sz w:val="20"/>
        </w:rPr>
        <w:t>Goods</w:t>
      </w:r>
      <w:proofErr w:type="gramEnd"/>
    </w:p>
    <w:p w14:paraId="4AA4149D" w14:textId="77777777" w:rsidR="00680AAC" w:rsidRPr="00912EC7" w:rsidRDefault="00680AAC" w:rsidP="169500F6">
      <w:pPr>
        <w:pStyle w:val="BodyText1"/>
        <w:rPr>
          <w:rFonts w:ascii="Century Gothic" w:eastAsia="Century Gothic" w:hAnsi="Century Gothic" w:cs="Century Gothic"/>
          <w:sz w:val="20"/>
        </w:rPr>
      </w:pPr>
    </w:p>
    <w:p w14:paraId="13B7BA4F" w14:textId="77777777" w:rsidR="00F45412" w:rsidRPr="00B1635F" w:rsidRDefault="00F45412" w:rsidP="009A418A">
      <w:pPr>
        <w:pStyle w:val="Heading2"/>
        <w:numPr>
          <w:ilvl w:val="1"/>
          <w:numId w:val="145"/>
        </w:numPr>
        <w:rPr>
          <w:rFonts w:ascii="Century Gothic" w:eastAsia="Century Gothic" w:hAnsi="Century Gothic" w:cs="Century Gothic"/>
        </w:rPr>
      </w:pPr>
      <w:r w:rsidRPr="00B1635F">
        <w:rPr>
          <w:rFonts w:ascii="Century Gothic" w:eastAsia="Century Gothic" w:hAnsi="Century Gothic" w:cs="Century Gothic"/>
        </w:rPr>
        <w:t>Virgin may (without prejudice to its other rights and remedies and without liability or charge) cancel any Purchase Order at any time prior to the date of despatch for delivery</w:t>
      </w:r>
      <w:r w:rsidR="00B75EB1" w:rsidRPr="00B1635F">
        <w:rPr>
          <w:rFonts w:ascii="Century Gothic" w:eastAsia="Century Gothic" w:hAnsi="Century Gothic" w:cs="Century Gothic"/>
        </w:rPr>
        <w:t xml:space="preserve"> (which shall be considered as the date before flight</w:t>
      </w:r>
      <w:r w:rsidR="0008152C" w:rsidRPr="00B1635F">
        <w:rPr>
          <w:rFonts w:ascii="Century Gothic" w:eastAsia="Century Gothic" w:hAnsi="Century Gothic" w:cs="Century Gothic"/>
        </w:rPr>
        <w:t xml:space="preserve"> departure for the purposes of F</w:t>
      </w:r>
      <w:r w:rsidR="00B75EB1" w:rsidRPr="00B1635F">
        <w:rPr>
          <w:rFonts w:ascii="Century Gothic" w:eastAsia="Century Gothic" w:hAnsi="Century Gothic" w:cs="Century Gothic"/>
        </w:rPr>
        <w:t>ood orders).</w:t>
      </w:r>
    </w:p>
    <w:p w14:paraId="0A731210" w14:textId="77777777" w:rsidR="00F45412" w:rsidRPr="00912EC7" w:rsidRDefault="00F45412" w:rsidP="169500F6">
      <w:pPr>
        <w:pStyle w:val="Heading2"/>
        <w:numPr>
          <w:ilvl w:val="1"/>
          <w:numId w:val="0"/>
        </w:numPr>
        <w:ind w:left="1430"/>
        <w:rPr>
          <w:rFonts w:ascii="Century Gothic" w:eastAsia="Century Gothic" w:hAnsi="Century Gothic" w:cs="Century Gothic"/>
        </w:rPr>
      </w:pPr>
    </w:p>
    <w:p w14:paraId="7B88AD7A" w14:textId="77777777" w:rsidR="00F45412" w:rsidRPr="00912EC7" w:rsidRDefault="008000D3"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Subject to the provisions of </w:t>
      </w:r>
      <w:r w:rsidRPr="000B2910">
        <w:rPr>
          <w:rFonts w:ascii="Century Gothic" w:eastAsia="Century Gothic" w:hAnsi="Century Gothic" w:cs="Century Gothic"/>
        </w:rPr>
        <w:t xml:space="preserve">Clause 5, </w:t>
      </w:r>
      <w:r w:rsidR="00680AAC" w:rsidRPr="000B2910">
        <w:rPr>
          <w:rFonts w:ascii="Century Gothic" w:eastAsia="Century Gothic" w:hAnsi="Century Gothic" w:cs="Century Gothic"/>
        </w:rPr>
        <w:t>Cancellation Policy,</w:t>
      </w:r>
      <w:r w:rsidR="00680AAC" w:rsidRPr="00912EC7">
        <w:rPr>
          <w:rFonts w:ascii="Century Gothic" w:eastAsia="Century Gothic" w:hAnsi="Century Gothic" w:cs="Century Gothic"/>
        </w:rPr>
        <w:t xml:space="preserve"> </w:t>
      </w:r>
      <w:r w:rsidR="00F45412" w:rsidRPr="00912EC7">
        <w:rPr>
          <w:rFonts w:ascii="Century Gothic" w:eastAsia="Century Gothic" w:hAnsi="Century Gothic" w:cs="Century Gothic"/>
        </w:rPr>
        <w:t>V</w:t>
      </w:r>
      <w:r w:rsidR="00DB230A" w:rsidRPr="00912EC7">
        <w:rPr>
          <w:rFonts w:ascii="Century Gothic" w:eastAsia="Century Gothic" w:hAnsi="Century Gothic" w:cs="Century Gothic"/>
        </w:rPr>
        <w:t>irgin</w:t>
      </w:r>
      <w:r w:rsidR="00F45412" w:rsidRPr="00912EC7">
        <w:rPr>
          <w:rFonts w:ascii="Century Gothic" w:eastAsia="Century Gothic" w:hAnsi="Century Gothic" w:cs="Century Gothic"/>
        </w:rPr>
        <w:t xml:space="preserve"> shall be entitled to return Goods without prejudice to its other rights and remedies and without liability or incurring any expense or charge.  </w:t>
      </w:r>
    </w:p>
    <w:p w14:paraId="45740DF7"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048A542"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In addition to (and without prejudice to) any other rights and remedies which Virgin may have either expressly or impliedly, where Supplier has failed to comply with the terms and conditions of this Agreement and/or any Purchase Order</w:t>
      </w:r>
      <w:r w:rsidR="00D8691D" w:rsidRPr="00912EC7">
        <w:rPr>
          <w:rFonts w:ascii="Century Gothic" w:eastAsia="Century Gothic" w:hAnsi="Century Gothic" w:cs="Century Gothic"/>
        </w:rPr>
        <w:t>,</w:t>
      </w:r>
      <w:r w:rsidRPr="00912EC7">
        <w:rPr>
          <w:rFonts w:ascii="Century Gothic" w:eastAsia="Century Gothic" w:hAnsi="Century Gothic" w:cs="Century Gothic"/>
        </w:rPr>
        <w:t xml:space="preserve"> Virgin may at any time:</w:t>
      </w:r>
    </w:p>
    <w:p w14:paraId="4DF8975D" w14:textId="77777777" w:rsidR="00F45412" w:rsidRPr="00912EC7" w:rsidRDefault="00F45412" w:rsidP="169500F6">
      <w:pPr>
        <w:pStyle w:val="BodyText2"/>
        <w:rPr>
          <w:rFonts w:ascii="Century Gothic" w:eastAsia="Century Gothic" w:hAnsi="Century Gothic" w:cs="Century Gothic"/>
          <w:color w:val="000000"/>
          <w:sz w:val="20"/>
        </w:rPr>
      </w:pPr>
    </w:p>
    <w:p w14:paraId="54801BBD" w14:textId="13285AA7" w:rsidR="00F841A0" w:rsidRDefault="00F45412" w:rsidP="009A418A">
      <w:pPr>
        <w:pStyle w:val="Heading3"/>
        <w:numPr>
          <w:ilvl w:val="1"/>
          <w:numId w:val="211"/>
        </w:numPr>
        <w:rPr>
          <w:rFonts w:ascii="Century Gothic" w:eastAsia="Century Gothic" w:hAnsi="Century Gothic" w:cs="Century Gothic"/>
        </w:rPr>
      </w:pPr>
      <w:r w:rsidRPr="00F841A0">
        <w:rPr>
          <w:rFonts w:ascii="Century Gothic" w:eastAsia="Century Gothic" w:hAnsi="Century Gothic" w:cs="Century Gothic"/>
        </w:rPr>
        <w:t>rescind such Purchase Order in which case Virgin’s liability shall be limited to payment of any Goods</w:t>
      </w:r>
      <w:r w:rsidR="00427DEA" w:rsidRPr="00F841A0">
        <w:rPr>
          <w:rFonts w:ascii="Century Gothic" w:eastAsia="Century Gothic" w:hAnsi="Century Gothic" w:cs="Century Gothic"/>
        </w:rPr>
        <w:t xml:space="preserve"> </w:t>
      </w:r>
      <w:r w:rsidR="009D26CD" w:rsidRPr="00F841A0">
        <w:rPr>
          <w:rFonts w:ascii="Century Gothic" w:eastAsia="Century Gothic" w:hAnsi="Century Gothic" w:cs="Century Gothic"/>
        </w:rPr>
        <w:t>and/</w:t>
      </w:r>
      <w:r w:rsidR="00427DEA" w:rsidRPr="00F841A0">
        <w:rPr>
          <w:rFonts w:ascii="Century Gothic" w:eastAsia="Century Gothic" w:hAnsi="Century Gothic" w:cs="Century Gothic"/>
        </w:rPr>
        <w:t>or Services</w:t>
      </w:r>
      <w:r w:rsidRPr="00F841A0">
        <w:rPr>
          <w:rFonts w:ascii="Century Gothic" w:eastAsia="Century Gothic" w:hAnsi="Century Gothic" w:cs="Century Gothic"/>
        </w:rPr>
        <w:t xml:space="preserve"> already confirmed in writing as accepted by </w:t>
      </w:r>
      <w:proofErr w:type="gramStart"/>
      <w:r w:rsidRPr="00F841A0">
        <w:rPr>
          <w:rFonts w:ascii="Century Gothic" w:eastAsia="Century Gothic" w:hAnsi="Century Gothic" w:cs="Century Gothic"/>
        </w:rPr>
        <w:t>Virgin;</w:t>
      </w:r>
      <w:proofErr w:type="gramEnd"/>
    </w:p>
    <w:p w14:paraId="595A5538" w14:textId="77777777" w:rsidR="00F841A0" w:rsidRDefault="00F45412"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 xml:space="preserve">refuse to accept further </w:t>
      </w:r>
      <w:proofErr w:type="gramStart"/>
      <w:r w:rsidRPr="00F841A0">
        <w:rPr>
          <w:rFonts w:ascii="Century Gothic" w:eastAsia="Century Gothic" w:hAnsi="Century Gothic" w:cs="Century Gothic"/>
        </w:rPr>
        <w:t>deliveries;</w:t>
      </w:r>
      <w:proofErr w:type="gramEnd"/>
    </w:p>
    <w:p w14:paraId="7EC7BB79" w14:textId="77777777" w:rsidR="00F841A0" w:rsidRDefault="00F45412"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carry out rectification work (at Supplier’s expense</w:t>
      </w:r>
      <w:proofErr w:type="gramStart"/>
      <w:r w:rsidRPr="00F841A0">
        <w:rPr>
          <w:rFonts w:ascii="Century Gothic" w:eastAsia="Century Gothic" w:hAnsi="Century Gothic" w:cs="Century Gothic"/>
        </w:rPr>
        <w:t>);</w:t>
      </w:r>
      <w:proofErr w:type="gramEnd"/>
    </w:p>
    <w:p w14:paraId="678262E7" w14:textId="77777777" w:rsidR="00F841A0" w:rsidRDefault="30B5E1AA"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 xml:space="preserve">give Supplier the opportunity at Supplier’s expense either to remedy the defect in the Goods or to supply replacement Goods and carry out any other necessary work to ensure that the terms of this Agreement and/or a Purchase Order are </w:t>
      </w:r>
      <w:proofErr w:type="gramStart"/>
      <w:r w:rsidRPr="00F841A0">
        <w:rPr>
          <w:rFonts w:ascii="Century Gothic" w:eastAsia="Century Gothic" w:hAnsi="Century Gothic" w:cs="Century Gothic"/>
        </w:rPr>
        <w:t>fulfilled;</w:t>
      </w:r>
      <w:proofErr w:type="gramEnd"/>
    </w:p>
    <w:p w14:paraId="3A1167B2" w14:textId="77777777" w:rsidR="00F841A0" w:rsidRDefault="00F45412"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 xml:space="preserve">return in whole or in part any Goods and be entitled to be reimbursed in full including delivery charges (if applicable) for the Goods to be </w:t>
      </w:r>
      <w:proofErr w:type="gramStart"/>
      <w:r w:rsidRPr="00F841A0">
        <w:rPr>
          <w:rFonts w:ascii="Century Gothic" w:eastAsia="Century Gothic" w:hAnsi="Century Gothic" w:cs="Century Gothic"/>
        </w:rPr>
        <w:t>returned;</w:t>
      </w:r>
      <w:proofErr w:type="gramEnd"/>
    </w:p>
    <w:p w14:paraId="3A49266D" w14:textId="77777777" w:rsidR="00F841A0" w:rsidRDefault="00F45412"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claim such damages as Virgin has incurred in consequence of the breach; and</w:t>
      </w:r>
    </w:p>
    <w:p w14:paraId="3182DCB7" w14:textId="5C40BABF" w:rsidR="00F45412" w:rsidRPr="00F841A0" w:rsidRDefault="00F45412" w:rsidP="009A418A">
      <w:pPr>
        <w:pStyle w:val="Heading3"/>
        <w:numPr>
          <w:ilvl w:val="1"/>
          <w:numId w:val="211"/>
        </w:numPr>
        <w:tabs>
          <w:tab w:val="num" w:pos="1985"/>
        </w:tabs>
        <w:rPr>
          <w:rFonts w:ascii="Century Gothic" w:eastAsia="Century Gothic" w:hAnsi="Century Gothic" w:cs="Century Gothic"/>
        </w:rPr>
      </w:pPr>
      <w:r w:rsidRPr="00F841A0">
        <w:rPr>
          <w:rFonts w:ascii="Century Gothic" w:eastAsia="Century Gothic" w:hAnsi="Century Gothic" w:cs="Century Gothic"/>
        </w:rPr>
        <w:t>recover from Supplier any expenditure reasonably incurred by Virgin in obtaining the Goods from another supplier</w:t>
      </w:r>
      <w:r w:rsidR="00412DBF" w:rsidRPr="00F841A0">
        <w:rPr>
          <w:rFonts w:ascii="Century Gothic" w:eastAsia="Century Gothic" w:hAnsi="Century Gothic" w:cs="Century Gothic"/>
        </w:rPr>
        <w:t>, as p</w:t>
      </w:r>
      <w:r w:rsidR="00680AAC" w:rsidRPr="00F841A0">
        <w:rPr>
          <w:rFonts w:ascii="Century Gothic" w:eastAsia="Century Gothic" w:hAnsi="Century Gothic" w:cs="Century Gothic"/>
        </w:rPr>
        <w:t xml:space="preserve">er the provisions of </w:t>
      </w:r>
      <w:r w:rsidR="00D8691D" w:rsidRPr="00F841A0">
        <w:rPr>
          <w:rFonts w:ascii="Century Gothic" w:eastAsia="Century Gothic" w:hAnsi="Century Gothic" w:cs="Century Gothic"/>
        </w:rPr>
        <w:t>clause</w:t>
      </w:r>
      <w:r w:rsidR="00680AAC" w:rsidRPr="00F841A0">
        <w:rPr>
          <w:rFonts w:ascii="Century Gothic" w:eastAsia="Century Gothic" w:hAnsi="Century Gothic" w:cs="Century Gothic"/>
        </w:rPr>
        <w:t xml:space="preserve"> 4.4</w:t>
      </w:r>
      <w:r w:rsidR="005345DC" w:rsidRPr="00F841A0">
        <w:rPr>
          <w:rFonts w:ascii="Century Gothic" w:eastAsia="Century Gothic" w:hAnsi="Century Gothic" w:cs="Century Gothic"/>
        </w:rPr>
        <w:t xml:space="preserve"> and 4.5</w:t>
      </w:r>
      <w:r w:rsidRPr="00F841A0">
        <w:rPr>
          <w:rFonts w:ascii="Century Gothic" w:eastAsia="Century Gothic" w:hAnsi="Century Gothic" w:cs="Century Gothic"/>
        </w:rPr>
        <w:t>.</w:t>
      </w:r>
      <w:bookmarkEnd w:id="18"/>
    </w:p>
    <w:p w14:paraId="045A1913" w14:textId="77777777" w:rsidR="00CB237A" w:rsidRPr="00912EC7" w:rsidRDefault="00CB237A" w:rsidP="169500F6">
      <w:pPr>
        <w:rPr>
          <w:rFonts w:ascii="Century Gothic" w:eastAsia="Century Gothic" w:hAnsi="Century Gothic" w:cs="Century Gothic"/>
          <w:sz w:val="20"/>
          <w:highlight w:val="yellow"/>
        </w:rPr>
      </w:pPr>
    </w:p>
    <w:p w14:paraId="0F80910C" w14:textId="049F73DA" w:rsidR="00CB237A" w:rsidRPr="00912EC7" w:rsidRDefault="00CB237A" w:rsidP="169500F6">
      <w:pPr>
        <w:pStyle w:val="Heading2"/>
        <w:tabs>
          <w:tab w:val="clear" w:pos="1430"/>
          <w:tab w:val="num" w:pos="1418"/>
        </w:tabs>
        <w:ind w:left="1418" w:hanging="851"/>
        <w:rPr>
          <w:rFonts w:ascii="Century Gothic" w:eastAsia="Century Gothic" w:hAnsi="Century Gothic" w:cs="Century Gothic"/>
        </w:rPr>
      </w:pPr>
      <w:bookmarkStart w:id="19" w:name="_Hlk123823346"/>
      <w:r w:rsidRPr="00912EC7">
        <w:rPr>
          <w:rFonts w:ascii="Century Gothic" w:eastAsia="Century Gothic" w:hAnsi="Century Gothic" w:cs="Century Gothic"/>
        </w:rPr>
        <w:t xml:space="preserve">Should Virgin be required to back-cater meals and Food (J, W and Y class) due </w:t>
      </w:r>
      <w:r w:rsidR="00B1635F" w:rsidRPr="00912EC7">
        <w:rPr>
          <w:rFonts w:ascii="Century Gothic" w:eastAsia="Century Gothic" w:hAnsi="Century Gothic" w:cs="Century Gothic"/>
        </w:rPr>
        <w:t>to any</w:t>
      </w:r>
      <w:r w:rsidR="00FC5CE8" w:rsidRPr="00912EC7">
        <w:rPr>
          <w:rFonts w:ascii="Century Gothic" w:eastAsia="Century Gothic" w:hAnsi="Century Gothic" w:cs="Century Gothic"/>
        </w:rPr>
        <w:t xml:space="preserve"> failure of the Supplier</w:t>
      </w:r>
      <w:r w:rsidR="007F7F54" w:rsidRPr="00912EC7">
        <w:rPr>
          <w:rFonts w:ascii="Century Gothic" w:eastAsia="Century Gothic" w:hAnsi="Century Gothic" w:cs="Century Gothic"/>
        </w:rPr>
        <w:t xml:space="preserve"> to comply with the terms and conditions of this Agreement</w:t>
      </w:r>
      <w:r w:rsidRPr="00912EC7">
        <w:rPr>
          <w:rFonts w:ascii="Century Gothic" w:eastAsia="Century Gothic" w:hAnsi="Century Gothic" w:cs="Century Gothic"/>
        </w:rPr>
        <w:t>, Supplier shall indemnify Virgin for all Costs and Losses arising from the same including, but not limited to, the following elements (to the extent applicable):</w:t>
      </w:r>
    </w:p>
    <w:p w14:paraId="5249341A" w14:textId="77777777" w:rsidR="00CB237A" w:rsidRPr="00912EC7" w:rsidRDefault="00CB237A" w:rsidP="169500F6">
      <w:pPr>
        <w:pStyle w:val="BodyText2"/>
        <w:rPr>
          <w:rFonts w:ascii="Century Gothic" w:eastAsia="Century Gothic" w:hAnsi="Century Gothic" w:cs="Century Gothic"/>
          <w:sz w:val="20"/>
        </w:rPr>
      </w:pPr>
    </w:p>
    <w:p w14:paraId="3F112285" w14:textId="77777777" w:rsidR="00F841A0" w:rsidRDefault="00CB237A" w:rsidP="009A418A">
      <w:pPr>
        <w:pStyle w:val="Heading3"/>
        <w:numPr>
          <w:ilvl w:val="2"/>
          <w:numId w:val="146"/>
        </w:numPr>
        <w:tabs>
          <w:tab w:val="num" w:pos="1985"/>
        </w:tabs>
        <w:rPr>
          <w:rFonts w:ascii="Century Gothic" w:eastAsia="Century Gothic" w:hAnsi="Century Gothic" w:cs="Century Gothic"/>
          <w:color w:val="000000" w:themeColor="text1"/>
        </w:rPr>
      </w:pPr>
      <w:r w:rsidRPr="31007322">
        <w:rPr>
          <w:rFonts w:ascii="Century Gothic" w:eastAsia="Century Gothic" w:hAnsi="Century Gothic" w:cs="Century Gothic"/>
        </w:rPr>
        <w:t xml:space="preserve">the cost incurred in hiring the pod required for back-catering, calculated as a direct </w:t>
      </w:r>
      <w:r w:rsidR="1FFBB1BC" w:rsidRPr="31007322">
        <w:rPr>
          <w:rFonts w:ascii="Century Gothic" w:eastAsia="Century Gothic" w:hAnsi="Century Gothic" w:cs="Century Gothic"/>
        </w:rPr>
        <w:t>pass-through</w:t>
      </w:r>
      <w:r w:rsidRPr="31007322">
        <w:rPr>
          <w:rFonts w:ascii="Century Gothic" w:eastAsia="Century Gothic" w:hAnsi="Century Gothic" w:cs="Century Gothic"/>
        </w:rPr>
        <w:t xml:space="preserve"> </w:t>
      </w:r>
      <w:proofErr w:type="gramStart"/>
      <w:r w:rsidRPr="31007322">
        <w:rPr>
          <w:rFonts w:ascii="Century Gothic" w:eastAsia="Century Gothic" w:hAnsi="Century Gothic" w:cs="Century Gothic"/>
        </w:rPr>
        <w:t>cost;</w:t>
      </w:r>
      <w:proofErr w:type="gramEnd"/>
    </w:p>
    <w:p w14:paraId="1C1A30F3" w14:textId="77777777" w:rsidR="00F841A0" w:rsidRDefault="00CB237A" w:rsidP="009A418A">
      <w:pPr>
        <w:pStyle w:val="Heading3"/>
        <w:numPr>
          <w:ilvl w:val="2"/>
          <w:numId w:val="146"/>
        </w:numPr>
        <w:tabs>
          <w:tab w:val="num" w:pos="1985"/>
        </w:tabs>
        <w:rPr>
          <w:rFonts w:ascii="Century Gothic" w:eastAsia="Century Gothic" w:hAnsi="Century Gothic" w:cs="Century Gothic"/>
          <w:color w:val="000000" w:themeColor="text1"/>
        </w:rPr>
      </w:pPr>
      <w:r w:rsidRPr="00F841A0">
        <w:rPr>
          <w:rFonts w:ascii="Century Gothic" w:eastAsia="Century Gothic" w:hAnsi="Century Gothic" w:cs="Century Gothic"/>
        </w:rPr>
        <w:t xml:space="preserve">lost revenue in cargo space calculated by taking the average cargo revenue for the sector over the previous six months pro-rated to represent the same percentage as the cargo space taken up by the </w:t>
      </w:r>
      <w:proofErr w:type="gramStart"/>
      <w:r w:rsidRPr="00F841A0">
        <w:rPr>
          <w:rFonts w:ascii="Century Gothic" w:eastAsia="Century Gothic" w:hAnsi="Century Gothic" w:cs="Century Gothic"/>
        </w:rPr>
        <w:t>pod;</w:t>
      </w:r>
      <w:proofErr w:type="gramEnd"/>
    </w:p>
    <w:p w14:paraId="00C28EC6" w14:textId="77777777" w:rsidR="00F841A0" w:rsidRDefault="00CB237A" w:rsidP="009A418A">
      <w:pPr>
        <w:pStyle w:val="Heading3"/>
        <w:numPr>
          <w:ilvl w:val="2"/>
          <w:numId w:val="146"/>
        </w:numPr>
        <w:tabs>
          <w:tab w:val="num" w:pos="1985"/>
        </w:tabs>
        <w:rPr>
          <w:rFonts w:ascii="Century Gothic" w:eastAsia="Century Gothic" w:hAnsi="Century Gothic" w:cs="Century Gothic"/>
          <w:color w:val="000000" w:themeColor="text1"/>
        </w:rPr>
      </w:pPr>
      <w:r w:rsidRPr="00F841A0">
        <w:rPr>
          <w:rFonts w:ascii="Century Gothic" w:eastAsia="Century Gothic" w:hAnsi="Century Gothic" w:cs="Century Gothic"/>
        </w:rPr>
        <w:t xml:space="preserve">lost on-board retail revenue should on-board retail products not be loaded as a result of the </w:t>
      </w:r>
      <w:r w:rsidR="006F278B" w:rsidRPr="00F841A0">
        <w:rPr>
          <w:rFonts w:ascii="Century Gothic" w:eastAsia="Century Gothic" w:hAnsi="Century Gothic" w:cs="Century Gothic"/>
        </w:rPr>
        <w:t>failure</w:t>
      </w:r>
      <w:r w:rsidRPr="00F841A0">
        <w:rPr>
          <w:rFonts w:ascii="Century Gothic" w:eastAsia="Century Gothic" w:hAnsi="Century Gothic" w:cs="Century Gothic"/>
        </w:rPr>
        <w:t xml:space="preserve">, by calculating the average </w:t>
      </w:r>
      <w:proofErr w:type="gramStart"/>
      <w:r w:rsidRPr="00F841A0">
        <w:rPr>
          <w:rFonts w:ascii="Century Gothic" w:eastAsia="Century Gothic" w:hAnsi="Century Gothic" w:cs="Century Gothic"/>
        </w:rPr>
        <w:t>duty free</w:t>
      </w:r>
      <w:proofErr w:type="gramEnd"/>
      <w:r w:rsidRPr="00F841A0">
        <w:rPr>
          <w:rFonts w:ascii="Century Gothic" w:eastAsia="Century Gothic" w:hAnsi="Century Gothic" w:cs="Century Gothic"/>
        </w:rPr>
        <w:t xml:space="preserve"> revenue per pax for the sector over the prior six months by the number of passengers on the flights affected;</w:t>
      </w:r>
    </w:p>
    <w:p w14:paraId="50B76A80" w14:textId="36128D46" w:rsidR="00CB237A" w:rsidRPr="00F841A0" w:rsidRDefault="00CB237A" w:rsidP="009A418A">
      <w:pPr>
        <w:pStyle w:val="Heading3"/>
        <w:numPr>
          <w:ilvl w:val="2"/>
          <w:numId w:val="146"/>
        </w:numPr>
        <w:tabs>
          <w:tab w:val="num" w:pos="1985"/>
        </w:tabs>
        <w:rPr>
          <w:rFonts w:ascii="Century Gothic" w:eastAsia="Century Gothic" w:hAnsi="Century Gothic" w:cs="Century Gothic"/>
          <w:color w:val="000000" w:themeColor="text1"/>
        </w:rPr>
      </w:pPr>
      <w:r w:rsidRPr="00F841A0">
        <w:rPr>
          <w:rFonts w:ascii="Century Gothic" w:eastAsia="Century Gothic" w:hAnsi="Century Gothic" w:cs="Century Gothic"/>
        </w:rPr>
        <w:t xml:space="preserve">to the extent that the Supplier is unable to carry out the belly transfer of the pod (free of charge), the costs in sourcing alternate supply for the belly transfer of the pod, calculated as a direct </w:t>
      </w:r>
      <w:proofErr w:type="gramStart"/>
      <w:r w:rsidRPr="00F841A0">
        <w:rPr>
          <w:rFonts w:ascii="Century Gothic" w:eastAsia="Century Gothic" w:hAnsi="Century Gothic" w:cs="Century Gothic"/>
        </w:rPr>
        <w:t>pass through</w:t>
      </w:r>
      <w:proofErr w:type="gramEnd"/>
      <w:r w:rsidRPr="00F841A0">
        <w:rPr>
          <w:rFonts w:ascii="Century Gothic" w:eastAsia="Century Gothic" w:hAnsi="Century Gothic" w:cs="Century Gothic"/>
        </w:rPr>
        <w:t xml:space="preserve"> cost.</w:t>
      </w:r>
    </w:p>
    <w:p w14:paraId="277D9967" w14:textId="77777777" w:rsidR="00CB237A" w:rsidRPr="00912EC7" w:rsidRDefault="00CB237A" w:rsidP="169500F6">
      <w:pPr>
        <w:rPr>
          <w:rFonts w:ascii="Century Gothic" w:eastAsia="Century Gothic" w:hAnsi="Century Gothic" w:cs="Century Gothic"/>
          <w:sz w:val="20"/>
          <w:highlight w:val="yellow"/>
        </w:rPr>
      </w:pPr>
    </w:p>
    <w:p w14:paraId="1872C349" w14:textId="77777777" w:rsidR="00D84AF8" w:rsidRPr="00912EC7" w:rsidRDefault="00D84AF8" w:rsidP="169500F6">
      <w:pPr>
        <w:rPr>
          <w:rFonts w:ascii="Century Gothic" w:eastAsia="Century Gothic" w:hAnsi="Century Gothic" w:cs="Century Gothic"/>
          <w:sz w:val="20"/>
        </w:rPr>
      </w:pPr>
    </w:p>
    <w:p w14:paraId="05BA8A36" w14:textId="77777777" w:rsidR="00D84AF8" w:rsidRPr="00912EC7" w:rsidRDefault="00D84AF8" w:rsidP="169500F6">
      <w:pPr>
        <w:pStyle w:val="Heading2"/>
        <w:tabs>
          <w:tab w:val="clear" w:pos="1430"/>
          <w:tab w:val="num" w:pos="1418"/>
        </w:tabs>
        <w:ind w:left="1418" w:hanging="851"/>
        <w:rPr>
          <w:rFonts w:ascii="Century Gothic" w:eastAsia="Century Gothic" w:hAnsi="Century Gothic" w:cs="Century Gothic"/>
        </w:rPr>
      </w:pPr>
      <w:proofErr w:type="gramStart"/>
      <w:r w:rsidRPr="00912EC7">
        <w:rPr>
          <w:rFonts w:ascii="Century Gothic" w:eastAsia="Century Gothic" w:hAnsi="Century Gothic" w:cs="Century Gothic"/>
        </w:rPr>
        <w:lastRenderedPageBreak/>
        <w:t>In the event that</w:t>
      </w:r>
      <w:proofErr w:type="gramEnd"/>
      <w:r w:rsidRPr="00912EC7">
        <w:rPr>
          <w:rFonts w:ascii="Century Gothic" w:eastAsia="Century Gothic" w:hAnsi="Century Gothic" w:cs="Century Gothic"/>
        </w:rPr>
        <w:t xml:space="preserve"> the Supplier has failed to </w:t>
      </w:r>
      <w:r w:rsidR="007F7F54" w:rsidRPr="00912EC7">
        <w:rPr>
          <w:rFonts w:ascii="Century Gothic" w:eastAsia="Century Gothic" w:hAnsi="Century Gothic" w:cs="Century Gothic"/>
        </w:rPr>
        <w:t xml:space="preserve">meet Virgin’s </w:t>
      </w:r>
      <w:r w:rsidR="00FC5CE8" w:rsidRPr="00912EC7">
        <w:rPr>
          <w:rFonts w:ascii="Century Gothic" w:eastAsia="Century Gothic" w:hAnsi="Century Gothic" w:cs="Century Gothic"/>
        </w:rPr>
        <w:t>Food quality</w:t>
      </w:r>
      <w:r w:rsidR="007F7F54" w:rsidRPr="00912EC7">
        <w:rPr>
          <w:rFonts w:ascii="Century Gothic" w:eastAsia="Century Gothic" w:hAnsi="Century Gothic" w:cs="Century Gothic"/>
        </w:rPr>
        <w:t xml:space="preserve"> standards</w:t>
      </w:r>
      <w:r w:rsidRPr="00912EC7">
        <w:rPr>
          <w:rFonts w:ascii="Century Gothic" w:eastAsia="Century Gothic" w:hAnsi="Century Gothic" w:cs="Century Gothic"/>
        </w:rPr>
        <w:t xml:space="preserve">, </w:t>
      </w:r>
      <w:r w:rsidR="009B7FB6" w:rsidRPr="00912EC7">
        <w:rPr>
          <w:rFonts w:ascii="Century Gothic" w:eastAsia="Century Gothic" w:hAnsi="Century Gothic" w:cs="Century Gothic"/>
        </w:rPr>
        <w:t>Virgin may choose to back-cater</w:t>
      </w:r>
      <w:r w:rsidRPr="00912EC7">
        <w:rPr>
          <w:rFonts w:ascii="Century Gothic" w:eastAsia="Century Gothic" w:hAnsi="Century Gothic" w:cs="Century Gothic"/>
        </w:rPr>
        <w:t xml:space="preserve">. During such time: </w:t>
      </w:r>
    </w:p>
    <w:p w14:paraId="6054E00E" w14:textId="77777777" w:rsidR="00D84AF8" w:rsidRPr="00912EC7" w:rsidRDefault="00D84AF8" w:rsidP="169500F6">
      <w:pPr>
        <w:pStyle w:val="BodyText2"/>
        <w:rPr>
          <w:rFonts w:ascii="Century Gothic" w:eastAsia="Century Gothic" w:hAnsi="Century Gothic" w:cs="Century Gothic"/>
          <w:sz w:val="20"/>
        </w:rPr>
      </w:pPr>
    </w:p>
    <w:p w14:paraId="1F330C9C" w14:textId="77777777" w:rsidR="00F841A0" w:rsidRDefault="00D84AF8" w:rsidP="009A418A">
      <w:pPr>
        <w:pStyle w:val="Heading3"/>
        <w:numPr>
          <w:ilvl w:val="2"/>
          <w:numId w:val="147"/>
        </w:numPr>
        <w:tabs>
          <w:tab w:val="num" w:pos="1985"/>
        </w:tabs>
        <w:rPr>
          <w:rFonts w:ascii="Century Gothic" w:eastAsia="Century Gothic" w:hAnsi="Century Gothic" w:cs="Century Gothic"/>
        </w:rPr>
      </w:pPr>
      <w:r w:rsidRPr="00B1635F">
        <w:rPr>
          <w:rFonts w:ascii="Century Gothic" w:eastAsia="Century Gothic" w:hAnsi="Century Gothic" w:cs="Century Gothic"/>
        </w:rPr>
        <w:t>Virgin shall charge Supplier for its additional</w:t>
      </w:r>
      <w:r w:rsidR="00317469" w:rsidRPr="00B1635F">
        <w:rPr>
          <w:rFonts w:ascii="Century Gothic" w:eastAsia="Century Gothic" w:hAnsi="Century Gothic" w:cs="Century Gothic"/>
        </w:rPr>
        <w:t xml:space="preserve"> Food</w:t>
      </w:r>
      <w:r w:rsidRPr="00B1635F">
        <w:rPr>
          <w:rFonts w:ascii="Century Gothic" w:eastAsia="Century Gothic" w:hAnsi="Century Gothic" w:cs="Century Gothic"/>
        </w:rPr>
        <w:t xml:space="preserve"> </w:t>
      </w:r>
      <w:proofErr w:type="gramStart"/>
      <w:r w:rsidRPr="00B1635F">
        <w:rPr>
          <w:rFonts w:ascii="Century Gothic" w:eastAsia="Century Gothic" w:hAnsi="Century Gothic" w:cs="Century Gothic"/>
        </w:rPr>
        <w:t>costs</w:t>
      </w:r>
      <w:r w:rsidR="005233E3" w:rsidRPr="00B1635F">
        <w:rPr>
          <w:rFonts w:ascii="Century Gothic" w:eastAsia="Century Gothic" w:hAnsi="Century Gothic" w:cs="Century Gothic"/>
        </w:rPr>
        <w:t>;</w:t>
      </w:r>
      <w:proofErr w:type="gramEnd"/>
    </w:p>
    <w:p w14:paraId="5FFAF8B0" w14:textId="77777777" w:rsidR="00F841A0" w:rsidRDefault="005233E3" w:rsidP="009A418A">
      <w:pPr>
        <w:pStyle w:val="Heading3"/>
        <w:numPr>
          <w:ilvl w:val="2"/>
          <w:numId w:val="147"/>
        </w:numPr>
        <w:tabs>
          <w:tab w:val="num" w:pos="1985"/>
        </w:tabs>
        <w:rPr>
          <w:rFonts w:ascii="Century Gothic" w:eastAsia="Century Gothic" w:hAnsi="Century Gothic" w:cs="Century Gothic"/>
        </w:rPr>
      </w:pPr>
      <w:r w:rsidRPr="00F841A0">
        <w:rPr>
          <w:rFonts w:ascii="Century Gothic" w:eastAsia="Century Gothic" w:hAnsi="Century Gothic" w:cs="Century Gothic"/>
        </w:rPr>
        <w:t xml:space="preserve">Virgin shall charge </w:t>
      </w:r>
      <w:r w:rsidR="002863C3" w:rsidRPr="00F841A0">
        <w:rPr>
          <w:rFonts w:ascii="Century Gothic" w:eastAsia="Century Gothic" w:hAnsi="Century Gothic" w:cs="Century Gothic"/>
        </w:rPr>
        <w:t xml:space="preserve">Supplier </w:t>
      </w:r>
      <w:r w:rsidRPr="00F841A0">
        <w:rPr>
          <w:rFonts w:ascii="Century Gothic" w:eastAsia="Century Gothic" w:hAnsi="Century Gothic" w:cs="Century Gothic"/>
        </w:rPr>
        <w:t xml:space="preserve">for its additional </w:t>
      </w:r>
      <w:r w:rsidR="009B7FB6" w:rsidRPr="00F841A0">
        <w:rPr>
          <w:rFonts w:ascii="Century Gothic" w:eastAsia="Century Gothic" w:hAnsi="Century Gothic" w:cs="Century Gothic"/>
        </w:rPr>
        <w:t>handling</w:t>
      </w:r>
      <w:r w:rsidRPr="00F841A0">
        <w:rPr>
          <w:rFonts w:ascii="Century Gothic" w:eastAsia="Century Gothic" w:hAnsi="Century Gothic" w:cs="Century Gothic"/>
        </w:rPr>
        <w:t xml:space="preserve"> costs should the Supplier </w:t>
      </w:r>
      <w:r w:rsidR="002863C3" w:rsidRPr="00F841A0">
        <w:rPr>
          <w:rFonts w:ascii="Century Gothic" w:eastAsia="Century Gothic" w:hAnsi="Century Gothic" w:cs="Century Gothic"/>
        </w:rPr>
        <w:t xml:space="preserve">not </w:t>
      </w:r>
      <w:r w:rsidRPr="00F841A0">
        <w:rPr>
          <w:rFonts w:ascii="Century Gothic" w:eastAsia="Century Gothic" w:hAnsi="Century Gothic" w:cs="Century Gothic"/>
        </w:rPr>
        <w:t xml:space="preserve">be able to comply with </w:t>
      </w:r>
      <w:r w:rsidR="009B7FB6" w:rsidRPr="00F841A0">
        <w:rPr>
          <w:rFonts w:ascii="Century Gothic" w:eastAsia="Century Gothic" w:hAnsi="Century Gothic" w:cs="Century Gothic"/>
        </w:rPr>
        <w:t xml:space="preserve">Virgin’s Food quality </w:t>
      </w:r>
      <w:proofErr w:type="gramStart"/>
      <w:r w:rsidR="009B7FB6" w:rsidRPr="00F841A0">
        <w:rPr>
          <w:rFonts w:ascii="Century Gothic" w:eastAsia="Century Gothic" w:hAnsi="Century Gothic" w:cs="Century Gothic"/>
        </w:rPr>
        <w:t>standards</w:t>
      </w:r>
      <w:r w:rsidR="00D84AF8" w:rsidRPr="00F841A0">
        <w:rPr>
          <w:rFonts w:ascii="Century Gothic" w:eastAsia="Century Gothic" w:hAnsi="Century Gothic" w:cs="Century Gothic"/>
        </w:rPr>
        <w:t>;</w:t>
      </w:r>
      <w:proofErr w:type="gramEnd"/>
    </w:p>
    <w:p w14:paraId="3A1F14B7" w14:textId="5FB8A490" w:rsidR="00D84AF8" w:rsidRPr="00F841A0" w:rsidRDefault="00D84AF8" w:rsidP="009A418A">
      <w:pPr>
        <w:pStyle w:val="Heading3"/>
        <w:numPr>
          <w:ilvl w:val="2"/>
          <w:numId w:val="147"/>
        </w:numPr>
        <w:tabs>
          <w:tab w:val="num" w:pos="1985"/>
        </w:tabs>
        <w:rPr>
          <w:rFonts w:ascii="Century Gothic" w:eastAsia="Century Gothic" w:hAnsi="Century Gothic" w:cs="Century Gothic"/>
        </w:rPr>
      </w:pPr>
      <w:r w:rsidRPr="00F841A0">
        <w:rPr>
          <w:rFonts w:ascii="Century Gothic" w:eastAsia="Century Gothic" w:hAnsi="Century Gothic" w:cs="Century Gothic"/>
        </w:rPr>
        <w:t xml:space="preserve">Virgin shall not charge Supplier for its additional fuel burn or loss of cargo </w:t>
      </w:r>
      <w:proofErr w:type="gramStart"/>
      <w:r w:rsidRPr="00F841A0">
        <w:rPr>
          <w:rFonts w:ascii="Century Gothic" w:eastAsia="Century Gothic" w:hAnsi="Century Gothic" w:cs="Century Gothic"/>
        </w:rPr>
        <w:t>space;</w:t>
      </w:r>
      <w:proofErr w:type="gramEnd"/>
    </w:p>
    <w:p w14:paraId="556A7FD4" w14:textId="392E3E32" w:rsidR="00D84AF8" w:rsidRPr="00912EC7" w:rsidRDefault="00D84AF8" w:rsidP="009A418A">
      <w:pPr>
        <w:pStyle w:val="Heading3"/>
        <w:numPr>
          <w:ilvl w:val="2"/>
          <w:numId w:val="147"/>
        </w:numPr>
        <w:tabs>
          <w:tab w:val="num" w:pos="1985"/>
        </w:tabs>
        <w:rPr>
          <w:rFonts w:ascii="Century Gothic" w:eastAsia="Century Gothic" w:hAnsi="Century Gothic" w:cs="Century Gothic"/>
        </w:rPr>
      </w:pPr>
      <w:r w:rsidRPr="00912EC7">
        <w:rPr>
          <w:rFonts w:ascii="Century Gothic" w:eastAsia="Century Gothic" w:hAnsi="Century Gothic" w:cs="Century Gothic"/>
        </w:rPr>
        <w:t xml:space="preserve">Supplier shall complete the belly transfer of meals and </w:t>
      </w:r>
      <w:r w:rsidR="00317469" w:rsidRPr="00912EC7">
        <w:rPr>
          <w:rFonts w:ascii="Century Gothic" w:eastAsia="Century Gothic" w:hAnsi="Century Gothic" w:cs="Century Gothic"/>
        </w:rPr>
        <w:t>F</w:t>
      </w:r>
      <w:r w:rsidRPr="00912EC7">
        <w:rPr>
          <w:rFonts w:ascii="Century Gothic" w:eastAsia="Century Gothic" w:hAnsi="Century Gothic" w:cs="Century Gothic"/>
        </w:rPr>
        <w:t>ood and shall only charge Virgin the turnaround strip and load charge as per the M</w:t>
      </w:r>
      <w:r w:rsidR="00221CDC" w:rsidRPr="00912EC7">
        <w:rPr>
          <w:rFonts w:ascii="Century Gothic" w:eastAsia="Century Gothic" w:hAnsi="Century Gothic" w:cs="Century Gothic"/>
        </w:rPr>
        <w:t xml:space="preserve">aster </w:t>
      </w:r>
      <w:r w:rsidRPr="00912EC7">
        <w:rPr>
          <w:rFonts w:ascii="Century Gothic" w:eastAsia="Century Gothic" w:hAnsi="Century Gothic" w:cs="Century Gothic"/>
        </w:rPr>
        <w:t>P</w:t>
      </w:r>
      <w:r w:rsidR="00221CDC" w:rsidRPr="00912EC7">
        <w:rPr>
          <w:rFonts w:ascii="Century Gothic" w:eastAsia="Century Gothic" w:hAnsi="Century Gothic" w:cs="Century Gothic"/>
        </w:rPr>
        <w:t xml:space="preserve">rice </w:t>
      </w:r>
      <w:r w:rsidRPr="00912EC7">
        <w:rPr>
          <w:rFonts w:ascii="Century Gothic" w:eastAsia="Century Gothic" w:hAnsi="Century Gothic" w:cs="Century Gothic"/>
        </w:rPr>
        <w:t>L</w:t>
      </w:r>
      <w:r w:rsidR="00221CDC" w:rsidRPr="00912EC7">
        <w:rPr>
          <w:rFonts w:ascii="Century Gothic" w:eastAsia="Century Gothic" w:hAnsi="Century Gothic" w:cs="Century Gothic"/>
        </w:rPr>
        <w:t>ist</w:t>
      </w:r>
      <w:r w:rsidRPr="00912EC7">
        <w:rPr>
          <w:rFonts w:ascii="Century Gothic" w:eastAsia="Century Gothic" w:hAnsi="Century Gothic" w:cs="Century Gothic"/>
        </w:rPr>
        <w:t>.</w:t>
      </w:r>
      <w:bookmarkEnd w:id="19"/>
    </w:p>
    <w:p w14:paraId="71B6CF90" w14:textId="77777777" w:rsidR="00F45412" w:rsidRPr="00912EC7" w:rsidRDefault="00F45412" w:rsidP="169500F6">
      <w:pPr>
        <w:rPr>
          <w:rFonts w:ascii="Century Gothic" w:eastAsia="Century Gothic" w:hAnsi="Century Gothic" w:cs="Century Gothic"/>
          <w:sz w:val="20"/>
        </w:rPr>
      </w:pPr>
    </w:p>
    <w:p w14:paraId="0D45C891" w14:textId="77777777" w:rsidR="00F45412" w:rsidRPr="00912EC7" w:rsidRDefault="002E523E" w:rsidP="169500F6">
      <w:pPr>
        <w:pStyle w:val="Heading1"/>
        <w:tabs>
          <w:tab w:val="clear" w:pos="720"/>
          <w:tab w:val="num" w:pos="567"/>
        </w:tabs>
        <w:rPr>
          <w:rFonts w:ascii="Century Gothic" w:eastAsia="Century Gothic" w:hAnsi="Century Gothic" w:cs="Century Gothic"/>
          <w:sz w:val="20"/>
        </w:rPr>
      </w:pPr>
      <w:bookmarkStart w:id="20" w:name="_Cancellation_Policy"/>
      <w:bookmarkStart w:id="21" w:name="_Hlk123823471"/>
      <w:bookmarkEnd w:id="20"/>
      <w:r w:rsidRPr="00912EC7">
        <w:rPr>
          <w:rFonts w:ascii="Century Gothic" w:eastAsia="Century Gothic" w:hAnsi="Century Gothic" w:cs="Century Gothic"/>
          <w:sz w:val="20"/>
        </w:rPr>
        <w:t>Cancellation Policy</w:t>
      </w:r>
    </w:p>
    <w:p w14:paraId="492C22E4" w14:textId="77777777" w:rsidR="00F45412" w:rsidRPr="00912EC7" w:rsidRDefault="00F45412" w:rsidP="169500F6">
      <w:pPr>
        <w:pStyle w:val="BodyText1"/>
        <w:rPr>
          <w:rFonts w:ascii="Century Gothic" w:eastAsia="Century Gothic" w:hAnsi="Century Gothic" w:cs="Century Gothic"/>
          <w:color w:val="000000"/>
          <w:sz w:val="20"/>
        </w:rPr>
      </w:pPr>
    </w:p>
    <w:p w14:paraId="3D4351DB" w14:textId="77777777" w:rsidR="002E523E" w:rsidRPr="00B1635F" w:rsidRDefault="002E523E" w:rsidP="009A418A">
      <w:pPr>
        <w:pStyle w:val="Heading2"/>
        <w:numPr>
          <w:ilvl w:val="1"/>
          <w:numId w:val="148"/>
        </w:numPr>
        <w:rPr>
          <w:rFonts w:ascii="Century Gothic" w:eastAsia="Century Gothic" w:hAnsi="Century Gothic" w:cs="Century Gothic"/>
        </w:rPr>
      </w:pPr>
      <w:r w:rsidRPr="359F3121">
        <w:rPr>
          <w:rFonts w:ascii="Century Gothic" w:eastAsia="Century Gothic" w:hAnsi="Century Gothic" w:cs="Century Gothic"/>
        </w:rPr>
        <w:t xml:space="preserve">If a flight is cancelled at least six (6) hours prior to </w:t>
      </w:r>
      <w:r w:rsidR="00F70CEC" w:rsidRPr="359F3121">
        <w:rPr>
          <w:rFonts w:ascii="Century Gothic" w:eastAsia="Century Gothic" w:hAnsi="Century Gothic" w:cs="Century Gothic"/>
        </w:rPr>
        <w:t>s</w:t>
      </w:r>
      <w:r w:rsidRPr="359F3121">
        <w:rPr>
          <w:rFonts w:ascii="Century Gothic" w:eastAsia="Century Gothic" w:hAnsi="Century Gothic" w:cs="Century Gothic"/>
        </w:rPr>
        <w:t xml:space="preserve">cheduled </w:t>
      </w:r>
      <w:r w:rsidR="00F70CEC" w:rsidRPr="359F3121">
        <w:rPr>
          <w:rFonts w:ascii="Century Gothic" w:eastAsia="Century Gothic" w:hAnsi="Century Gothic" w:cs="Century Gothic"/>
        </w:rPr>
        <w:t>t</w:t>
      </w:r>
      <w:r w:rsidRPr="359F3121">
        <w:rPr>
          <w:rFonts w:ascii="Century Gothic" w:eastAsia="Century Gothic" w:hAnsi="Century Gothic" w:cs="Century Gothic"/>
        </w:rPr>
        <w:t xml:space="preserve">ime of </w:t>
      </w:r>
      <w:r w:rsidR="00F70CEC" w:rsidRPr="359F3121">
        <w:rPr>
          <w:rFonts w:ascii="Century Gothic" w:eastAsia="Century Gothic" w:hAnsi="Century Gothic" w:cs="Century Gothic"/>
        </w:rPr>
        <w:t>d</w:t>
      </w:r>
      <w:r w:rsidRPr="359F3121">
        <w:rPr>
          <w:rFonts w:ascii="Century Gothic" w:eastAsia="Century Gothic" w:hAnsi="Century Gothic" w:cs="Century Gothic"/>
        </w:rPr>
        <w:t>eparture (“STD”), there will be no charge to Virgin</w:t>
      </w:r>
      <w:r w:rsidR="00840650" w:rsidRPr="359F3121">
        <w:rPr>
          <w:rFonts w:ascii="Century Gothic" w:eastAsia="Century Gothic" w:hAnsi="Century Gothic" w:cs="Century Gothic"/>
        </w:rPr>
        <w:t>.</w:t>
      </w:r>
    </w:p>
    <w:p w14:paraId="5AA80DE8" w14:textId="77777777" w:rsidR="00840650" w:rsidRPr="00912EC7" w:rsidRDefault="00840650" w:rsidP="169500F6">
      <w:pPr>
        <w:pStyle w:val="Heading2"/>
        <w:numPr>
          <w:ilvl w:val="1"/>
          <w:numId w:val="0"/>
        </w:numPr>
        <w:tabs>
          <w:tab w:val="num" w:pos="1418"/>
        </w:tabs>
        <w:ind w:left="1418" w:hanging="851"/>
        <w:rPr>
          <w:rFonts w:ascii="Century Gothic" w:eastAsia="Century Gothic" w:hAnsi="Century Gothic" w:cs="Century Gothic"/>
        </w:rPr>
      </w:pPr>
    </w:p>
    <w:p w14:paraId="7C2A64D4" w14:textId="5E080F58" w:rsidR="00183AE3" w:rsidRDefault="002E523E"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If a flight is cancelled less than six (6) hours prior to the STD, Virg</w:t>
      </w:r>
      <w:r w:rsidR="00E06FD1" w:rsidRPr="00912EC7">
        <w:rPr>
          <w:rFonts w:ascii="Century Gothic" w:eastAsia="Century Gothic" w:hAnsi="Century Gothic" w:cs="Century Gothic"/>
        </w:rPr>
        <w:t>in shall only be charged for</w:t>
      </w:r>
      <w:r w:rsidRPr="00912EC7">
        <w:rPr>
          <w:rFonts w:ascii="Century Gothic" w:eastAsia="Century Gothic" w:hAnsi="Century Gothic" w:cs="Century Gothic"/>
        </w:rPr>
        <w:t xml:space="preserve"> </w:t>
      </w:r>
      <w:r w:rsidR="00211101" w:rsidRPr="00912EC7">
        <w:rPr>
          <w:rFonts w:ascii="Century Gothic" w:eastAsia="Century Gothic" w:hAnsi="Century Gothic" w:cs="Century Gothic"/>
        </w:rPr>
        <w:t xml:space="preserve">100% of </w:t>
      </w:r>
      <w:r w:rsidRPr="00912EC7">
        <w:rPr>
          <w:rFonts w:ascii="Century Gothic" w:eastAsia="Century Gothic" w:hAnsi="Century Gothic" w:cs="Century Gothic"/>
        </w:rPr>
        <w:t xml:space="preserve">perishable </w:t>
      </w:r>
      <w:r w:rsidR="00427DEA" w:rsidRPr="00912EC7">
        <w:rPr>
          <w:rFonts w:ascii="Century Gothic" w:eastAsia="Century Gothic" w:hAnsi="Century Gothic" w:cs="Century Gothic"/>
        </w:rPr>
        <w:t>F</w:t>
      </w:r>
      <w:r w:rsidRPr="00912EC7">
        <w:rPr>
          <w:rFonts w:ascii="Century Gothic" w:eastAsia="Century Gothic" w:hAnsi="Century Gothic" w:cs="Century Gothic"/>
        </w:rPr>
        <w:t>ood materials that cannot be s</w:t>
      </w:r>
      <w:r w:rsidR="00183AE3" w:rsidRPr="00912EC7">
        <w:rPr>
          <w:rFonts w:ascii="Century Gothic" w:eastAsia="Century Gothic" w:hAnsi="Century Gothic" w:cs="Century Gothic"/>
        </w:rPr>
        <w:t>uitably used on any other Virgin</w:t>
      </w:r>
      <w:r w:rsidR="00427DEA" w:rsidRPr="00912EC7">
        <w:rPr>
          <w:rFonts w:ascii="Century Gothic" w:eastAsia="Century Gothic" w:hAnsi="Century Gothic" w:cs="Century Gothic"/>
        </w:rPr>
        <w:t xml:space="preserve"> flight</w:t>
      </w:r>
      <w:r w:rsidR="00183AE3" w:rsidRPr="00912EC7">
        <w:rPr>
          <w:rFonts w:ascii="Century Gothic" w:eastAsia="Century Gothic" w:hAnsi="Century Gothic" w:cs="Century Gothic"/>
        </w:rPr>
        <w:t>.</w:t>
      </w:r>
    </w:p>
    <w:p w14:paraId="736D18F7" w14:textId="77777777" w:rsidR="006E29A6" w:rsidRPr="006E29A6" w:rsidRDefault="006E29A6" w:rsidP="006E29A6">
      <w:pPr>
        <w:pStyle w:val="BodyText2"/>
        <w:rPr>
          <w:rFonts w:eastAsia="Century Gothic"/>
        </w:rPr>
      </w:pPr>
    </w:p>
    <w:p w14:paraId="7CF33526" w14:textId="54225183" w:rsidR="006E29A6" w:rsidRPr="00945E08" w:rsidRDefault="006E29A6" w:rsidP="006E29A6">
      <w:pPr>
        <w:pStyle w:val="Heading2"/>
        <w:numPr>
          <w:ilvl w:val="0"/>
          <w:numId w:val="0"/>
        </w:numPr>
        <w:ind w:left="1430" w:hanging="720"/>
        <w:rPr>
          <w:rFonts w:ascii="Century Gothic" w:eastAsia="Century Gothic" w:hAnsi="Century Gothic" w:cs="Century Gothic"/>
        </w:rPr>
      </w:pPr>
      <w:r>
        <w:rPr>
          <w:rFonts w:ascii="Century Gothic" w:eastAsia="Century Gothic" w:hAnsi="Century Gothic" w:cs="Century Gothic"/>
        </w:rPr>
        <w:t>5.3</w:t>
      </w:r>
      <w:r>
        <w:rPr>
          <w:rFonts w:ascii="Century Gothic" w:eastAsia="Century Gothic" w:hAnsi="Century Gothic" w:cs="Century Gothic"/>
        </w:rPr>
        <w:tab/>
      </w:r>
      <w:r w:rsidRPr="0061472E">
        <w:rPr>
          <w:rFonts w:ascii="Century Gothic" w:eastAsia="Century Gothic" w:hAnsi="Century Gothic" w:cs="Century Gothic"/>
        </w:rPr>
        <w:t xml:space="preserve">For avoidance of doubt, Virgin shall not be liable for any charges under clause 5 for any flight cancellations </w:t>
      </w:r>
      <w:proofErr w:type="gramStart"/>
      <w:r w:rsidRPr="0061472E">
        <w:rPr>
          <w:rFonts w:ascii="Century Gothic" w:eastAsia="Century Gothic" w:hAnsi="Century Gothic" w:cs="Century Gothic"/>
        </w:rPr>
        <w:t>as a result of</w:t>
      </w:r>
      <w:proofErr w:type="gramEnd"/>
      <w:r w:rsidRPr="0061472E">
        <w:rPr>
          <w:rFonts w:ascii="Century Gothic" w:eastAsia="Century Gothic" w:hAnsi="Century Gothic" w:cs="Century Gothic"/>
        </w:rPr>
        <w:t xml:space="preserve"> a Force Majeure Event pursuant to clause 36.</w:t>
      </w:r>
    </w:p>
    <w:p w14:paraId="04DB8949" w14:textId="263EFE2B" w:rsidR="00183AE3" w:rsidRPr="0061472E" w:rsidRDefault="00183AE3" w:rsidP="006E29A6">
      <w:pPr>
        <w:pStyle w:val="Heading2"/>
        <w:numPr>
          <w:ilvl w:val="0"/>
          <w:numId w:val="0"/>
        </w:numPr>
        <w:ind w:left="1430" w:hanging="720"/>
        <w:rPr>
          <w:rFonts w:ascii="Century Gothic" w:eastAsia="Century Gothic" w:hAnsi="Century Gothic" w:cs="Century Gothic"/>
        </w:rPr>
      </w:pPr>
    </w:p>
    <w:p w14:paraId="3D06B7D9" w14:textId="16CEF70A" w:rsidR="006F278B" w:rsidRPr="00912EC7" w:rsidRDefault="7392C8B4" w:rsidP="169500F6">
      <w:pPr>
        <w:pStyle w:val="BodyText2"/>
        <w:ind w:left="1418" w:hanging="851"/>
        <w:rPr>
          <w:rFonts w:ascii="Century Gothic" w:eastAsia="Century Gothic" w:hAnsi="Century Gothic" w:cs="Century Gothic"/>
          <w:sz w:val="20"/>
        </w:rPr>
      </w:pPr>
      <w:r w:rsidRPr="0061472E">
        <w:rPr>
          <w:rFonts w:ascii="Century Gothic" w:eastAsia="Century Gothic" w:hAnsi="Century Gothic" w:cs="Century Gothic"/>
          <w:sz w:val="20"/>
        </w:rPr>
        <w:t>5.4</w:t>
      </w:r>
      <w:r w:rsidRPr="0061472E">
        <w:rPr>
          <w:rFonts w:ascii="Century Gothic" w:hAnsi="Century Gothic"/>
        </w:rPr>
        <w:tab/>
      </w:r>
      <w:r w:rsidRPr="0061472E">
        <w:rPr>
          <w:rFonts w:ascii="Century Gothic" w:hAnsi="Century Gothic"/>
        </w:rPr>
        <w:tab/>
      </w:r>
      <w:r w:rsidRPr="0061472E">
        <w:rPr>
          <w:rFonts w:ascii="Century Gothic" w:eastAsia="Century Gothic" w:hAnsi="Century Gothic" w:cs="Century Gothic"/>
          <w:sz w:val="20"/>
        </w:rPr>
        <w:t xml:space="preserve">For avoidance of doubt, </w:t>
      </w:r>
      <w:proofErr w:type="gramStart"/>
      <w:r w:rsidRPr="0061472E">
        <w:rPr>
          <w:rFonts w:ascii="Century Gothic" w:eastAsia="Century Gothic" w:hAnsi="Century Gothic" w:cs="Century Gothic"/>
          <w:sz w:val="20"/>
        </w:rPr>
        <w:t>clause</w:t>
      </w:r>
      <w:proofErr w:type="gramEnd"/>
      <w:r w:rsidRPr="0061472E">
        <w:rPr>
          <w:rFonts w:ascii="Century Gothic" w:eastAsia="Century Gothic" w:hAnsi="Century Gothic" w:cs="Century Gothic"/>
          <w:sz w:val="20"/>
        </w:rPr>
        <w:t xml:space="preserve"> 5.1, 5.2 and 5.3 only</w:t>
      </w:r>
      <w:r w:rsidRPr="00912EC7">
        <w:rPr>
          <w:rFonts w:ascii="Century Gothic" w:eastAsia="Century Gothic" w:hAnsi="Century Gothic" w:cs="Century Gothic"/>
          <w:sz w:val="20"/>
        </w:rPr>
        <w:t xml:space="preserve"> apply if a flight is cancelled, not if a meal order is decreased. Meal order decreases are covered under Schedule </w:t>
      </w:r>
      <w:r w:rsidR="4D2B87AA" w:rsidRPr="00912EC7">
        <w:rPr>
          <w:rFonts w:ascii="Century Gothic" w:eastAsia="Century Gothic" w:hAnsi="Century Gothic" w:cs="Century Gothic"/>
          <w:sz w:val="20"/>
        </w:rPr>
        <w:t>1</w:t>
      </w:r>
      <w:r w:rsidR="000E7A97">
        <w:rPr>
          <w:rFonts w:ascii="Century Gothic" w:eastAsia="Century Gothic" w:hAnsi="Century Gothic" w:cs="Century Gothic"/>
          <w:sz w:val="20"/>
        </w:rPr>
        <w:t>8</w:t>
      </w:r>
      <w:r w:rsidRPr="00912EC7">
        <w:rPr>
          <w:rFonts w:ascii="Century Gothic" w:eastAsia="Century Gothic" w:hAnsi="Century Gothic" w:cs="Century Gothic"/>
          <w:sz w:val="20"/>
        </w:rPr>
        <w:t xml:space="preserve"> Catering Operations.</w:t>
      </w:r>
    </w:p>
    <w:p w14:paraId="752E5C2E" w14:textId="77777777" w:rsidR="00F45412" w:rsidRDefault="00F45412" w:rsidP="169500F6">
      <w:pPr>
        <w:pStyle w:val="Heading1"/>
        <w:numPr>
          <w:ilvl w:val="0"/>
          <w:numId w:val="0"/>
        </w:numPr>
        <w:rPr>
          <w:rFonts w:ascii="Century Gothic" w:eastAsia="Century Gothic" w:hAnsi="Century Gothic" w:cs="Century Gothic"/>
          <w:color w:val="000000"/>
          <w:sz w:val="20"/>
        </w:rPr>
      </w:pPr>
    </w:p>
    <w:p w14:paraId="2CD7C837" w14:textId="77777777" w:rsidR="00EA2883" w:rsidRDefault="00EA2883" w:rsidP="00EA2883">
      <w:pPr>
        <w:pStyle w:val="BodyText1"/>
        <w:rPr>
          <w:rFonts w:eastAsia="Century Gothic"/>
        </w:rPr>
      </w:pPr>
    </w:p>
    <w:p w14:paraId="09C3E7BD" w14:textId="77777777" w:rsidR="00EA2883" w:rsidRPr="00EA2883" w:rsidRDefault="00EA2883" w:rsidP="00EA2883">
      <w:pPr>
        <w:pStyle w:val="BodyText1"/>
        <w:rPr>
          <w:rFonts w:eastAsia="Century Gothic"/>
        </w:rPr>
      </w:pPr>
    </w:p>
    <w:p w14:paraId="0E9351EC"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22" w:name="_Transition_of_Services"/>
      <w:bookmarkEnd w:id="22"/>
      <w:r w:rsidRPr="00912EC7">
        <w:rPr>
          <w:rFonts w:ascii="Century Gothic" w:eastAsia="Century Gothic" w:hAnsi="Century Gothic" w:cs="Century Gothic"/>
          <w:sz w:val="20"/>
        </w:rPr>
        <w:t>Transition of Services</w:t>
      </w:r>
    </w:p>
    <w:p w14:paraId="44BA930A" w14:textId="77777777" w:rsidR="00F45412" w:rsidRPr="00912EC7" w:rsidRDefault="00F45412" w:rsidP="169500F6">
      <w:pPr>
        <w:ind w:left="720"/>
        <w:rPr>
          <w:rFonts w:ascii="Century Gothic" w:eastAsia="Century Gothic" w:hAnsi="Century Gothic" w:cs="Century Gothic"/>
          <w:color w:val="000000"/>
          <w:sz w:val="20"/>
        </w:rPr>
      </w:pPr>
    </w:p>
    <w:p w14:paraId="44A7CB56" w14:textId="77777777" w:rsidR="00F45412" w:rsidRPr="00B1635F" w:rsidRDefault="00F45412" w:rsidP="009A418A">
      <w:pPr>
        <w:pStyle w:val="Heading2"/>
        <w:numPr>
          <w:ilvl w:val="1"/>
          <w:numId w:val="149"/>
        </w:numPr>
        <w:rPr>
          <w:rFonts w:ascii="Century Gothic" w:eastAsia="Century Gothic" w:hAnsi="Century Gothic" w:cs="Century Gothic"/>
        </w:rPr>
      </w:pPr>
      <w:r w:rsidRPr="00B1635F">
        <w:rPr>
          <w:rFonts w:ascii="Century Gothic" w:eastAsia="Century Gothic" w:hAnsi="Century Gothic" w:cs="Century Gothic"/>
        </w:rPr>
        <w:t>The Services shall be implemented in accordance with the Transition Plan set out in Schedule 6.</w:t>
      </w:r>
    </w:p>
    <w:p w14:paraId="743080E0" w14:textId="77777777" w:rsidR="00F45412" w:rsidRPr="00912EC7" w:rsidRDefault="00F45412" w:rsidP="169500F6">
      <w:pPr>
        <w:pStyle w:val="Heading1"/>
        <w:numPr>
          <w:ilvl w:val="0"/>
          <w:numId w:val="0"/>
        </w:numPr>
        <w:rPr>
          <w:rFonts w:ascii="Century Gothic" w:eastAsia="Century Gothic" w:hAnsi="Century Gothic" w:cs="Century Gothic"/>
          <w:b w:val="0"/>
          <w:color w:val="000000"/>
          <w:sz w:val="20"/>
        </w:rPr>
      </w:pPr>
    </w:p>
    <w:p w14:paraId="03CCFB07"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23" w:name="_Transferring_Existing_Agreements"/>
      <w:bookmarkEnd w:id="23"/>
      <w:r w:rsidRPr="00912EC7">
        <w:rPr>
          <w:rFonts w:ascii="Century Gothic" w:eastAsia="Century Gothic" w:hAnsi="Century Gothic" w:cs="Century Gothic"/>
          <w:sz w:val="20"/>
        </w:rPr>
        <w:t>Transferring Existing Agreements</w:t>
      </w:r>
    </w:p>
    <w:p w14:paraId="69C6F383" w14:textId="77777777" w:rsidR="00F45412" w:rsidRPr="00912EC7" w:rsidRDefault="00F45412" w:rsidP="169500F6">
      <w:pPr>
        <w:rPr>
          <w:rFonts w:ascii="Century Gothic" w:eastAsia="Century Gothic" w:hAnsi="Century Gothic" w:cs="Century Gothic"/>
          <w:color w:val="000000"/>
          <w:sz w:val="20"/>
        </w:rPr>
      </w:pPr>
    </w:p>
    <w:p w14:paraId="1078DCBB" w14:textId="77777777" w:rsidR="00F45412" w:rsidRPr="00B1635F" w:rsidRDefault="005E25E1" w:rsidP="009A418A">
      <w:pPr>
        <w:pStyle w:val="Heading2"/>
        <w:numPr>
          <w:ilvl w:val="1"/>
          <w:numId w:val="150"/>
        </w:numPr>
        <w:rPr>
          <w:rFonts w:ascii="Century Gothic" w:eastAsia="Century Gothic" w:hAnsi="Century Gothic" w:cs="Century Gothic"/>
        </w:rPr>
      </w:pPr>
      <w:r w:rsidRPr="00B1635F">
        <w:rPr>
          <w:rFonts w:ascii="Century Gothic" w:eastAsia="Century Gothic" w:hAnsi="Century Gothic" w:cs="Century Gothic"/>
        </w:rPr>
        <w:t>If applicable, e</w:t>
      </w:r>
      <w:r w:rsidR="00F45412" w:rsidRPr="00B1635F">
        <w:rPr>
          <w:rFonts w:ascii="Century Gothic" w:eastAsia="Century Gothic" w:hAnsi="Century Gothic" w:cs="Century Gothic"/>
        </w:rPr>
        <w:t>ach of the Transferring Existing Agreements shall, on the date specified in the Transition Plan (or date specified in a SOW) either be novated or assigned to Supplier, Virgin or other third party as determined by Virgin.</w:t>
      </w:r>
    </w:p>
    <w:p w14:paraId="07B8BA3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54CD9ADD" w14:textId="77777777" w:rsidR="00F45412" w:rsidRPr="00912EC7" w:rsidRDefault="005E25E1"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If applicable, the </w:t>
      </w:r>
      <w:r w:rsidR="00F45412" w:rsidRPr="00912EC7">
        <w:rPr>
          <w:rFonts w:ascii="Century Gothic" w:eastAsia="Century Gothic" w:hAnsi="Century Gothic" w:cs="Century Gothic"/>
        </w:rPr>
        <w:t xml:space="preserve">Supplier shall </w:t>
      </w:r>
      <w:proofErr w:type="gramStart"/>
      <w:r w:rsidR="00F45412" w:rsidRPr="00912EC7">
        <w:rPr>
          <w:rFonts w:ascii="Century Gothic" w:eastAsia="Century Gothic" w:hAnsi="Century Gothic" w:cs="Century Gothic"/>
        </w:rPr>
        <w:t>enter into</w:t>
      </w:r>
      <w:proofErr w:type="gramEnd"/>
      <w:r w:rsidR="00F45412" w:rsidRPr="00912EC7">
        <w:rPr>
          <w:rFonts w:ascii="Century Gothic" w:eastAsia="Century Gothic" w:hAnsi="Century Gothic" w:cs="Century Gothic"/>
        </w:rPr>
        <w:t xml:space="preserve"> a novation deed with each transferring contractor with an effective date (as defined in the relevant deed) equivalent to t</w:t>
      </w:r>
      <w:r w:rsidR="00511038" w:rsidRPr="00912EC7">
        <w:rPr>
          <w:rFonts w:ascii="Century Gothic" w:eastAsia="Century Gothic" w:hAnsi="Century Gothic" w:cs="Century Gothic"/>
        </w:rPr>
        <w:t>he relevant Service Start Date.</w:t>
      </w:r>
    </w:p>
    <w:p w14:paraId="6EBAEEEB"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46C970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Once a Transferring Existing Agreement is novated or assigned, Supplier shall carry out, perform and discharge:</w:t>
      </w:r>
    </w:p>
    <w:p w14:paraId="24EA7927" w14:textId="77777777" w:rsidR="00F45412" w:rsidRPr="00912EC7" w:rsidRDefault="00F45412" w:rsidP="169500F6">
      <w:pPr>
        <w:pStyle w:val="Heading3"/>
        <w:numPr>
          <w:ilvl w:val="2"/>
          <w:numId w:val="0"/>
        </w:numPr>
        <w:tabs>
          <w:tab w:val="left" w:pos="1440"/>
        </w:tabs>
        <w:rPr>
          <w:rFonts w:ascii="Century Gothic" w:eastAsia="Century Gothic" w:hAnsi="Century Gothic" w:cs="Century Gothic"/>
          <w:color w:val="000000"/>
        </w:rPr>
      </w:pPr>
    </w:p>
    <w:p w14:paraId="7F5FA23D" w14:textId="24DE5576" w:rsidR="00EA2883" w:rsidRPr="00F841A0" w:rsidRDefault="00F45412" w:rsidP="009A418A">
      <w:pPr>
        <w:pStyle w:val="Heading3"/>
        <w:numPr>
          <w:ilvl w:val="2"/>
          <w:numId w:val="151"/>
        </w:numPr>
        <w:tabs>
          <w:tab w:val="num" w:pos="1985"/>
        </w:tabs>
        <w:rPr>
          <w:rFonts w:ascii="Century Gothic" w:eastAsia="Century Gothic" w:hAnsi="Century Gothic" w:cs="Century Gothic"/>
        </w:rPr>
      </w:pPr>
      <w:r w:rsidRPr="00B1635F">
        <w:rPr>
          <w:rFonts w:ascii="Century Gothic" w:eastAsia="Century Gothic" w:hAnsi="Century Gothic" w:cs="Century Gothic"/>
        </w:rPr>
        <w:t xml:space="preserve">all the obligations and liabilities created by or arising under that Transferring Existing Agreement on or after the date of the novation or </w:t>
      </w:r>
      <w:proofErr w:type="gramStart"/>
      <w:r w:rsidRPr="00B1635F">
        <w:rPr>
          <w:rFonts w:ascii="Century Gothic" w:eastAsia="Century Gothic" w:hAnsi="Century Gothic" w:cs="Century Gothic"/>
        </w:rPr>
        <w:t>assignment;</w:t>
      </w:r>
      <w:proofErr w:type="gramEnd"/>
    </w:p>
    <w:p w14:paraId="063F8F0D" w14:textId="5E51B37D" w:rsidR="00F45412" w:rsidRPr="00EA2883" w:rsidRDefault="00F45412" w:rsidP="009A418A">
      <w:pPr>
        <w:pStyle w:val="Heading3"/>
        <w:numPr>
          <w:ilvl w:val="2"/>
          <w:numId w:val="151"/>
        </w:numPr>
        <w:tabs>
          <w:tab w:val="num" w:pos="1985"/>
        </w:tabs>
        <w:rPr>
          <w:rFonts w:ascii="Century Gothic" w:eastAsia="Century Gothic" w:hAnsi="Century Gothic" w:cs="Century Gothic"/>
        </w:rPr>
      </w:pPr>
      <w:r w:rsidRPr="00EA2883">
        <w:rPr>
          <w:rFonts w:ascii="Century Gothic" w:eastAsia="Century Gothic" w:hAnsi="Century Gothic" w:cs="Century Gothic"/>
        </w:rPr>
        <w:t>any of the obligations and liabilities created by or arising under that Transferring Existing Agreement on or before the date of the novation in so far as they relate to the period from (and including) the date of the novation on or after the date of the novation or assignment.</w:t>
      </w:r>
    </w:p>
    <w:p w14:paraId="4F5F9DFE" w14:textId="77777777" w:rsidR="005E25E1" w:rsidRPr="00912EC7" w:rsidRDefault="005E25E1" w:rsidP="169500F6">
      <w:pPr>
        <w:rPr>
          <w:rFonts w:ascii="Century Gothic" w:eastAsia="Century Gothic" w:hAnsi="Century Gothic" w:cs="Century Gothic"/>
          <w:sz w:val="20"/>
          <w:highlight w:val="yellow"/>
        </w:rPr>
      </w:pPr>
    </w:p>
    <w:p w14:paraId="223D02ED" w14:textId="0740B187" w:rsidR="00F45412" w:rsidRPr="00912EC7" w:rsidRDefault="005E25E1"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Any transferring Personnel shall be dealt with in accordance </w:t>
      </w:r>
      <w:r w:rsidRPr="006E7896">
        <w:rPr>
          <w:rFonts w:ascii="Century Gothic" w:eastAsia="Century Gothic" w:hAnsi="Century Gothic" w:cs="Century Gothic"/>
        </w:rPr>
        <w:t>with clause 2</w:t>
      </w:r>
      <w:r w:rsidR="006E7896" w:rsidRPr="006E7896">
        <w:rPr>
          <w:rFonts w:ascii="Century Gothic" w:eastAsia="Century Gothic" w:hAnsi="Century Gothic" w:cs="Century Gothic"/>
        </w:rPr>
        <w:t>6</w:t>
      </w:r>
      <w:r w:rsidRPr="006E7896">
        <w:rPr>
          <w:rFonts w:ascii="Century Gothic" w:eastAsia="Century Gothic" w:hAnsi="Century Gothic" w:cs="Century Gothic"/>
        </w:rPr>
        <w:t>.</w:t>
      </w:r>
      <w:bookmarkEnd w:id="21"/>
    </w:p>
    <w:p w14:paraId="19A5F5EC" w14:textId="77777777" w:rsidR="005E25E1" w:rsidRPr="00912EC7" w:rsidRDefault="005E25E1" w:rsidP="169500F6">
      <w:pPr>
        <w:pStyle w:val="BodyText2"/>
        <w:rPr>
          <w:rFonts w:ascii="Century Gothic" w:eastAsia="Century Gothic" w:hAnsi="Century Gothic" w:cs="Century Gothic"/>
          <w:sz w:val="20"/>
        </w:rPr>
      </w:pPr>
    </w:p>
    <w:p w14:paraId="0ED81E94"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24" w:name="_Access_to_Virgin’s"/>
      <w:bookmarkEnd w:id="24"/>
      <w:r w:rsidRPr="00912EC7">
        <w:rPr>
          <w:rFonts w:ascii="Century Gothic" w:eastAsia="Century Gothic" w:hAnsi="Century Gothic" w:cs="Century Gothic"/>
          <w:sz w:val="20"/>
        </w:rPr>
        <w:t>Access to Virgin’s Premises and Safety Requirements</w:t>
      </w:r>
    </w:p>
    <w:p w14:paraId="1419BDF4" w14:textId="77777777" w:rsidR="00F45412" w:rsidRPr="00912EC7" w:rsidRDefault="00F45412" w:rsidP="169500F6">
      <w:pPr>
        <w:ind w:left="720"/>
        <w:rPr>
          <w:rFonts w:ascii="Century Gothic" w:eastAsia="Century Gothic" w:hAnsi="Century Gothic" w:cs="Century Gothic"/>
          <w:color w:val="000000"/>
          <w:sz w:val="20"/>
        </w:rPr>
      </w:pPr>
    </w:p>
    <w:p w14:paraId="3A98F73B" w14:textId="77777777" w:rsidR="00F45412" w:rsidRPr="00B1635F" w:rsidRDefault="00F45412" w:rsidP="009A418A">
      <w:pPr>
        <w:pStyle w:val="Heading2"/>
        <w:numPr>
          <w:ilvl w:val="1"/>
          <w:numId w:val="152"/>
        </w:numPr>
        <w:rPr>
          <w:rFonts w:ascii="Century Gothic" w:eastAsia="Century Gothic" w:hAnsi="Century Gothic" w:cs="Century Gothic"/>
        </w:rPr>
      </w:pPr>
      <w:r w:rsidRPr="00B1635F">
        <w:rPr>
          <w:rFonts w:ascii="Century Gothic" w:eastAsia="Century Gothic" w:hAnsi="Century Gothic" w:cs="Century Gothic"/>
        </w:rPr>
        <w:t>Virgin shall provide Personnel with reasonab</w:t>
      </w:r>
      <w:r w:rsidR="00C54529" w:rsidRPr="00B1635F">
        <w:rPr>
          <w:rFonts w:ascii="Century Gothic" w:eastAsia="Century Gothic" w:hAnsi="Century Gothic" w:cs="Century Gothic"/>
        </w:rPr>
        <w:t>le access to such parts of its P</w:t>
      </w:r>
      <w:r w:rsidRPr="00B1635F">
        <w:rPr>
          <w:rFonts w:ascii="Century Gothic" w:eastAsia="Century Gothic" w:hAnsi="Century Gothic" w:cs="Century Gothic"/>
        </w:rPr>
        <w:t xml:space="preserve">remises as is necessary for Supplier to have access to </w:t>
      </w:r>
      <w:proofErr w:type="gramStart"/>
      <w:r w:rsidRPr="00B1635F">
        <w:rPr>
          <w:rFonts w:ascii="Century Gothic" w:eastAsia="Century Gothic" w:hAnsi="Century Gothic" w:cs="Century Gothic"/>
        </w:rPr>
        <w:t>in order to</w:t>
      </w:r>
      <w:proofErr w:type="gramEnd"/>
      <w:r w:rsidRPr="00B1635F">
        <w:rPr>
          <w:rFonts w:ascii="Century Gothic" w:eastAsia="Century Gothic" w:hAnsi="Century Gothic" w:cs="Century Gothic"/>
        </w:rPr>
        <w:t xml:space="preserve"> provide the Services (and implement any Transition Plan). Virgin shall issue any Virgin passes required for Personnel to ent</w:t>
      </w:r>
      <w:r w:rsidR="00C54529" w:rsidRPr="00B1635F">
        <w:rPr>
          <w:rFonts w:ascii="Century Gothic" w:eastAsia="Century Gothic" w:hAnsi="Century Gothic" w:cs="Century Gothic"/>
        </w:rPr>
        <w:t>er Virgin’s P</w:t>
      </w:r>
      <w:r w:rsidRPr="00B1635F">
        <w:rPr>
          <w:rFonts w:ascii="Century Gothic" w:eastAsia="Century Gothic" w:hAnsi="Century Gothic" w:cs="Century Gothic"/>
        </w:rPr>
        <w:t xml:space="preserve">remises.  </w:t>
      </w:r>
    </w:p>
    <w:p w14:paraId="1951781D"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6579B6A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In the event of the expiry or termination of this Agreement, Virgin shall on reasonable notice provide Supplier with such access as</w:t>
      </w:r>
      <w:r w:rsidR="00C54529" w:rsidRPr="00912EC7">
        <w:rPr>
          <w:rFonts w:ascii="Century Gothic" w:eastAsia="Century Gothic" w:hAnsi="Century Gothic" w:cs="Century Gothic"/>
        </w:rPr>
        <w:t xml:space="preserve"> it reasonably requires to its P</w:t>
      </w:r>
      <w:r w:rsidRPr="00912EC7">
        <w:rPr>
          <w:rFonts w:ascii="Century Gothic" w:eastAsia="Century Gothic" w:hAnsi="Century Gothic" w:cs="Century Gothic"/>
        </w:rPr>
        <w:t xml:space="preserve">remises to remove any equipment owned by or provided by Supplier.  </w:t>
      </w:r>
    </w:p>
    <w:p w14:paraId="09619890"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0268902"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be responsible for </w:t>
      </w:r>
      <w:proofErr w:type="gramStart"/>
      <w:r w:rsidRPr="00912EC7">
        <w:rPr>
          <w:rFonts w:ascii="Century Gothic" w:eastAsia="Century Gothic" w:hAnsi="Century Gothic" w:cs="Century Gothic"/>
        </w:rPr>
        <w:t>insuring</w:t>
      </w:r>
      <w:proofErr w:type="gramEnd"/>
      <w:r w:rsidRPr="00912EC7">
        <w:rPr>
          <w:rFonts w:ascii="Century Gothic" w:eastAsia="Century Gothic" w:hAnsi="Century Gothic" w:cs="Century Gothic"/>
        </w:rPr>
        <w:t xml:space="preserve"> all equipment owned by or provided by it (or its subcontractor) in providing the Services, even when kept (temporari</w:t>
      </w:r>
      <w:r w:rsidR="00C54529" w:rsidRPr="00912EC7">
        <w:rPr>
          <w:rFonts w:ascii="Century Gothic" w:eastAsia="Century Gothic" w:hAnsi="Century Gothic" w:cs="Century Gothic"/>
        </w:rPr>
        <w:t>ly or permanently) on Virgin’s P</w:t>
      </w:r>
      <w:r w:rsidRPr="00912EC7">
        <w:rPr>
          <w:rFonts w:ascii="Century Gothic" w:eastAsia="Century Gothic" w:hAnsi="Century Gothic" w:cs="Century Gothic"/>
        </w:rPr>
        <w:t>remises.</w:t>
      </w:r>
    </w:p>
    <w:p w14:paraId="6162CA25"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25F1E50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procure that all Personnel shall comply with all Virgin’s Policies in the provision of the Services</w:t>
      </w:r>
      <w:r w:rsidR="009A3E2C" w:rsidRPr="00912EC7">
        <w:rPr>
          <w:rFonts w:ascii="Century Gothic" w:eastAsia="Century Gothic" w:hAnsi="Century Gothic" w:cs="Century Gothic"/>
        </w:rPr>
        <w:t>, to the extent that these are not inconsistent with any applicable laws or regulations.</w:t>
      </w:r>
      <w:r w:rsidRPr="00912EC7">
        <w:rPr>
          <w:rFonts w:ascii="Century Gothic" w:eastAsia="Century Gothic" w:hAnsi="Century Gothic" w:cs="Century Gothic"/>
        </w:rPr>
        <w:t xml:space="preserve"> As a co</w:t>
      </w:r>
      <w:r w:rsidR="00C54529" w:rsidRPr="00912EC7">
        <w:rPr>
          <w:rFonts w:ascii="Century Gothic" w:eastAsia="Century Gothic" w:hAnsi="Century Gothic" w:cs="Century Gothic"/>
        </w:rPr>
        <w:t>ndition of entry onto Virgin’s P</w:t>
      </w:r>
      <w:r w:rsidRPr="00912EC7">
        <w:rPr>
          <w:rFonts w:ascii="Century Gothic" w:eastAsia="Century Gothic" w:hAnsi="Century Gothic" w:cs="Century Gothic"/>
        </w:rPr>
        <w:t>remises Supplier’s Personnel shall comply with Virgin’s Right of Search policy, set out in Schedule 2.</w:t>
      </w:r>
    </w:p>
    <w:p w14:paraId="4BEC21DF"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CDC4A2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ensure that all Personnel who are require</w:t>
      </w:r>
      <w:r w:rsidR="00C54529" w:rsidRPr="00912EC7">
        <w:rPr>
          <w:rFonts w:ascii="Century Gothic" w:eastAsia="Century Gothic" w:hAnsi="Century Gothic" w:cs="Century Gothic"/>
        </w:rPr>
        <w:t>d to enter or leave any Virgin P</w:t>
      </w:r>
      <w:r w:rsidRPr="00912EC7">
        <w:rPr>
          <w:rFonts w:ascii="Century Gothic" w:eastAsia="Century Gothic" w:hAnsi="Century Gothic" w:cs="Century Gothic"/>
        </w:rPr>
        <w:t xml:space="preserve">remises or aircraft operated by Virgin or by another member of the VAL Group and/or Supplier’s premises are aware that Virgin or persons authorised on Virgin's behalf may challenge persons who do not visibly display any proof of identity or who behave suspiciously and may stop and search any Personnel, their vehicles and any articles they may be carrying with them to ascertain whether they are carrying unauthorised items. </w:t>
      </w:r>
    </w:p>
    <w:p w14:paraId="6A162B82"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6F901CE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If Virgin reasonably believes that any member of Personnel is responsible for or otherwise involved in any breach of Virgin’s </w:t>
      </w:r>
      <w:r w:rsidR="00780800" w:rsidRPr="00912EC7">
        <w:rPr>
          <w:rFonts w:ascii="Century Gothic" w:eastAsia="Century Gothic" w:hAnsi="Century Gothic" w:cs="Century Gothic"/>
        </w:rPr>
        <w:t xml:space="preserve">Policies or </w:t>
      </w:r>
      <w:r w:rsidRPr="00912EC7">
        <w:rPr>
          <w:rFonts w:ascii="Century Gothic" w:eastAsia="Century Gothic" w:hAnsi="Century Gothic" w:cs="Century Gothic"/>
        </w:rPr>
        <w:t xml:space="preserve">procedures (including health </w:t>
      </w:r>
      <w:r w:rsidR="00C54529" w:rsidRPr="00912EC7">
        <w:rPr>
          <w:rFonts w:ascii="Century Gothic" w:eastAsia="Century Gothic" w:hAnsi="Century Gothic" w:cs="Century Gothic"/>
        </w:rPr>
        <w:t>and safety) whilst on Virgin’s P</w:t>
      </w:r>
      <w:r w:rsidRPr="00912EC7">
        <w:rPr>
          <w:rFonts w:ascii="Century Gothic" w:eastAsia="Century Gothic" w:hAnsi="Century Gothic" w:cs="Century Gothic"/>
        </w:rPr>
        <w:t>remises, or any health and safety law or regulation in the provision of the Services then, without prejudice to Virgin’s other rights and remedies, Supplier shall promptly remove such Personnel from the provision of the Services</w:t>
      </w:r>
      <w:r w:rsidR="00D3494E" w:rsidRPr="00912EC7">
        <w:rPr>
          <w:rFonts w:ascii="Century Gothic" w:eastAsia="Century Gothic" w:hAnsi="Century Gothic" w:cs="Century Gothic"/>
        </w:rPr>
        <w:t xml:space="preserve"> upon notification from Virgin</w:t>
      </w:r>
      <w:r w:rsidRPr="00912EC7">
        <w:rPr>
          <w:rFonts w:ascii="Century Gothic" w:eastAsia="Century Gothic" w:hAnsi="Century Gothic" w:cs="Century Gothic"/>
        </w:rPr>
        <w:t xml:space="preserve">. </w:t>
      </w:r>
    </w:p>
    <w:p w14:paraId="06B19B5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66A229B5" w14:textId="080C1AD5"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procure that all Personnel comply with any relevant security and safety policies published by Virgin and notified either to Personnel or in writin</w:t>
      </w:r>
      <w:r w:rsidR="14AD9B9B" w:rsidRPr="00912EC7">
        <w:rPr>
          <w:rFonts w:ascii="Century Gothic" w:eastAsia="Century Gothic" w:hAnsi="Century Gothic" w:cs="Century Gothic"/>
        </w:rPr>
        <w:t>g to Supplier from time to time, to the extent that these are not inconsistent with any applicable laws or regulations.</w:t>
      </w:r>
      <w:r w:rsidR="7A5151C7" w:rsidRPr="00912EC7">
        <w:rPr>
          <w:rFonts w:ascii="Century Gothic" w:eastAsia="Century Gothic" w:hAnsi="Century Gothic" w:cs="Century Gothic"/>
        </w:rPr>
        <w:t xml:space="preserve"> The Supplier shall ensure that the policies and procedures contained within the Virgin Atlantic Airport Operations Manual and Virgin Atlantic Inflight Services Procedures Manual are </w:t>
      </w:r>
      <w:proofErr w:type="gramStart"/>
      <w:r w:rsidR="7A5151C7" w:rsidRPr="00912EC7">
        <w:rPr>
          <w:rFonts w:ascii="Century Gothic" w:eastAsia="Century Gothic" w:hAnsi="Century Gothic" w:cs="Century Gothic"/>
        </w:rPr>
        <w:t>followed by all Personnel at all times</w:t>
      </w:r>
      <w:proofErr w:type="gramEnd"/>
      <w:r w:rsidR="7A5151C7" w:rsidRPr="00912EC7">
        <w:rPr>
          <w:rFonts w:ascii="Century Gothic" w:eastAsia="Century Gothic" w:hAnsi="Century Gothic" w:cs="Century Gothic"/>
        </w:rPr>
        <w:t xml:space="preserve"> whilst conducting activity on or within the footprint of a Virgin Atlantic aircraft.</w:t>
      </w:r>
    </w:p>
    <w:p w14:paraId="7626E64F"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4D5E5192"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Virgin shall be entitled to withdraw Virgin passes from Personnel at any time and shall have the right to remove such Personnel from any of Virgin’s Premises at any time where such removal is required in Virgin’s reasonable opinion.</w:t>
      </w:r>
    </w:p>
    <w:p w14:paraId="366C2508" w14:textId="77777777" w:rsidR="00056D57" w:rsidRPr="00912EC7" w:rsidRDefault="00056D57" w:rsidP="169500F6">
      <w:pPr>
        <w:pStyle w:val="BodyText2"/>
        <w:rPr>
          <w:rFonts w:ascii="Century Gothic" w:eastAsia="Century Gothic" w:hAnsi="Century Gothic" w:cs="Century Gothic"/>
          <w:sz w:val="20"/>
        </w:rPr>
      </w:pPr>
    </w:p>
    <w:p w14:paraId="6DD57952" w14:textId="77777777" w:rsidR="00F45412" w:rsidRPr="00912EC7" w:rsidRDefault="00F45412" w:rsidP="169500F6">
      <w:pPr>
        <w:pStyle w:val="Heading1"/>
        <w:tabs>
          <w:tab w:val="clear" w:pos="720"/>
          <w:tab w:val="num" w:pos="567"/>
        </w:tabs>
        <w:ind w:left="567" w:hanging="567"/>
        <w:rPr>
          <w:rFonts w:ascii="Century Gothic" w:eastAsia="Century Gothic" w:hAnsi="Century Gothic" w:cs="Century Gothic"/>
          <w:sz w:val="20"/>
        </w:rPr>
      </w:pPr>
      <w:bookmarkStart w:id="25" w:name="_Security"/>
      <w:bookmarkEnd w:id="25"/>
      <w:r w:rsidRPr="00912EC7">
        <w:rPr>
          <w:rFonts w:ascii="Century Gothic" w:eastAsia="Century Gothic" w:hAnsi="Century Gothic" w:cs="Century Gothic"/>
          <w:sz w:val="20"/>
        </w:rPr>
        <w:t>Security</w:t>
      </w:r>
    </w:p>
    <w:p w14:paraId="319C41B1" w14:textId="77777777" w:rsidR="00F45412" w:rsidRPr="00912EC7" w:rsidRDefault="00F45412" w:rsidP="169500F6">
      <w:pPr>
        <w:ind w:left="720"/>
        <w:rPr>
          <w:rFonts w:ascii="Century Gothic" w:eastAsia="Century Gothic" w:hAnsi="Century Gothic" w:cs="Century Gothic"/>
          <w:color w:val="000000"/>
          <w:sz w:val="20"/>
        </w:rPr>
      </w:pPr>
    </w:p>
    <w:p w14:paraId="5290E35D" w14:textId="77777777" w:rsidR="00F45412" w:rsidRPr="00B1635F" w:rsidRDefault="00F45412" w:rsidP="009A418A">
      <w:pPr>
        <w:pStyle w:val="Heading2"/>
        <w:numPr>
          <w:ilvl w:val="1"/>
          <w:numId w:val="153"/>
        </w:numPr>
        <w:rPr>
          <w:rFonts w:ascii="Century Gothic" w:eastAsia="Century Gothic" w:hAnsi="Century Gothic" w:cs="Century Gothic"/>
        </w:rPr>
      </w:pPr>
      <w:r w:rsidRPr="00B1635F">
        <w:rPr>
          <w:rFonts w:ascii="Century Gothic" w:eastAsia="Century Gothic" w:hAnsi="Century Gothic" w:cs="Century Gothic"/>
        </w:rPr>
        <w:t xml:space="preserve">Supplier shall be responsible for obtaining and maintaining (and Virgin shall provide reasonable assistance to Supplier in obtaining) any additional passes and/or security clearances in the name of Supplier (including airside passes) required from third parties for the purposes of providing the Services.  </w:t>
      </w:r>
    </w:p>
    <w:p w14:paraId="1B6F4C3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7CC97C1"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lastRenderedPageBreak/>
        <w:t>Supplier shall use all reasonable endeavours (including carrying out of all reasonable and proper security checks and the taking of references) to ensure that any Personnel meet the applicable security requirements (including, where relevant, airside security requirements) upon their first employment with or engagement by Supplier.</w:t>
      </w:r>
    </w:p>
    <w:p w14:paraId="1EE6878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CEB0E28"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Supplier shall use all reasonable endeavours in its recruitment process to ensure that no Personnel have been convicted of any offence involving drugs,</w:t>
      </w:r>
      <w:r w:rsidR="00550373" w:rsidRPr="00912EC7">
        <w:rPr>
          <w:rFonts w:ascii="Century Gothic" w:eastAsia="Century Gothic" w:hAnsi="Century Gothic" w:cs="Century Gothic"/>
        </w:rPr>
        <w:t xml:space="preserve"> terrorism,</w:t>
      </w:r>
      <w:r w:rsidRPr="00912EC7">
        <w:rPr>
          <w:rFonts w:ascii="Century Gothic" w:eastAsia="Century Gothic" w:hAnsi="Century Gothic" w:cs="Century Gothic"/>
        </w:rPr>
        <w:t xml:space="preserve"> violence, weapons, </w:t>
      </w:r>
      <w:proofErr w:type="gramStart"/>
      <w:r w:rsidRPr="00912EC7">
        <w:rPr>
          <w:rFonts w:ascii="Century Gothic" w:eastAsia="Century Gothic" w:hAnsi="Century Gothic" w:cs="Century Gothic"/>
        </w:rPr>
        <w:t>dishonesty</w:t>
      </w:r>
      <w:proofErr w:type="gramEnd"/>
      <w:r w:rsidRPr="00912EC7">
        <w:rPr>
          <w:rFonts w:ascii="Century Gothic" w:eastAsia="Century Gothic" w:hAnsi="Century Gothic" w:cs="Century Gothic"/>
        </w:rPr>
        <w:t xml:space="preserve"> or smuggling goods through customs.</w:t>
      </w:r>
    </w:p>
    <w:p w14:paraId="308AD785"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597ACBA0"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consult regularly with Virgin concerning the level of security checks to be carried out on new Personnel and make any reasonable and proper changes to its recruitment procedures recommended by Virgin </w:t>
      </w:r>
      <w:proofErr w:type="gramStart"/>
      <w:r w:rsidRPr="00912EC7">
        <w:rPr>
          <w:rFonts w:ascii="Century Gothic" w:eastAsia="Century Gothic" w:hAnsi="Century Gothic" w:cs="Century Gothic"/>
        </w:rPr>
        <w:t>as a result of</w:t>
      </w:r>
      <w:proofErr w:type="gramEnd"/>
      <w:r w:rsidRPr="00912EC7">
        <w:rPr>
          <w:rFonts w:ascii="Century Gothic" w:eastAsia="Century Gothic" w:hAnsi="Century Gothic" w:cs="Century Gothic"/>
        </w:rPr>
        <w:t xml:space="preserve"> such consultations.</w:t>
      </w:r>
    </w:p>
    <w:p w14:paraId="56E2AFCF"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5C054E11" w14:textId="6F0B5ABA" w:rsidR="007C47AD" w:rsidRPr="00912EC7" w:rsidRDefault="00F45412" w:rsidP="169500F6">
      <w:pPr>
        <w:pStyle w:val="Heading2"/>
        <w:ind w:left="1418" w:hanging="851"/>
        <w:rPr>
          <w:rFonts w:ascii="Century Gothic" w:eastAsia="Century Gothic" w:hAnsi="Century Gothic" w:cs="Century Gothic"/>
        </w:rPr>
      </w:pPr>
      <w:r w:rsidRPr="00912EC7">
        <w:rPr>
          <w:rFonts w:ascii="Century Gothic" w:eastAsia="Century Gothic" w:hAnsi="Century Gothic" w:cs="Century Gothic"/>
        </w:rPr>
        <w:t xml:space="preserve">Supplier shall take such security measures as are necessary to prevent any unauthorised access to Supplier’s premises or to any of the equipment or other materials used in the provision of the Services </w:t>
      </w:r>
      <w:proofErr w:type="gramStart"/>
      <w:r w:rsidRPr="00912EC7">
        <w:rPr>
          <w:rFonts w:ascii="Century Gothic" w:eastAsia="Century Gothic" w:hAnsi="Century Gothic" w:cs="Century Gothic"/>
        </w:rPr>
        <w:t>so as to</w:t>
      </w:r>
      <w:proofErr w:type="gramEnd"/>
      <w:r w:rsidRPr="00912EC7">
        <w:rPr>
          <w:rFonts w:ascii="Century Gothic" w:eastAsia="Century Gothic" w:hAnsi="Century Gothic" w:cs="Century Gothic"/>
        </w:rPr>
        <w:t xml:space="preserve"> prevent the concealment of weapons, explosives, drugs or any other unauthorised items in any consignment delivered to Virgin pursuant to this Agreement. </w:t>
      </w:r>
    </w:p>
    <w:p w14:paraId="25688BB7"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6C4B07E"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proofErr w:type="gramStart"/>
      <w:r w:rsidRPr="00912EC7">
        <w:rPr>
          <w:rFonts w:ascii="Century Gothic" w:eastAsia="Century Gothic" w:hAnsi="Century Gothic" w:cs="Century Gothic"/>
        </w:rPr>
        <w:t>In the event that</w:t>
      </w:r>
      <w:proofErr w:type="gramEnd"/>
      <w:r w:rsidRPr="00912EC7">
        <w:rPr>
          <w:rFonts w:ascii="Century Gothic" w:eastAsia="Century Gothic" w:hAnsi="Century Gothic" w:cs="Century Gothic"/>
        </w:rPr>
        <w:t xml:space="preserve"> any </w:t>
      </w:r>
      <w:r w:rsidR="00550373" w:rsidRPr="00912EC7">
        <w:rPr>
          <w:rFonts w:ascii="Century Gothic" w:eastAsia="Century Gothic" w:hAnsi="Century Gothic" w:cs="Century Gothic"/>
        </w:rPr>
        <w:t xml:space="preserve">member </w:t>
      </w:r>
      <w:r w:rsidRPr="00912EC7">
        <w:rPr>
          <w:rFonts w:ascii="Century Gothic" w:eastAsia="Century Gothic" w:hAnsi="Century Gothic" w:cs="Century Gothic"/>
        </w:rPr>
        <w:t>of Personnel:</w:t>
      </w:r>
    </w:p>
    <w:p w14:paraId="32B3906A" w14:textId="77777777" w:rsidR="00F45412" w:rsidRPr="00912EC7" w:rsidRDefault="00F45412" w:rsidP="169500F6">
      <w:pPr>
        <w:ind w:left="720"/>
        <w:rPr>
          <w:rFonts w:ascii="Century Gothic" w:eastAsia="Century Gothic" w:hAnsi="Century Gothic" w:cs="Century Gothic"/>
          <w:color w:val="000000"/>
          <w:sz w:val="20"/>
        </w:rPr>
      </w:pPr>
    </w:p>
    <w:p w14:paraId="1C93FE01" w14:textId="77777777" w:rsidR="00F841A0" w:rsidRDefault="00F45412" w:rsidP="009A418A">
      <w:pPr>
        <w:pStyle w:val="Heading3"/>
        <w:numPr>
          <w:ilvl w:val="2"/>
          <w:numId w:val="154"/>
        </w:numPr>
        <w:tabs>
          <w:tab w:val="num" w:pos="1985"/>
        </w:tabs>
        <w:rPr>
          <w:rFonts w:ascii="Century Gothic" w:eastAsia="Century Gothic" w:hAnsi="Century Gothic" w:cs="Century Gothic"/>
        </w:rPr>
      </w:pPr>
      <w:r w:rsidRPr="00B1635F">
        <w:rPr>
          <w:rFonts w:ascii="Century Gothic" w:eastAsia="Century Gothic" w:hAnsi="Century Gothic" w:cs="Century Gothic"/>
        </w:rPr>
        <w:t xml:space="preserve">is convicted of any offence involving drugs, terrorism, violence, </w:t>
      </w:r>
      <w:r w:rsidR="00550373" w:rsidRPr="00B1635F">
        <w:rPr>
          <w:rFonts w:ascii="Century Gothic" w:eastAsia="Century Gothic" w:hAnsi="Century Gothic" w:cs="Century Gothic"/>
        </w:rPr>
        <w:t xml:space="preserve">weapons, </w:t>
      </w:r>
      <w:proofErr w:type="gramStart"/>
      <w:r w:rsidRPr="00B1635F">
        <w:rPr>
          <w:rFonts w:ascii="Century Gothic" w:eastAsia="Century Gothic" w:hAnsi="Century Gothic" w:cs="Century Gothic"/>
        </w:rPr>
        <w:t>dishonesty</w:t>
      </w:r>
      <w:proofErr w:type="gramEnd"/>
      <w:r w:rsidRPr="00B1635F">
        <w:rPr>
          <w:rFonts w:ascii="Century Gothic" w:eastAsia="Century Gothic" w:hAnsi="Century Gothic" w:cs="Century Gothic"/>
        </w:rPr>
        <w:t xml:space="preserve"> or smuggling goods through customs; or</w:t>
      </w:r>
    </w:p>
    <w:p w14:paraId="7064486D" w14:textId="77777777" w:rsidR="00F841A0" w:rsidRDefault="00F45412" w:rsidP="009A418A">
      <w:pPr>
        <w:pStyle w:val="Heading3"/>
        <w:numPr>
          <w:ilvl w:val="2"/>
          <w:numId w:val="154"/>
        </w:numPr>
        <w:tabs>
          <w:tab w:val="num" w:pos="1985"/>
        </w:tabs>
        <w:rPr>
          <w:rFonts w:ascii="Century Gothic" w:eastAsia="Century Gothic" w:hAnsi="Century Gothic" w:cs="Century Gothic"/>
        </w:rPr>
      </w:pPr>
      <w:r w:rsidRPr="00F841A0">
        <w:rPr>
          <w:rFonts w:ascii="Century Gothic" w:eastAsia="Century Gothic" w:hAnsi="Century Gothic" w:cs="Century Gothic"/>
        </w:rPr>
        <w:t>is reasonably suspected by Virgin or Supplier of being involved in any such offence or in any form of dishonesty or in taking drugs; or</w:t>
      </w:r>
    </w:p>
    <w:p w14:paraId="1E27FB80" w14:textId="77777777" w:rsidR="00F841A0" w:rsidRDefault="00F45412" w:rsidP="009A418A">
      <w:pPr>
        <w:pStyle w:val="Heading3"/>
        <w:numPr>
          <w:ilvl w:val="2"/>
          <w:numId w:val="154"/>
        </w:numPr>
        <w:tabs>
          <w:tab w:val="num" w:pos="1985"/>
        </w:tabs>
        <w:rPr>
          <w:rFonts w:ascii="Century Gothic" w:eastAsia="Century Gothic" w:hAnsi="Century Gothic" w:cs="Century Gothic"/>
        </w:rPr>
      </w:pPr>
      <w:r w:rsidRPr="00F841A0">
        <w:rPr>
          <w:rFonts w:ascii="Century Gothic" w:eastAsia="Century Gothic" w:hAnsi="Century Gothic" w:cs="Century Gothic"/>
        </w:rPr>
        <w:t>is reasonably suspected by Virgin or Supplier to be a person who might enable or allow others to commit any such offence or any acts of dishonesty or taking drugs; or</w:t>
      </w:r>
    </w:p>
    <w:p w14:paraId="74708F82" w14:textId="77777777" w:rsidR="00F841A0" w:rsidRDefault="00F45412" w:rsidP="009A418A">
      <w:pPr>
        <w:pStyle w:val="Heading3"/>
        <w:numPr>
          <w:ilvl w:val="2"/>
          <w:numId w:val="154"/>
        </w:numPr>
        <w:tabs>
          <w:tab w:val="num" w:pos="1985"/>
        </w:tabs>
        <w:rPr>
          <w:rFonts w:ascii="Century Gothic" w:eastAsia="Century Gothic" w:hAnsi="Century Gothic" w:cs="Century Gothic"/>
        </w:rPr>
      </w:pPr>
      <w:r w:rsidRPr="00F841A0">
        <w:rPr>
          <w:rFonts w:ascii="Century Gothic" w:eastAsia="Century Gothic" w:hAnsi="Century Gothic" w:cs="Century Gothic"/>
        </w:rPr>
        <w:t>causes, or Virgin or Supplier reasonably believes might cause, loss or damage to Virgin or to its reputation; or</w:t>
      </w:r>
    </w:p>
    <w:p w14:paraId="0110092F" w14:textId="77777777" w:rsidR="00F841A0" w:rsidRDefault="00F45412" w:rsidP="009A418A">
      <w:pPr>
        <w:pStyle w:val="Heading3"/>
        <w:numPr>
          <w:ilvl w:val="2"/>
          <w:numId w:val="154"/>
        </w:numPr>
        <w:tabs>
          <w:tab w:val="num" w:pos="1985"/>
        </w:tabs>
        <w:rPr>
          <w:rFonts w:ascii="Century Gothic" w:eastAsia="Century Gothic" w:hAnsi="Century Gothic" w:cs="Century Gothic"/>
        </w:rPr>
      </w:pPr>
      <w:r w:rsidRPr="00F841A0">
        <w:rPr>
          <w:rFonts w:ascii="Century Gothic" w:eastAsia="Century Gothic" w:hAnsi="Century Gothic" w:cs="Century Gothic"/>
        </w:rPr>
        <w:t xml:space="preserve">unreasonably refuses to submit to a Virgin security search when on Virgin’s </w:t>
      </w:r>
      <w:r w:rsidR="00C54529" w:rsidRPr="00F841A0">
        <w:rPr>
          <w:rFonts w:ascii="Century Gothic" w:eastAsia="Century Gothic" w:hAnsi="Century Gothic" w:cs="Century Gothic"/>
        </w:rPr>
        <w:t>Premises</w:t>
      </w:r>
      <w:r w:rsidRPr="00F841A0">
        <w:rPr>
          <w:rFonts w:ascii="Century Gothic" w:eastAsia="Century Gothic" w:hAnsi="Century Gothic" w:cs="Century Gothic"/>
        </w:rPr>
        <w:t>; or</w:t>
      </w:r>
    </w:p>
    <w:p w14:paraId="217269E0" w14:textId="1C0B8593" w:rsidR="00F45412" w:rsidRPr="00F841A0" w:rsidRDefault="00F45412" w:rsidP="009A418A">
      <w:pPr>
        <w:pStyle w:val="Heading3"/>
        <w:numPr>
          <w:ilvl w:val="2"/>
          <w:numId w:val="154"/>
        </w:numPr>
        <w:tabs>
          <w:tab w:val="num" w:pos="1985"/>
        </w:tabs>
        <w:rPr>
          <w:rFonts w:ascii="Century Gothic" w:eastAsia="Century Gothic" w:hAnsi="Century Gothic" w:cs="Century Gothic"/>
        </w:rPr>
      </w:pPr>
      <w:r w:rsidRPr="00F841A0">
        <w:rPr>
          <w:rFonts w:ascii="Century Gothic" w:eastAsia="Century Gothic" w:hAnsi="Century Gothic" w:cs="Century Gothic"/>
        </w:rPr>
        <w:t xml:space="preserve">breaches Virgin's security procedures or security </w:t>
      </w:r>
      <w:proofErr w:type="gramStart"/>
      <w:r w:rsidRPr="00F841A0">
        <w:rPr>
          <w:rFonts w:ascii="Century Gothic" w:eastAsia="Century Gothic" w:hAnsi="Century Gothic" w:cs="Century Gothic"/>
        </w:rPr>
        <w:t>regulations</w:t>
      </w:r>
      <w:r w:rsidR="00337829" w:rsidRPr="00F841A0">
        <w:rPr>
          <w:rFonts w:ascii="Century Gothic" w:eastAsia="Century Gothic" w:hAnsi="Century Gothic" w:cs="Century Gothic"/>
        </w:rPr>
        <w:t>;</w:t>
      </w:r>
      <w:proofErr w:type="gramEnd"/>
    </w:p>
    <w:p w14:paraId="3D54831A" w14:textId="77777777" w:rsidR="00F45412" w:rsidRPr="00912EC7" w:rsidRDefault="00F45412" w:rsidP="169500F6">
      <w:pPr>
        <w:pStyle w:val="Heading3"/>
        <w:numPr>
          <w:ilvl w:val="2"/>
          <w:numId w:val="0"/>
        </w:numPr>
        <w:tabs>
          <w:tab w:val="left" w:pos="1440"/>
        </w:tabs>
        <w:rPr>
          <w:rFonts w:ascii="Century Gothic" w:eastAsia="Century Gothic" w:hAnsi="Century Gothic" w:cs="Century Gothic"/>
          <w:color w:val="000000"/>
        </w:rPr>
      </w:pPr>
    </w:p>
    <w:p w14:paraId="6E365648" w14:textId="77777777" w:rsidR="00337829" w:rsidRPr="00912EC7" w:rsidRDefault="00F45412" w:rsidP="00B018CE">
      <w:pPr>
        <w:pStyle w:val="Heading2"/>
        <w:numPr>
          <w:ilvl w:val="1"/>
          <w:numId w:val="0"/>
        </w:numPr>
        <w:ind w:left="720" w:firstLine="10"/>
        <w:rPr>
          <w:rFonts w:ascii="Century Gothic" w:eastAsia="Century Gothic" w:hAnsi="Century Gothic" w:cs="Century Gothic"/>
        </w:rPr>
      </w:pPr>
      <w:r w:rsidRPr="00912EC7">
        <w:rPr>
          <w:rFonts w:ascii="Century Gothic" w:eastAsia="Century Gothic" w:hAnsi="Century Gothic" w:cs="Century Gothic"/>
        </w:rPr>
        <w:t>the party which first becomes aware of the relevant event or circumstance shall promptly notify the other.  Virgin may direct that Supplier immediately remove</w:t>
      </w:r>
      <w:r w:rsidR="00550373" w:rsidRPr="00912EC7">
        <w:rPr>
          <w:rFonts w:ascii="Century Gothic" w:eastAsia="Century Gothic" w:hAnsi="Century Gothic" w:cs="Century Gothic"/>
        </w:rPr>
        <w:t>s</w:t>
      </w:r>
      <w:r w:rsidRPr="00912EC7">
        <w:rPr>
          <w:rFonts w:ascii="Century Gothic" w:eastAsia="Century Gothic" w:hAnsi="Century Gothic" w:cs="Century Gothic"/>
        </w:rPr>
        <w:t xml:space="preserve"> such Personnel from the provision of the Services.</w:t>
      </w:r>
    </w:p>
    <w:p w14:paraId="35990031" w14:textId="23763D83" w:rsidR="00F45412" w:rsidRPr="00912EC7" w:rsidRDefault="00F45412" w:rsidP="169500F6">
      <w:pPr>
        <w:pStyle w:val="Heading2"/>
        <w:numPr>
          <w:ilvl w:val="1"/>
          <w:numId w:val="0"/>
        </w:numPr>
        <w:ind w:left="1430"/>
        <w:rPr>
          <w:rFonts w:eastAsia="Century Gothic"/>
        </w:rPr>
      </w:pPr>
    </w:p>
    <w:p w14:paraId="49A93157" w14:textId="18DCDD1E" w:rsidR="00F45412" w:rsidRPr="00912EC7" w:rsidRDefault="00F45412" w:rsidP="0C33B580">
      <w:pPr>
        <w:pStyle w:val="Heading1"/>
        <w:tabs>
          <w:tab w:val="clear" w:pos="720"/>
          <w:tab w:val="num" w:pos="567"/>
        </w:tabs>
        <w:rPr>
          <w:rFonts w:ascii="Century Gothic" w:eastAsia="Century Gothic" w:hAnsi="Century Gothic" w:cs="Century Gothic"/>
          <w:sz w:val="20"/>
        </w:rPr>
      </w:pPr>
      <w:bookmarkStart w:id="26" w:name="_Systems_Security"/>
      <w:bookmarkEnd w:id="26"/>
      <w:r w:rsidRPr="31007322">
        <w:rPr>
          <w:rFonts w:ascii="Century Gothic" w:eastAsia="Century Gothic" w:hAnsi="Century Gothic" w:cs="Century Gothic"/>
          <w:sz w:val="20"/>
        </w:rPr>
        <w:t>Systems Security</w:t>
      </w:r>
    </w:p>
    <w:p w14:paraId="7AD6B2C4" w14:textId="77777777" w:rsidR="00F45412" w:rsidRPr="00912EC7" w:rsidRDefault="00F45412" w:rsidP="0C33B580">
      <w:pPr>
        <w:pStyle w:val="Heading1"/>
        <w:numPr>
          <w:ilvl w:val="0"/>
          <w:numId w:val="0"/>
        </w:numPr>
        <w:rPr>
          <w:rFonts w:ascii="Century Gothic" w:eastAsia="Century Gothic" w:hAnsi="Century Gothic" w:cs="Century Gothic"/>
          <w:b w:val="0"/>
          <w:color w:val="000000"/>
          <w:sz w:val="20"/>
        </w:rPr>
      </w:pPr>
      <w:r w:rsidRPr="00912EC7">
        <w:rPr>
          <w:rFonts w:ascii="Century Gothic" w:hAnsi="Century Gothic"/>
          <w:b w:val="0"/>
          <w:color w:val="000000"/>
          <w:sz w:val="20"/>
        </w:rPr>
        <w:tab/>
      </w:r>
    </w:p>
    <w:p w14:paraId="599D2A1D" w14:textId="75E7D307" w:rsidR="00F45412" w:rsidRPr="00912EC7" w:rsidRDefault="51A5B1B3" w:rsidP="009A418A">
      <w:pPr>
        <w:pStyle w:val="Heading2"/>
        <w:numPr>
          <w:ilvl w:val="1"/>
          <w:numId w:val="155"/>
        </w:numPr>
        <w:rPr>
          <w:rFonts w:ascii="Century Gothic" w:eastAsia="Calibri" w:hAnsi="Century Gothic" w:cs="Arial"/>
        </w:rPr>
      </w:pPr>
      <w:r w:rsidRPr="31007322">
        <w:rPr>
          <w:rFonts w:ascii="Century Gothic" w:eastAsia="Century Gothic" w:hAnsi="Century Gothic" w:cs="Century Gothic"/>
        </w:rPr>
        <w:t xml:space="preserve">Supplier must comply with </w:t>
      </w:r>
      <w:r w:rsidR="65E35921" w:rsidRPr="31007322">
        <w:rPr>
          <w:rFonts w:ascii="Century Gothic" w:eastAsia="Century Gothic" w:hAnsi="Century Gothic" w:cs="Century Gothic"/>
        </w:rPr>
        <w:t>all</w:t>
      </w:r>
      <w:r w:rsidRPr="31007322">
        <w:rPr>
          <w:rFonts w:ascii="Century Gothic" w:eastAsia="Century Gothic" w:hAnsi="Century Gothic" w:cs="Century Gothic"/>
        </w:rPr>
        <w:t xml:space="preserve"> System Security requirements outlined in Schedule </w:t>
      </w:r>
      <w:r w:rsidR="00790317">
        <w:rPr>
          <w:rFonts w:ascii="Century Gothic" w:eastAsia="Century Gothic" w:hAnsi="Century Gothic" w:cs="Century Gothic"/>
        </w:rPr>
        <w:t>1</w:t>
      </w:r>
      <w:r w:rsidR="00314A64">
        <w:rPr>
          <w:rFonts w:ascii="Century Gothic" w:eastAsia="Century Gothic" w:hAnsi="Century Gothic" w:cs="Century Gothic"/>
        </w:rPr>
        <w:t>3</w:t>
      </w:r>
      <w:r w:rsidR="098EA366" w:rsidRPr="31007322">
        <w:rPr>
          <w:rFonts w:ascii="Century Gothic" w:eastAsia="Century Gothic" w:hAnsi="Century Gothic" w:cs="Century Gothic"/>
        </w:rPr>
        <w:t xml:space="preserve"> </w:t>
      </w:r>
      <w:r w:rsidR="098EA366" w:rsidRPr="31007322">
        <w:rPr>
          <w:rFonts w:ascii="Century Gothic" w:eastAsia="Calibri" w:hAnsi="Century Gothic" w:cs="Arial"/>
        </w:rPr>
        <w:t>Appendix 2 to the Standard Contractual Clauses.</w:t>
      </w:r>
    </w:p>
    <w:p w14:paraId="3E8BE755" w14:textId="41D40AB2" w:rsidR="00F45412" w:rsidRPr="00912EC7" w:rsidRDefault="00F45412" w:rsidP="31007322">
      <w:pPr>
        <w:pStyle w:val="Heading2"/>
        <w:numPr>
          <w:ilvl w:val="1"/>
          <w:numId w:val="0"/>
        </w:numPr>
        <w:tabs>
          <w:tab w:val="num" w:pos="1418"/>
        </w:tabs>
        <w:rPr>
          <w:rFonts w:ascii="Century Gothic" w:eastAsia="Century Gothic" w:hAnsi="Century Gothic" w:cs="Century Gothic"/>
        </w:rPr>
      </w:pPr>
    </w:p>
    <w:p w14:paraId="41C09057" w14:textId="7CC78312" w:rsidR="00F45412" w:rsidRPr="00912EC7" w:rsidRDefault="00F45412" w:rsidP="31007322">
      <w:pPr>
        <w:pStyle w:val="Heading3"/>
        <w:tabs>
          <w:tab w:val="num" w:pos="1985"/>
        </w:tabs>
        <w:ind w:left="1985" w:hanging="567"/>
        <w:rPr>
          <w:rFonts w:ascii="Century Gothic" w:eastAsia="Century Gothic" w:hAnsi="Century Gothic" w:cs="Century Gothic"/>
          <w:highlight w:val="yellow"/>
        </w:rPr>
      </w:pPr>
    </w:p>
    <w:p w14:paraId="136E36E5"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27" w:name="_Technology_Improvements"/>
      <w:bookmarkStart w:id="28" w:name="_Hlk123823730"/>
      <w:bookmarkEnd w:id="27"/>
      <w:r w:rsidRPr="00912EC7">
        <w:rPr>
          <w:rFonts w:ascii="Century Gothic" w:eastAsia="Century Gothic" w:hAnsi="Century Gothic" w:cs="Century Gothic"/>
          <w:sz w:val="20"/>
        </w:rPr>
        <w:t>Technology Improvements</w:t>
      </w:r>
    </w:p>
    <w:p w14:paraId="063CA824" w14:textId="77777777" w:rsidR="00F45412" w:rsidRPr="00912EC7" w:rsidRDefault="00F45412" w:rsidP="169500F6">
      <w:pPr>
        <w:ind w:left="720"/>
        <w:rPr>
          <w:rFonts w:ascii="Century Gothic" w:eastAsia="Century Gothic" w:hAnsi="Century Gothic" w:cs="Century Gothic"/>
          <w:color w:val="000000"/>
          <w:sz w:val="20"/>
        </w:rPr>
      </w:pPr>
    </w:p>
    <w:p w14:paraId="600B225A" w14:textId="77777777" w:rsidR="00F45412" w:rsidRPr="00B1635F" w:rsidRDefault="00F45412" w:rsidP="009A418A">
      <w:pPr>
        <w:pStyle w:val="Heading2"/>
        <w:numPr>
          <w:ilvl w:val="1"/>
          <w:numId w:val="156"/>
        </w:numPr>
        <w:rPr>
          <w:rFonts w:ascii="Century Gothic" w:eastAsia="Century Gothic" w:hAnsi="Century Gothic" w:cs="Century Gothic"/>
        </w:rPr>
      </w:pPr>
      <w:r w:rsidRPr="00B1635F">
        <w:rPr>
          <w:rFonts w:ascii="Century Gothic" w:eastAsia="Century Gothic" w:hAnsi="Century Gothic" w:cs="Century Gothic"/>
        </w:rPr>
        <w:t>The parties recognise that it is in the interests of both parties to take advantage of potential improvements in any relevant technology which will improve the quality and efficiency of the Services or reduce the cost of providing the Services.  To this end:</w:t>
      </w:r>
    </w:p>
    <w:p w14:paraId="2631B628" w14:textId="77777777" w:rsidR="00F45412" w:rsidRPr="00912EC7" w:rsidRDefault="00F45412" w:rsidP="169500F6">
      <w:pPr>
        <w:pStyle w:val="Heading2"/>
        <w:numPr>
          <w:ilvl w:val="1"/>
          <w:numId w:val="0"/>
        </w:numPr>
        <w:ind w:left="1430"/>
        <w:rPr>
          <w:rFonts w:ascii="Century Gothic" w:eastAsia="Century Gothic" w:hAnsi="Century Gothic" w:cs="Century Gothic"/>
        </w:rPr>
      </w:pPr>
    </w:p>
    <w:p w14:paraId="085E5810" w14:textId="77777777" w:rsidR="00B018CE" w:rsidRDefault="00F45412" w:rsidP="009A418A">
      <w:pPr>
        <w:pStyle w:val="Heading3"/>
        <w:numPr>
          <w:ilvl w:val="0"/>
          <w:numId w:val="212"/>
        </w:numPr>
        <w:rPr>
          <w:rFonts w:ascii="Century Gothic" w:eastAsia="Century Gothic" w:hAnsi="Century Gothic" w:cs="Century Gothic"/>
        </w:rPr>
      </w:pPr>
      <w:r w:rsidRPr="00B018CE">
        <w:rPr>
          <w:rFonts w:ascii="Century Gothic" w:eastAsia="Century Gothic" w:hAnsi="Century Gothic" w:cs="Century Gothic"/>
        </w:rPr>
        <w:t>Supplier shall use reasonable endeavours to develop and/or implement new technologies and systems during the Term that improve the quality and efficiency of the Services or reduce the cos</w:t>
      </w:r>
      <w:r w:rsidR="00337829" w:rsidRPr="00B018CE">
        <w:rPr>
          <w:rFonts w:ascii="Century Gothic" w:eastAsia="Century Gothic" w:hAnsi="Century Gothic" w:cs="Century Gothic"/>
        </w:rPr>
        <w:t xml:space="preserve">t of providing the </w:t>
      </w:r>
      <w:proofErr w:type="gramStart"/>
      <w:r w:rsidR="00337829" w:rsidRPr="00B018CE">
        <w:rPr>
          <w:rFonts w:ascii="Century Gothic" w:eastAsia="Century Gothic" w:hAnsi="Century Gothic" w:cs="Century Gothic"/>
        </w:rPr>
        <w:t>Services;</w:t>
      </w:r>
      <w:proofErr w:type="gramEnd"/>
      <w:r w:rsidR="00337829" w:rsidRPr="00B018CE">
        <w:rPr>
          <w:rFonts w:ascii="Century Gothic" w:eastAsia="Century Gothic" w:hAnsi="Century Gothic" w:cs="Century Gothic"/>
        </w:rPr>
        <w:t xml:space="preserve"> </w:t>
      </w:r>
    </w:p>
    <w:p w14:paraId="67139D53" w14:textId="77777777" w:rsidR="00B018CE" w:rsidRDefault="00F45412" w:rsidP="009A418A">
      <w:pPr>
        <w:pStyle w:val="Heading3"/>
        <w:numPr>
          <w:ilvl w:val="0"/>
          <w:numId w:val="212"/>
        </w:numPr>
        <w:rPr>
          <w:rFonts w:ascii="Century Gothic" w:eastAsia="Century Gothic" w:hAnsi="Century Gothic" w:cs="Century Gothic"/>
        </w:rPr>
      </w:pPr>
      <w:r w:rsidRPr="00B018CE">
        <w:rPr>
          <w:rFonts w:ascii="Century Gothic" w:eastAsia="Century Gothic" w:hAnsi="Century Gothic" w:cs="Century Gothic"/>
        </w:rPr>
        <w:t xml:space="preserve">Supplier shall continually review developments to the provision of the Services and shall continually recommend to Virgin any changes to Virgin’s </w:t>
      </w:r>
      <w:r w:rsidRPr="00B018CE">
        <w:rPr>
          <w:rFonts w:ascii="Century Gothic" w:eastAsia="Century Gothic" w:hAnsi="Century Gothic" w:cs="Century Gothic"/>
        </w:rPr>
        <w:lastRenderedPageBreak/>
        <w:t>systems that it considers would improve the effici</w:t>
      </w:r>
      <w:r w:rsidR="00337829" w:rsidRPr="00B018CE">
        <w:rPr>
          <w:rFonts w:ascii="Century Gothic" w:eastAsia="Century Gothic" w:hAnsi="Century Gothic" w:cs="Century Gothic"/>
        </w:rPr>
        <w:t>ency or quality of the Services; and</w:t>
      </w:r>
    </w:p>
    <w:p w14:paraId="331499D2" w14:textId="522EC39F" w:rsidR="00F45412" w:rsidRPr="00B018CE" w:rsidRDefault="00F45412" w:rsidP="009A418A">
      <w:pPr>
        <w:pStyle w:val="Heading3"/>
        <w:numPr>
          <w:ilvl w:val="0"/>
          <w:numId w:val="212"/>
        </w:numPr>
        <w:rPr>
          <w:rFonts w:ascii="Century Gothic" w:eastAsia="Century Gothic" w:hAnsi="Century Gothic" w:cs="Century Gothic"/>
        </w:rPr>
      </w:pPr>
      <w:r w:rsidRPr="359F3121">
        <w:rPr>
          <w:rFonts w:ascii="Century Gothic" w:eastAsia="Century Gothic" w:hAnsi="Century Gothic" w:cs="Century Gothic"/>
        </w:rPr>
        <w:t>Supplier shall endeavour to ensure that any new computer systems it develops and/or implements that relate to the supply of the Services comply with Virgin's system architecture requirements at the relevant time or develop appropriate interfaces which may include manual interfaces between such new computer systems and the Virgin systems.</w:t>
      </w:r>
    </w:p>
    <w:p w14:paraId="385DE149" w14:textId="77777777" w:rsidR="00F45412" w:rsidRPr="00912EC7" w:rsidRDefault="00F45412" w:rsidP="169500F6">
      <w:pPr>
        <w:ind w:left="720"/>
        <w:rPr>
          <w:rFonts w:ascii="Century Gothic" w:eastAsia="Century Gothic" w:hAnsi="Century Gothic" w:cs="Century Gothic"/>
          <w:color w:val="000000"/>
          <w:sz w:val="20"/>
        </w:rPr>
      </w:pPr>
    </w:p>
    <w:p w14:paraId="049878C0"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29" w:name="_Managed_Supplier_(MS)"/>
      <w:bookmarkEnd w:id="29"/>
      <w:r w:rsidRPr="00912EC7">
        <w:rPr>
          <w:rFonts w:ascii="Century Gothic" w:eastAsia="Century Gothic" w:hAnsi="Century Gothic" w:cs="Century Gothic"/>
          <w:sz w:val="20"/>
        </w:rPr>
        <w:t xml:space="preserve">Managed Supplier </w:t>
      </w:r>
      <w:r w:rsidR="00CF30B0" w:rsidRPr="00912EC7">
        <w:rPr>
          <w:rFonts w:ascii="Century Gothic" w:eastAsia="Century Gothic" w:hAnsi="Century Gothic" w:cs="Century Gothic"/>
          <w:sz w:val="20"/>
        </w:rPr>
        <w:t xml:space="preserve">(MS) </w:t>
      </w:r>
      <w:r w:rsidRPr="00912EC7">
        <w:rPr>
          <w:rFonts w:ascii="Century Gothic" w:eastAsia="Century Gothic" w:hAnsi="Century Gothic" w:cs="Century Gothic"/>
          <w:sz w:val="20"/>
        </w:rPr>
        <w:t>Services</w:t>
      </w:r>
    </w:p>
    <w:p w14:paraId="685D1F4F" w14:textId="77777777" w:rsidR="00F45412" w:rsidRPr="00912EC7" w:rsidRDefault="00F45412" w:rsidP="169500F6">
      <w:pPr>
        <w:ind w:left="720"/>
        <w:rPr>
          <w:rFonts w:ascii="Century Gothic" w:eastAsia="Century Gothic" w:hAnsi="Century Gothic" w:cs="Century Gothic"/>
          <w:color w:val="000000"/>
          <w:sz w:val="20"/>
        </w:rPr>
      </w:pPr>
    </w:p>
    <w:p w14:paraId="5787176E" w14:textId="77777777" w:rsidR="00F45412" w:rsidRPr="00B1635F" w:rsidRDefault="00F45412" w:rsidP="009A418A">
      <w:pPr>
        <w:pStyle w:val="Heading2"/>
        <w:numPr>
          <w:ilvl w:val="1"/>
          <w:numId w:val="157"/>
        </w:numPr>
        <w:rPr>
          <w:rFonts w:ascii="Century Gothic" w:eastAsia="Century Gothic" w:hAnsi="Century Gothic" w:cs="Century Gothic"/>
        </w:rPr>
      </w:pPr>
      <w:r w:rsidRPr="00B1635F">
        <w:rPr>
          <w:rFonts w:ascii="Century Gothic" w:eastAsia="Century Gothic" w:hAnsi="Century Gothic" w:cs="Century Gothic"/>
        </w:rPr>
        <w:t>If agreed pursuant to a SOW, Supplier shall provide MS Services, Supplier’s responsibilities in respect of the MS Services may include:</w:t>
      </w:r>
    </w:p>
    <w:p w14:paraId="749AA8DB" w14:textId="77777777" w:rsidR="00F45412" w:rsidRPr="00912EC7" w:rsidRDefault="00F45412" w:rsidP="169500F6">
      <w:pPr>
        <w:pStyle w:val="Heading2"/>
        <w:numPr>
          <w:ilvl w:val="1"/>
          <w:numId w:val="0"/>
        </w:numPr>
        <w:rPr>
          <w:rFonts w:ascii="Century Gothic" w:eastAsia="Century Gothic" w:hAnsi="Century Gothic" w:cs="Century Gothic"/>
          <w:color w:val="000000"/>
        </w:rPr>
      </w:pPr>
    </w:p>
    <w:p w14:paraId="4D2E720A" w14:textId="77777777" w:rsidR="00B018CE" w:rsidRDefault="00F45412" w:rsidP="009A418A">
      <w:pPr>
        <w:pStyle w:val="Heading3"/>
        <w:numPr>
          <w:ilvl w:val="2"/>
          <w:numId w:val="158"/>
        </w:numPr>
        <w:tabs>
          <w:tab w:val="num" w:pos="1985"/>
        </w:tabs>
        <w:rPr>
          <w:rFonts w:ascii="Century Gothic" w:eastAsia="Century Gothic" w:hAnsi="Century Gothic" w:cs="Century Gothic"/>
        </w:rPr>
      </w:pPr>
      <w:r w:rsidRPr="00B1635F">
        <w:rPr>
          <w:rFonts w:ascii="Century Gothic" w:eastAsia="Century Gothic" w:hAnsi="Century Gothic" w:cs="Century Gothic"/>
        </w:rPr>
        <w:t xml:space="preserve">monitoring and reporting to Virgin on the performance of the Managed Supplier at such frequencies as are set out in the relevant </w:t>
      </w:r>
      <w:proofErr w:type="gramStart"/>
      <w:r w:rsidRPr="00B1635F">
        <w:rPr>
          <w:rFonts w:ascii="Century Gothic" w:eastAsia="Century Gothic" w:hAnsi="Century Gothic" w:cs="Century Gothic"/>
        </w:rPr>
        <w:t>SOW;</w:t>
      </w:r>
      <w:proofErr w:type="gramEnd"/>
    </w:p>
    <w:p w14:paraId="5F5A3A87" w14:textId="77777777" w:rsidR="00B018CE" w:rsidRDefault="00F45412" w:rsidP="009A418A">
      <w:pPr>
        <w:pStyle w:val="Heading3"/>
        <w:numPr>
          <w:ilvl w:val="2"/>
          <w:numId w:val="158"/>
        </w:numPr>
        <w:tabs>
          <w:tab w:val="num" w:pos="1985"/>
        </w:tabs>
        <w:rPr>
          <w:rFonts w:ascii="Century Gothic" w:eastAsia="Century Gothic" w:hAnsi="Century Gothic" w:cs="Century Gothic"/>
        </w:rPr>
      </w:pPr>
      <w:r w:rsidRPr="00B018CE">
        <w:rPr>
          <w:rFonts w:ascii="Century Gothic" w:eastAsia="Century Gothic" w:hAnsi="Century Gothic" w:cs="Century Gothic"/>
        </w:rPr>
        <w:t xml:space="preserve">using all reasonable endeavours to ensure that the Managed Supplier performs its relevant obligations in accordance with the contract terms relating to such Managed </w:t>
      </w:r>
      <w:proofErr w:type="gramStart"/>
      <w:r w:rsidRPr="00B018CE">
        <w:rPr>
          <w:rFonts w:ascii="Century Gothic" w:eastAsia="Century Gothic" w:hAnsi="Century Gothic" w:cs="Century Gothic"/>
        </w:rPr>
        <w:t>Supplier;</w:t>
      </w:r>
      <w:proofErr w:type="gramEnd"/>
    </w:p>
    <w:p w14:paraId="02FFA505" w14:textId="77777777" w:rsidR="00B018CE" w:rsidRDefault="00F45412" w:rsidP="009A418A">
      <w:pPr>
        <w:pStyle w:val="Heading3"/>
        <w:numPr>
          <w:ilvl w:val="2"/>
          <w:numId w:val="158"/>
        </w:numPr>
        <w:tabs>
          <w:tab w:val="num" w:pos="1985"/>
        </w:tabs>
        <w:rPr>
          <w:rFonts w:ascii="Century Gothic" w:eastAsia="Century Gothic" w:hAnsi="Century Gothic" w:cs="Century Gothic"/>
        </w:rPr>
      </w:pPr>
      <w:r w:rsidRPr="00B018CE">
        <w:rPr>
          <w:rFonts w:ascii="Century Gothic" w:eastAsia="Century Gothic" w:hAnsi="Century Gothic" w:cs="Century Gothic"/>
        </w:rPr>
        <w:t>advising Virgin and the Managed Supplier of the steps to be taken to avoid or mitigate any (</w:t>
      </w:r>
      <w:proofErr w:type="spellStart"/>
      <w:r w:rsidRPr="00B018CE">
        <w:rPr>
          <w:rFonts w:ascii="Century Gothic" w:eastAsia="Century Gothic" w:hAnsi="Century Gothic" w:cs="Century Gothic"/>
        </w:rPr>
        <w:t>i</w:t>
      </w:r>
      <w:proofErr w:type="spellEnd"/>
      <w:r w:rsidRPr="00B018CE">
        <w:rPr>
          <w:rFonts w:ascii="Century Gothic" w:eastAsia="Century Gothic" w:hAnsi="Century Gothic" w:cs="Century Gothic"/>
        </w:rPr>
        <w:t xml:space="preserve">) events which may materially adversely affect the performance of the Managed Supplier's obligations; and (ii) any defects in or failures to perform the obligations of either Virgin or the Managed Supplier, of which Supplier is </w:t>
      </w:r>
      <w:proofErr w:type="gramStart"/>
      <w:r w:rsidRPr="00B018CE">
        <w:rPr>
          <w:rFonts w:ascii="Century Gothic" w:eastAsia="Century Gothic" w:hAnsi="Century Gothic" w:cs="Century Gothic"/>
        </w:rPr>
        <w:t>aware;</w:t>
      </w:r>
      <w:proofErr w:type="gramEnd"/>
      <w:r w:rsidRPr="00B018CE">
        <w:rPr>
          <w:rFonts w:ascii="Century Gothic" w:eastAsia="Century Gothic" w:hAnsi="Century Gothic" w:cs="Century Gothic"/>
        </w:rPr>
        <w:t xml:space="preserve"> </w:t>
      </w:r>
    </w:p>
    <w:p w14:paraId="6134390A" w14:textId="77777777" w:rsidR="00B018CE" w:rsidRDefault="00F45412" w:rsidP="009A418A">
      <w:pPr>
        <w:pStyle w:val="Heading3"/>
        <w:numPr>
          <w:ilvl w:val="2"/>
          <w:numId w:val="158"/>
        </w:numPr>
        <w:tabs>
          <w:tab w:val="num" w:pos="1985"/>
        </w:tabs>
        <w:rPr>
          <w:rFonts w:ascii="Century Gothic" w:eastAsia="Century Gothic" w:hAnsi="Century Gothic" w:cs="Century Gothic"/>
        </w:rPr>
      </w:pPr>
      <w:r w:rsidRPr="00B018CE">
        <w:rPr>
          <w:rFonts w:ascii="Century Gothic" w:eastAsia="Century Gothic" w:hAnsi="Century Gothic" w:cs="Century Gothic"/>
        </w:rPr>
        <w:t>providing to Virgin such other information as Virgin may from time to time reasonably require in relation to the performance by the Managed Supplier of its obligations; and</w:t>
      </w:r>
    </w:p>
    <w:p w14:paraId="7D833C46" w14:textId="4B60F217" w:rsidR="00F45412" w:rsidRPr="00B018CE" w:rsidRDefault="00F45412" w:rsidP="009A418A">
      <w:pPr>
        <w:pStyle w:val="Heading3"/>
        <w:numPr>
          <w:ilvl w:val="2"/>
          <w:numId w:val="158"/>
        </w:numPr>
        <w:tabs>
          <w:tab w:val="num" w:pos="1985"/>
        </w:tabs>
        <w:rPr>
          <w:rFonts w:ascii="Century Gothic" w:eastAsia="Century Gothic" w:hAnsi="Century Gothic" w:cs="Century Gothic"/>
        </w:rPr>
      </w:pPr>
      <w:r w:rsidRPr="00B018CE">
        <w:rPr>
          <w:rFonts w:ascii="Century Gothic" w:eastAsia="Century Gothic" w:hAnsi="Century Gothic" w:cs="Century Gothic"/>
        </w:rPr>
        <w:t>making payments on Virgin’s be</w:t>
      </w:r>
      <w:r w:rsidR="00D36D3D" w:rsidRPr="00B018CE">
        <w:rPr>
          <w:rFonts w:ascii="Century Gothic" w:eastAsia="Century Gothic" w:hAnsi="Century Gothic" w:cs="Century Gothic"/>
        </w:rPr>
        <w:t>half in accordance with the SOW</w:t>
      </w:r>
      <w:r w:rsidRPr="00B018CE">
        <w:rPr>
          <w:rFonts w:ascii="Century Gothic" w:eastAsia="Century Gothic" w:hAnsi="Century Gothic" w:cs="Century Gothic"/>
        </w:rPr>
        <w:t>.</w:t>
      </w:r>
    </w:p>
    <w:p w14:paraId="2EAC364D" w14:textId="77777777" w:rsidR="00F45412" w:rsidRPr="00912EC7" w:rsidRDefault="00F45412" w:rsidP="169500F6">
      <w:pPr>
        <w:ind w:left="720"/>
        <w:rPr>
          <w:rFonts w:ascii="Century Gothic" w:eastAsia="Century Gothic" w:hAnsi="Century Gothic" w:cs="Century Gothic"/>
          <w:color w:val="000000"/>
          <w:sz w:val="20"/>
        </w:rPr>
      </w:pPr>
    </w:p>
    <w:p w14:paraId="1FABFEF7"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Virgin will use reasonable endeavours to procure that the Managed Supplier will co-operate with Supplier to enable Supplier to perform the MS Services described.</w:t>
      </w:r>
    </w:p>
    <w:p w14:paraId="24611F27"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CF4D157"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Without prejudice to the rest of this clause, Supplier shall co-operate with and, as appropriate, consult with and hold meetings with other </w:t>
      </w:r>
      <w:proofErr w:type="gramStart"/>
      <w:r w:rsidRPr="0C33B580">
        <w:rPr>
          <w:rFonts w:ascii="Century Gothic" w:eastAsia="Century Gothic" w:hAnsi="Century Gothic" w:cs="Century Gothic"/>
        </w:rPr>
        <w:t>third party</w:t>
      </w:r>
      <w:proofErr w:type="gramEnd"/>
      <w:r w:rsidRPr="0C33B580">
        <w:rPr>
          <w:rFonts w:ascii="Century Gothic" w:eastAsia="Century Gothic" w:hAnsi="Century Gothic" w:cs="Century Gothic"/>
        </w:rPr>
        <w:t xml:space="preserve"> suppliers who are providing goods and/or services to Virgin in relation to, or in any way connected with or which may be affected by, the Services.</w:t>
      </w:r>
    </w:p>
    <w:p w14:paraId="170FDCF6" w14:textId="77777777" w:rsidR="00F45412" w:rsidRPr="00912EC7" w:rsidRDefault="00F45412" w:rsidP="169500F6">
      <w:pPr>
        <w:pStyle w:val="BodyText2"/>
        <w:rPr>
          <w:rFonts w:ascii="Century Gothic" w:eastAsia="Century Gothic" w:hAnsi="Century Gothic" w:cs="Century Gothic"/>
          <w:sz w:val="20"/>
        </w:rPr>
      </w:pPr>
    </w:p>
    <w:p w14:paraId="569C817D"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30" w:name="_Change"/>
      <w:bookmarkEnd w:id="30"/>
      <w:r w:rsidRPr="00912EC7">
        <w:rPr>
          <w:rFonts w:ascii="Century Gothic" w:eastAsia="Century Gothic" w:hAnsi="Century Gothic" w:cs="Century Gothic"/>
          <w:sz w:val="20"/>
        </w:rPr>
        <w:t>Change</w:t>
      </w:r>
    </w:p>
    <w:p w14:paraId="4D20741F" w14:textId="77777777" w:rsidR="00F45412" w:rsidRPr="00912EC7" w:rsidRDefault="00F45412" w:rsidP="169500F6">
      <w:pPr>
        <w:ind w:left="720"/>
        <w:rPr>
          <w:rFonts w:ascii="Century Gothic" w:eastAsia="Century Gothic" w:hAnsi="Century Gothic" w:cs="Century Gothic"/>
          <w:color w:val="000000"/>
          <w:sz w:val="20"/>
        </w:rPr>
      </w:pPr>
    </w:p>
    <w:p w14:paraId="7113AFB0" w14:textId="5FF301EC" w:rsidR="00F45412" w:rsidRPr="00B1635F" w:rsidRDefault="00F45412" w:rsidP="009A418A">
      <w:pPr>
        <w:pStyle w:val="Heading2"/>
        <w:numPr>
          <w:ilvl w:val="1"/>
          <w:numId w:val="159"/>
        </w:numPr>
        <w:rPr>
          <w:rFonts w:ascii="Century Gothic" w:eastAsia="Century Gothic" w:hAnsi="Century Gothic" w:cs="Century Gothic"/>
        </w:rPr>
      </w:pPr>
      <w:r w:rsidRPr="00B1635F">
        <w:rPr>
          <w:rFonts w:ascii="Century Gothic" w:eastAsia="Century Gothic" w:hAnsi="Century Gothic" w:cs="Century Gothic"/>
        </w:rPr>
        <w:t xml:space="preserve">Any changes to the scope or nature of the Services provided under a SOW (resulting from either a change requested by Virgin or a mandatory change due to a change in a Regulation) shall </w:t>
      </w:r>
      <w:r w:rsidR="006120F1" w:rsidRPr="00B1635F">
        <w:rPr>
          <w:rFonts w:ascii="Century Gothic" w:eastAsia="Century Gothic" w:hAnsi="Century Gothic" w:cs="Century Gothic"/>
        </w:rPr>
        <w:t>constitute a</w:t>
      </w:r>
      <w:r w:rsidR="00EC500B">
        <w:rPr>
          <w:rFonts w:ascii="Century Gothic" w:eastAsia="Century Gothic" w:hAnsi="Century Gothic" w:cs="Century Gothic"/>
        </w:rPr>
        <w:t>n</w:t>
      </w:r>
      <w:r w:rsidR="006120F1" w:rsidRPr="00B1635F">
        <w:rPr>
          <w:rFonts w:ascii="Century Gothic" w:eastAsia="Century Gothic" w:hAnsi="Century Gothic" w:cs="Century Gothic"/>
        </w:rPr>
        <w:t xml:space="preserve"> </w:t>
      </w:r>
      <w:r w:rsidR="00A00DE2">
        <w:rPr>
          <w:rFonts w:ascii="Century Gothic" w:eastAsia="Century Gothic" w:hAnsi="Century Gothic" w:cs="Century Gothic"/>
        </w:rPr>
        <w:t>agreement</w:t>
      </w:r>
      <w:r w:rsidR="006120F1" w:rsidRPr="00B1635F">
        <w:rPr>
          <w:rFonts w:ascii="Century Gothic" w:eastAsia="Century Gothic" w:hAnsi="Century Gothic" w:cs="Century Gothic"/>
        </w:rPr>
        <w:t xml:space="preserve"> amendment.</w:t>
      </w:r>
    </w:p>
    <w:p w14:paraId="1B47D865" w14:textId="77777777" w:rsidR="00F45412" w:rsidRPr="00912EC7" w:rsidRDefault="00F45412" w:rsidP="169500F6">
      <w:pPr>
        <w:rPr>
          <w:rFonts w:ascii="Century Gothic" w:eastAsia="Century Gothic" w:hAnsi="Century Gothic" w:cs="Century Gothic"/>
          <w:color w:val="000000"/>
          <w:sz w:val="20"/>
        </w:rPr>
      </w:pPr>
    </w:p>
    <w:p w14:paraId="2E454C12"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31" w:name="_Benchmarking"/>
      <w:bookmarkEnd w:id="31"/>
      <w:r w:rsidRPr="00912EC7">
        <w:rPr>
          <w:rFonts w:ascii="Century Gothic" w:eastAsia="Century Gothic" w:hAnsi="Century Gothic" w:cs="Century Gothic"/>
          <w:sz w:val="20"/>
        </w:rPr>
        <w:t xml:space="preserve">Benchmarking </w:t>
      </w:r>
    </w:p>
    <w:p w14:paraId="33841CEA" w14:textId="77777777" w:rsidR="00F45412" w:rsidRPr="00912EC7" w:rsidRDefault="00F45412" w:rsidP="169500F6">
      <w:pPr>
        <w:pStyle w:val="Heading2"/>
        <w:numPr>
          <w:ilvl w:val="1"/>
          <w:numId w:val="0"/>
        </w:numPr>
        <w:tabs>
          <w:tab w:val="left" w:pos="1457"/>
        </w:tabs>
        <w:rPr>
          <w:rFonts w:ascii="Century Gothic" w:eastAsia="Century Gothic" w:hAnsi="Century Gothic" w:cs="Century Gothic"/>
          <w:color w:val="000000"/>
        </w:rPr>
      </w:pPr>
    </w:p>
    <w:p w14:paraId="6E5616B2" w14:textId="77777777" w:rsidR="00D36D3D" w:rsidRPr="00B1635F" w:rsidRDefault="00D36D3D" w:rsidP="009A418A">
      <w:pPr>
        <w:pStyle w:val="Heading2"/>
        <w:numPr>
          <w:ilvl w:val="1"/>
          <w:numId w:val="160"/>
        </w:numPr>
        <w:rPr>
          <w:rFonts w:ascii="Century Gothic" w:eastAsia="Century Gothic" w:hAnsi="Century Gothic" w:cs="Century Gothic"/>
        </w:rPr>
      </w:pPr>
      <w:r w:rsidRPr="359F3121">
        <w:rPr>
          <w:rFonts w:ascii="Century Gothic" w:eastAsia="Century Gothic" w:hAnsi="Century Gothic" w:cs="Century Gothic"/>
        </w:rPr>
        <w:t>Virgin may require Benchmark Reviews of all, or some of the</w:t>
      </w:r>
      <w:r w:rsidR="00CE33E4" w:rsidRPr="359F3121">
        <w:rPr>
          <w:rFonts w:ascii="Century Gothic" w:eastAsia="Century Gothic" w:hAnsi="Century Gothic" w:cs="Century Gothic"/>
        </w:rPr>
        <w:t xml:space="preserve"> SOW’s</w:t>
      </w:r>
      <w:r w:rsidRPr="359F3121">
        <w:rPr>
          <w:rFonts w:ascii="Century Gothic" w:eastAsia="Century Gothic" w:hAnsi="Century Gothic" w:cs="Century Gothic"/>
        </w:rPr>
        <w:t xml:space="preserve">. The Benchmark will be in accordance with Schedule </w:t>
      </w:r>
      <w:r w:rsidR="005208D1" w:rsidRPr="359F3121">
        <w:rPr>
          <w:rFonts w:ascii="Century Gothic" w:eastAsia="Century Gothic" w:hAnsi="Century Gothic" w:cs="Century Gothic"/>
        </w:rPr>
        <w:t>10</w:t>
      </w:r>
      <w:r w:rsidRPr="359F3121">
        <w:rPr>
          <w:rFonts w:ascii="Century Gothic" w:eastAsia="Century Gothic" w:hAnsi="Century Gothic" w:cs="Century Gothic"/>
        </w:rPr>
        <w:t>.</w:t>
      </w:r>
    </w:p>
    <w:p w14:paraId="77B194C2" w14:textId="77777777" w:rsidR="00F45412" w:rsidRPr="00912EC7" w:rsidRDefault="00F45412" w:rsidP="169500F6">
      <w:pPr>
        <w:pStyle w:val="Heading2"/>
        <w:numPr>
          <w:ilvl w:val="1"/>
          <w:numId w:val="0"/>
        </w:numPr>
        <w:ind w:left="1430"/>
        <w:rPr>
          <w:rFonts w:ascii="Century Gothic" w:eastAsia="Century Gothic" w:hAnsi="Century Gothic" w:cs="Century Gothic"/>
          <w:color w:val="000000"/>
        </w:rPr>
      </w:pPr>
    </w:p>
    <w:p w14:paraId="72A4DE78"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32" w:name="_Term"/>
      <w:bookmarkEnd w:id="32"/>
      <w:r w:rsidRPr="00912EC7">
        <w:rPr>
          <w:rFonts w:ascii="Century Gothic" w:eastAsia="Century Gothic" w:hAnsi="Century Gothic" w:cs="Century Gothic"/>
          <w:sz w:val="20"/>
        </w:rPr>
        <w:t>Term</w:t>
      </w:r>
    </w:p>
    <w:p w14:paraId="39F79582" w14:textId="77777777" w:rsidR="00F45412" w:rsidRPr="00912EC7" w:rsidRDefault="00F45412" w:rsidP="169500F6">
      <w:pPr>
        <w:ind w:left="360"/>
        <w:rPr>
          <w:rFonts w:ascii="Century Gothic" w:eastAsia="Century Gothic" w:hAnsi="Century Gothic" w:cs="Century Gothic"/>
          <w:b/>
          <w:bCs/>
          <w:color w:val="000000"/>
          <w:sz w:val="20"/>
        </w:rPr>
      </w:pPr>
    </w:p>
    <w:p w14:paraId="6A2F7610" w14:textId="39676A9E" w:rsidR="00F45412" w:rsidRPr="00B1635F" w:rsidRDefault="30B5E1AA" w:rsidP="009A418A">
      <w:pPr>
        <w:pStyle w:val="Heading2"/>
        <w:numPr>
          <w:ilvl w:val="1"/>
          <w:numId w:val="161"/>
        </w:numPr>
        <w:rPr>
          <w:rFonts w:ascii="Century Gothic" w:eastAsia="Century Gothic" w:hAnsi="Century Gothic" w:cs="Century Gothic"/>
        </w:rPr>
      </w:pPr>
      <w:r w:rsidRPr="00B1635F">
        <w:rPr>
          <w:rFonts w:ascii="Century Gothic" w:eastAsia="Century Gothic" w:hAnsi="Century Gothic" w:cs="Century Gothic"/>
        </w:rPr>
        <w:t xml:space="preserve">This Agreement shall commence as of the Effective Date and, unless otherwise terminated in accordance with the provisions of this Agreement, shall </w:t>
      </w:r>
      <w:r w:rsidR="3555B391" w:rsidRPr="00B1635F">
        <w:rPr>
          <w:rFonts w:ascii="Century Gothic" w:eastAsia="Century Gothic" w:hAnsi="Century Gothic" w:cs="Century Gothic"/>
        </w:rPr>
        <w:t xml:space="preserve">continue in full force </w:t>
      </w:r>
      <w:r w:rsidR="0DFB16BF" w:rsidRPr="00B1635F">
        <w:rPr>
          <w:rFonts w:ascii="Century Gothic" w:eastAsia="Century Gothic" w:hAnsi="Century Gothic" w:cs="Century Gothic"/>
        </w:rPr>
        <w:t xml:space="preserve">for </w:t>
      </w:r>
      <w:ins w:id="33" w:author="Steve Lenderman" w:date="2024-05-29T16:29:00Z" w16du:dateUtc="2024-05-29T20:29:00Z">
        <w:r w:rsidR="00164813">
          <w:rPr>
            <w:rFonts w:ascii="Century Gothic" w:eastAsia="Century Gothic" w:hAnsi="Century Gothic" w:cs="Century Gothic"/>
          </w:rPr>
          <w:t>36 calendar months from the Effective Date</w:t>
        </w:r>
      </w:ins>
      <w:del w:id="34" w:author="Steve Lenderman" w:date="2024-05-29T16:29:00Z" w16du:dateUtc="2024-05-29T20:29:00Z">
        <w:r w:rsidR="00B477E4" w:rsidDel="003A7497">
          <w:rPr>
            <w:rFonts w:ascii="Century Gothic" w:eastAsia="Century Gothic" w:hAnsi="Century Gothic" w:cs="Century Gothic"/>
          </w:rPr>
          <w:delText>until</w:delText>
        </w:r>
      </w:del>
      <w:r w:rsidR="00B477E4">
        <w:rPr>
          <w:rFonts w:ascii="Century Gothic" w:eastAsia="Century Gothic" w:hAnsi="Century Gothic" w:cs="Century Gothic"/>
        </w:rPr>
        <w:t xml:space="preserve"> &lt;insert date&gt;</w:t>
      </w:r>
      <w:r w:rsidR="3555B391" w:rsidRPr="00B1635F">
        <w:rPr>
          <w:rFonts w:ascii="Century Gothic" w:eastAsia="Century Gothic" w:hAnsi="Century Gothic" w:cs="Century Gothic"/>
        </w:rPr>
        <w:t xml:space="preserve"> </w:t>
      </w:r>
      <w:r w:rsidRPr="00B1635F">
        <w:rPr>
          <w:rFonts w:ascii="Century Gothic" w:eastAsia="Century Gothic" w:hAnsi="Century Gothic" w:cs="Century Gothic"/>
        </w:rPr>
        <w:t>(the “Initial Term”).</w:t>
      </w:r>
    </w:p>
    <w:p w14:paraId="39D13BD9"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2AF1CD39" w14:textId="77777777" w:rsidR="00E06FD1"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After expiry of the Initial Term</w:t>
      </w:r>
      <w:r w:rsidR="00F45EA5" w:rsidRPr="0C33B580">
        <w:rPr>
          <w:rFonts w:ascii="Century Gothic" w:eastAsia="Century Gothic" w:hAnsi="Century Gothic" w:cs="Century Gothic"/>
        </w:rPr>
        <w:t>,</w:t>
      </w:r>
      <w:r w:rsidRPr="0C33B580">
        <w:rPr>
          <w:rFonts w:ascii="Century Gothic" w:eastAsia="Century Gothic" w:hAnsi="Century Gothic" w:cs="Century Gothic"/>
        </w:rPr>
        <w:t xml:space="preserve"> this Agreement shall automatically </w:t>
      </w:r>
      <w:proofErr w:type="gramStart"/>
      <w:r w:rsidRPr="0C33B580">
        <w:rPr>
          <w:rFonts w:ascii="Century Gothic" w:eastAsia="Century Gothic" w:hAnsi="Century Gothic" w:cs="Century Gothic"/>
        </w:rPr>
        <w:t>continue on</w:t>
      </w:r>
      <w:proofErr w:type="gramEnd"/>
      <w:r w:rsidRPr="0C33B580">
        <w:rPr>
          <w:rFonts w:ascii="Century Gothic" w:eastAsia="Century Gothic" w:hAnsi="Century Gothic" w:cs="Century Gothic"/>
        </w:rPr>
        <w:t xml:space="preserve"> the same terms and con</w:t>
      </w:r>
      <w:r w:rsidR="00D36D3D" w:rsidRPr="0C33B580">
        <w:rPr>
          <w:rFonts w:ascii="Century Gothic" w:eastAsia="Century Gothic" w:hAnsi="Century Gothic" w:cs="Century Gothic"/>
        </w:rPr>
        <w:t xml:space="preserve">ditions until terminated by </w:t>
      </w:r>
      <w:r w:rsidR="00056D57" w:rsidRPr="0C33B580">
        <w:rPr>
          <w:rFonts w:ascii="Century Gothic" w:eastAsia="Century Gothic" w:hAnsi="Century Gothic" w:cs="Century Gothic"/>
        </w:rPr>
        <w:t>Virgin</w:t>
      </w:r>
      <w:r w:rsidRPr="0C33B580">
        <w:rPr>
          <w:rFonts w:ascii="Century Gothic" w:eastAsia="Century Gothic" w:hAnsi="Century Gothic" w:cs="Century Gothic"/>
        </w:rPr>
        <w:t xml:space="preserve"> upon giving not less </w:t>
      </w:r>
      <w:r w:rsidRPr="0C33B580">
        <w:rPr>
          <w:rFonts w:ascii="Century Gothic" w:eastAsia="Century Gothic" w:hAnsi="Century Gothic" w:cs="Century Gothic"/>
        </w:rPr>
        <w:lastRenderedPageBreak/>
        <w:t xml:space="preserve">than </w:t>
      </w:r>
      <w:r w:rsidR="00CE33E4" w:rsidRPr="0C33B580">
        <w:rPr>
          <w:rFonts w:ascii="Century Gothic" w:eastAsia="Century Gothic" w:hAnsi="Century Gothic" w:cs="Century Gothic"/>
        </w:rPr>
        <w:t xml:space="preserve">six (6) months </w:t>
      </w:r>
      <w:r w:rsidRPr="0C33B580">
        <w:rPr>
          <w:rFonts w:ascii="Century Gothic" w:eastAsia="Century Gothic" w:hAnsi="Century Gothic" w:cs="Century Gothic"/>
        </w:rPr>
        <w:t>prior written notice</w:t>
      </w:r>
      <w:r w:rsidR="002C091F" w:rsidRPr="0C33B580">
        <w:rPr>
          <w:rFonts w:ascii="Century Gothic" w:eastAsia="Century Gothic" w:hAnsi="Century Gothic" w:cs="Century Gothic"/>
        </w:rPr>
        <w:t xml:space="preserve"> to the </w:t>
      </w:r>
      <w:r w:rsidR="00CE33E4" w:rsidRPr="0C33B580">
        <w:rPr>
          <w:rFonts w:ascii="Century Gothic" w:eastAsia="Century Gothic" w:hAnsi="Century Gothic" w:cs="Century Gothic"/>
        </w:rPr>
        <w:t>Supplier</w:t>
      </w:r>
      <w:r w:rsidR="00B2443D" w:rsidRPr="0C33B580">
        <w:rPr>
          <w:rFonts w:ascii="Century Gothic" w:eastAsia="Century Gothic" w:hAnsi="Century Gothic" w:cs="Century Gothic"/>
        </w:rPr>
        <w:t>, provided always that such termination shall not be effective prior to</w:t>
      </w:r>
      <w:r w:rsidR="00D36D3D" w:rsidRPr="0C33B580">
        <w:rPr>
          <w:rFonts w:ascii="Century Gothic" w:eastAsia="Century Gothic" w:hAnsi="Century Gothic" w:cs="Century Gothic"/>
        </w:rPr>
        <w:t xml:space="preserve"> the expiry of the Initial Term. </w:t>
      </w:r>
    </w:p>
    <w:p w14:paraId="195AD1EF" w14:textId="77777777" w:rsidR="00E06FD1" w:rsidRPr="00912EC7" w:rsidRDefault="00E06FD1" w:rsidP="169500F6">
      <w:pPr>
        <w:ind w:left="720"/>
        <w:rPr>
          <w:rFonts w:ascii="Century Gothic" w:eastAsia="Century Gothic" w:hAnsi="Century Gothic" w:cs="Century Gothic"/>
          <w:color w:val="000000"/>
          <w:sz w:val="20"/>
        </w:rPr>
      </w:pPr>
    </w:p>
    <w:p w14:paraId="4C348994"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35" w:name="_Termination"/>
      <w:bookmarkEnd w:id="35"/>
      <w:r w:rsidRPr="00912EC7">
        <w:rPr>
          <w:rFonts w:ascii="Century Gothic" w:eastAsia="Century Gothic" w:hAnsi="Century Gothic" w:cs="Century Gothic"/>
          <w:sz w:val="20"/>
        </w:rPr>
        <w:t>Termination</w:t>
      </w:r>
    </w:p>
    <w:p w14:paraId="168EBEBF" w14:textId="77777777" w:rsidR="00F45412" w:rsidRPr="00912EC7" w:rsidRDefault="00F45412" w:rsidP="169500F6">
      <w:pPr>
        <w:ind w:left="720" w:hanging="720"/>
        <w:rPr>
          <w:rFonts w:ascii="Century Gothic" w:eastAsia="Century Gothic" w:hAnsi="Century Gothic" w:cs="Century Gothic"/>
          <w:color w:val="000000"/>
          <w:sz w:val="20"/>
        </w:rPr>
      </w:pPr>
    </w:p>
    <w:p w14:paraId="7D385FE7" w14:textId="77777777" w:rsidR="00F45412" w:rsidRPr="00B1635F" w:rsidRDefault="00F45412" w:rsidP="009A418A">
      <w:pPr>
        <w:pStyle w:val="Heading2"/>
        <w:numPr>
          <w:ilvl w:val="1"/>
          <w:numId w:val="162"/>
        </w:numPr>
        <w:rPr>
          <w:rFonts w:ascii="Century Gothic" w:eastAsia="Century Gothic" w:hAnsi="Century Gothic" w:cs="Century Gothic"/>
        </w:rPr>
      </w:pPr>
      <w:r w:rsidRPr="00B1635F">
        <w:rPr>
          <w:rFonts w:ascii="Century Gothic" w:eastAsia="Century Gothic" w:hAnsi="Century Gothic" w:cs="Century Gothic"/>
        </w:rPr>
        <w:t xml:space="preserve">Without prejudice to their other rights and remedies, either party may terminate this Agreement as a whole (including all SOW’s made under this Agreement) with immediate effect on written notice to the other in the event of: </w:t>
      </w:r>
    </w:p>
    <w:p w14:paraId="76C41BCC" w14:textId="77777777" w:rsidR="00607DD4" w:rsidRPr="00912EC7" w:rsidRDefault="00607DD4" w:rsidP="169500F6">
      <w:pPr>
        <w:pStyle w:val="BodyText2"/>
        <w:rPr>
          <w:rFonts w:ascii="Century Gothic" w:eastAsia="Century Gothic" w:hAnsi="Century Gothic" w:cs="Century Gothic"/>
          <w:sz w:val="20"/>
        </w:rPr>
      </w:pPr>
    </w:p>
    <w:p w14:paraId="4A655878" w14:textId="77777777" w:rsidR="00B018CE" w:rsidRDefault="00F45412" w:rsidP="009A418A">
      <w:pPr>
        <w:pStyle w:val="Heading3"/>
        <w:numPr>
          <w:ilvl w:val="2"/>
          <w:numId w:val="163"/>
        </w:numPr>
        <w:tabs>
          <w:tab w:val="num" w:pos="1985"/>
        </w:tabs>
        <w:rPr>
          <w:rFonts w:ascii="Century Gothic" w:eastAsia="Century Gothic" w:hAnsi="Century Gothic" w:cs="Century Gothic"/>
        </w:rPr>
      </w:pPr>
      <w:r w:rsidRPr="00B1635F">
        <w:rPr>
          <w:rFonts w:ascii="Century Gothic" w:eastAsia="Century Gothic" w:hAnsi="Century Gothic" w:cs="Century Gothic"/>
        </w:rPr>
        <w:t xml:space="preserve">the other party passing a resolution for its winding up, a court of competent jurisdiction making an order for the other party’s winding up or the presentation of a petition for the other party’s winding up which is not dismissed within </w:t>
      </w:r>
      <w:r w:rsidR="00607DD4" w:rsidRPr="00B1635F">
        <w:rPr>
          <w:rFonts w:ascii="Century Gothic" w:eastAsia="Century Gothic" w:hAnsi="Century Gothic" w:cs="Century Gothic"/>
        </w:rPr>
        <w:t>seven (</w:t>
      </w:r>
      <w:r w:rsidRPr="00B1635F">
        <w:rPr>
          <w:rFonts w:ascii="Century Gothic" w:eastAsia="Century Gothic" w:hAnsi="Century Gothic" w:cs="Century Gothic"/>
        </w:rPr>
        <w:t>7</w:t>
      </w:r>
      <w:r w:rsidR="00607DD4" w:rsidRPr="00B1635F">
        <w:rPr>
          <w:rFonts w:ascii="Century Gothic" w:eastAsia="Century Gothic" w:hAnsi="Century Gothic" w:cs="Century Gothic"/>
        </w:rPr>
        <w:t>)</w:t>
      </w:r>
      <w:r w:rsidR="00337829" w:rsidRPr="00B1635F">
        <w:rPr>
          <w:rFonts w:ascii="Century Gothic" w:eastAsia="Century Gothic" w:hAnsi="Century Gothic" w:cs="Century Gothic"/>
        </w:rPr>
        <w:t xml:space="preserve"> </w:t>
      </w:r>
      <w:proofErr w:type="gramStart"/>
      <w:r w:rsidR="00337829" w:rsidRPr="00B1635F">
        <w:rPr>
          <w:rFonts w:ascii="Century Gothic" w:eastAsia="Century Gothic" w:hAnsi="Century Gothic" w:cs="Century Gothic"/>
        </w:rPr>
        <w:t>days;</w:t>
      </w:r>
      <w:proofErr w:type="gramEnd"/>
      <w:r w:rsidR="00337829" w:rsidRPr="00B1635F">
        <w:rPr>
          <w:rFonts w:ascii="Century Gothic" w:eastAsia="Century Gothic" w:hAnsi="Century Gothic" w:cs="Century Gothic"/>
        </w:rPr>
        <w:t xml:space="preserve"> </w:t>
      </w:r>
    </w:p>
    <w:p w14:paraId="6FD065B5" w14:textId="77777777" w:rsidR="00B018CE" w:rsidRDefault="00F45412" w:rsidP="009A418A">
      <w:pPr>
        <w:pStyle w:val="Heading3"/>
        <w:numPr>
          <w:ilvl w:val="2"/>
          <w:numId w:val="163"/>
        </w:numPr>
        <w:tabs>
          <w:tab w:val="num" w:pos="1985"/>
        </w:tabs>
        <w:rPr>
          <w:rFonts w:ascii="Century Gothic" w:eastAsia="Century Gothic" w:hAnsi="Century Gothic" w:cs="Century Gothic"/>
        </w:rPr>
      </w:pPr>
      <w:r w:rsidRPr="00B018CE">
        <w:rPr>
          <w:rFonts w:ascii="Century Gothic" w:eastAsia="Century Gothic" w:hAnsi="Century Gothic" w:cs="Century Gothic"/>
        </w:rPr>
        <w:t>any corporate action, legal proceedings or other procedure or step is taken for the appointment of an administrator to manage its affairs or business and property or documents are filed with a court of competent jurisdiction for the a</w:t>
      </w:r>
      <w:r w:rsidR="00CF7945" w:rsidRPr="00B018CE">
        <w:rPr>
          <w:rFonts w:ascii="Century Gothic" w:eastAsia="Century Gothic" w:hAnsi="Century Gothic" w:cs="Century Gothic"/>
        </w:rPr>
        <w:t xml:space="preserve">ppointment of an administrator </w:t>
      </w:r>
      <w:r w:rsidR="007F1752" w:rsidRPr="00B018CE">
        <w:rPr>
          <w:rFonts w:ascii="Century Gothic" w:eastAsia="Century Gothic" w:hAnsi="Century Gothic" w:cs="Century Gothic"/>
        </w:rPr>
        <w:t xml:space="preserve">or </w:t>
      </w:r>
      <w:r w:rsidRPr="00B018CE">
        <w:rPr>
          <w:rFonts w:ascii="Century Gothic" w:eastAsia="Century Gothic" w:hAnsi="Century Gothic" w:cs="Century Gothic"/>
        </w:rPr>
        <w:t>notice of intention to appoint an administrator is given by the other party or its directors or by a qualifying floating charge holder (as defined in paragraph 14 of Schedule B1</w:t>
      </w:r>
      <w:r w:rsidR="00337829" w:rsidRPr="00B018CE">
        <w:rPr>
          <w:rFonts w:ascii="Century Gothic" w:eastAsia="Century Gothic" w:hAnsi="Century Gothic" w:cs="Century Gothic"/>
        </w:rPr>
        <w:t xml:space="preserve"> to the Insolvency Act 1986); </w:t>
      </w:r>
    </w:p>
    <w:p w14:paraId="7EAC4D38" w14:textId="77777777" w:rsidR="00B018CE" w:rsidRDefault="00F45412" w:rsidP="009A418A">
      <w:pPr>
        <w:pStyle w:val="Heading3"/>
        <w:numPr>
          <w:ilvl w:val="2"/>
          <w:numId w:val="163"/>
        </w:numPr>
        <w:tabs>
          <w:tab w:val="num" w:pos="1985"/>
        </w:tabs>
        <w:rPr>
          <w:rFonts w:ascii="Century Gothic" w:eastAsia="Century Gothic" w:hAnsi="Century Gothic" w:cs="Century Gothic"/>
        </w:rPr>
      </w:pPr>
      <w:r w:rsidRPr="00B018CE">
        <w:rPr>
          <w:rFonts w:ascii="Century Gothic" w:eastAsia="Century Gothic" w:hAnsi="Century Gothic" w:cs="Century Gothic"/>
        </w:rPr>
        <w:t>the other party has a receiver appointed over its assets or undertaking or if circumstances arise which entitle a court of competent jurisdiction or a creditor to appoint a receiver or manager of the other Party or if any other person takes possession of or</w:t>
      </w:r>
      <w:r w:rsidR="00337829" w:rsidRPr="00B018CE">
        <w:rPr>
          <w:rFonts w:ascii="Century Gothic" w:eastAsia="Century Gothic" w:hAnsi="Century Gothic" w:cs="Century Gothic"/>
        </w:rPr>
        <w:t xml:space="preserve"> sells the other party’s </w:t>
      </w:r>
      <w:proofErr w:type="gramStart"/>
      <w:r w:rsidR="00337829" w:rsidRPr="00B018CE">
        <w:rPr>
          <w:rFonts w:ascii="Century Gothic" w:eastAsia="Century Gothic" w:hAnsi="Century Gothic" w:cs="Century Gothic"/>
        </w:rPr>
        <w:t>assets;</w:t>
      </w:r>
      <w:proofErr w:type="gramEnd"/>
      <w:r w:rsidR="00337829" w:rsidRPr="00B018CE">
        <w:rPr>
          <w:rFonts w:ascii="Century Gothic" w:eastAsia="Century Gothic" w:hAnsi="Century Gothic" w:cs="Century Gothic"/>
        </w:rPr>
        <w:t xml:space="preserve"> </w:t>
      </w:r>
    </w:p>
    <w:p w14:paraId="64B35673" w14:textId="77777777" w:rsidR="00B6135E" w:rsidRDefault="30B5E1AA" w:rsidP="009A418A">
      <w:pPr>
        <w:pStyle w:val="Heading3"/>
        <w:numPr>
          <w:ilvl w:val="2"/>
          <w:numId w:val="163"/>
        </w:numPr>
        <w:tabs>
          <w:tab w:val="num" w:pos="1985"/>
        </w:tabs>
        <w:rPr>
          <w:rFonts w:ascii="Century Gothic" w:eastAsia="Century Gothic" w:hAnsi="Century Gothic" w:cs="Century Gothic"/>
        </w:rPr>
      </w:pPr>
      <w:r w:rsidRPr="00B018CE">
        <w:rPr>
          <w:rFonts w:ascii="Century Gothic" w:eastAsia="Century Gothic" w:hAnsi="Century Gothic" w:cs="Century Gothic"/>
        </w:rPr>
        <w:t xml:space="preserve">the other party makes any voluntary arrangement or composition with its creditors generally or applies to a court </w:t>
      </w:r>
      <w:r w:rsidR="7C8616FD" w:rsidRPr="00B018CE">
        <w:rPr>
          <w:rFonts w:ascii="Century Gothic" w:eastAsia="Century Gothic" w:hAnsi="Century Gothic" w:cs="Century Gothic"/>
        </w:rPr>
        <w:t xml:space="preserve">of </w:t>
      </w:r>
      <w:proofErr w:type="gramStart"/>
      <w:r w:rsidR="7C8616FD" w:rsidRPr="00B018CE">
        <w:rPr>
          <w:rFonts w:ascii="Century Gothic" w:eastAsia="Century Gothic" w:hAnsi="Century Gothic" w:cs="Century Gothic"/>
        </w:rPr>
        <w:t>competent</w:t>
      </w:r>
      <w:r w:rsidRPr="00B018CE">
        <w:rPr>
          <w:rFonts w:ascii="Century Gothic" w:eastAsia="Century Gothic" w:hAnsi="Century Gothic" w:cs="Century Gothic"/>
        </w:rPr>
        <w:t xml:space="preserve">  jurisdiction</w:t>
      </w:r>
      <w:proofErr w:type="gramEnd"/>
      <w:r w:rsidRPr="00B018CE">
        <w:rPr>
          <w:rFonts w:ascii="Century Gothic" w:eastAsia="Century Gothic" w:hAnsi="Century Gothic" w:cs="Century Gothic"/>
        </w:rPr>
        <w:t xml:space="preserve"> for protection from its creditors in any way including, without limitation, proceedings under Chapter 11 of the US Bankruptcy Code; </w:t>
      </w:r>
    </w:p>
    <w:p w14:paraId="1783E55D" w14:textId="77777777" w:rsidR="00B6135E" w:rsidRDefault="00F45412" w:rsidP="009A418A">
      <w:pPr>
        <w:pStyle w:val="Heading3"/>
        <w:numPr>
          <w:ilvl w:val="2"/>
          <w:numId w:val="163"/>
        </w:numPr>
        <w:tabs>
          <w:tab w:val="num" w:pos="1985"/>
        </w:tabs>
        <w:rPr>
          <w:rFonts w:ascii="Century Gothic" w:eastAsia="Century Gothic" w:hAnsi="Century Gothic" w:cs="Century Gothic"/>
        </w:rPr>
      </w:pPr>
      <w:r w:rsidRPr="00B6135E">
        <w:rPr>
          <w:rFonts w:ascii="Century Gothic" w:eastAsia="Century Gothic" w:hAnsi="Century Gothic" w:cs="Century Gothic"/>
        </w:rPr>
        <w:t>the other party ceases, or threatens to cease, to carry on business (other than by reason of a strike lasting no more than seven (7) consecutive days) or</w:t>
      </w:r>
      <w:r w:rsidR="00CE33E4" w:rsidRPr="00B6135E">
        <w:rPr>
          <w:rFonts w:ascii="Century Gothic" w:eastAsia="Century Gothic" w:hAnsi="Century Gothic" w:cs="Century Gothic"/>
        </w:rPr>
        <w:t xml:space="preserve"> suspends payment of its debts.</w:t>
      </w:r>
    </w:p>
    <w:p w14:paraId="40C61930" w14:textId="431F015B" w:rsidR="00D36D3D" w:rsidRPr="00B6135E" w:rsidRDefault="00F45412" w:rsidP="009A418A">
      <w:pPr>
        <w:pStyle w:val="Heading3"/>
        <w:numPr>
          <w:ilvl w:val="2"/>
          <w:numId w:val="163"/>
        </w:numPr>
        <w:tabs>
          <w:tab w:val="num" w:pos="1985"/>
        </w:tabs>
        <w:rPr>
          <w:rFonts w:ascii="Century Gothic" w:eastAsia="Century Gothic" w:hAnsi="Century Gothic" w:cs="Century Gothic"/>
        </w:rPr>
      </w:pPr>
      <w:r w:rsidRPr="00B6135E">
        <w:rPr>
          <w:rFonts w:ascii="Century Gothic" w:eastAsia="Century Gothic" w:hAnsi="Century Gothic" w:cs="Century Gothic"/>
        </w:rPr>
        <w:t xml:space="preserve">if any situation analogous to any of those </w:t>
      </w:r>
      <w:r w:rsidR="005208D1" w:rsidRPr="00B6135E">
        <w:rPr>
          <w:rFonts w:ascii="Century Gothic" w:eastAsia="Century Gothic" w:hAnsi="Century Gothic" w:cs="Century Gothic"/>
        </w:rPr>
        <w:t xml:space="preserve">described at points (a) to (e) </w:t>
      </w:r>
      <w:r w:rsidRPr="00B6135E">
        <w:rPr>
          <w:rFonts w:ascii="Century Gothic" w:eastAsia="Century Gothic" w:hAnsi="Century Gothic" w:cs="Century Gothic"/>
        </w:rPr>
        <w:t xml:space="preserve">above occurs in relation to the other party under the law of any jurisdiction.   </w:t>
      </w:r>
    </w:p>
    <w:p w14:paraId="0AC111E5" w14:textId="77777777" w:rsidR="00F45412" w:rsidRPr="00912EC7" w:rsidRDefault="00F45412" w:rsidP="169500F6">
      <w:pPr>
        <w:pStyle w:val="Heading2"/>
        <w:numPr>
          <w:ilvl w:val="1"/>
          <w:numId w:val="0"/>
        </w:numPr>
        <w:ind w:left="1430"/>
        <w:rPr>
          <w:rFonts w:ascii="Century Gothic" w:eastAsia="Century Gothic" w:hAnsi="Century Gothic" w:cs="Century Gothic"/>
        </w:rPr>
      </w:pPr>
    </w:p>
    <w:p w14:paraId="2BD82E4C"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If a party suffers any event listed in clause </w:t>
      </w:r>
      <w:r w:rsidR="00FE3159" w:rsidRPr="0C33B580">
        <w:rPr>
          <w:rFonts w:ascii="Century Gothic" w:eastAsia="Century Gothic" w:hAnsi="Century Gothic" w:cs="Century Gothic"/>
        </w:rPr>
        <w:t>16.1</w:t>
      </w:r>
      <w:r w:rsidRPr="0C33B580">
        <w:rPr>
          <w:rFonts w:ascii="Century Gothic" w:eastAsia="Century Gothic" w:hAnsi="Century Gothic" w:cs="Century Gothic"/>
        </w:rPr>
        <w:t xml:space="preserve"> above, it shall notify the other party immediately in writing.</w:t>
      </w:r>
    </w:p>
    <w:p w14:paraId="1F74E49D"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4A9EC1F4" w14:textId="33C09E2F" w:rsidR="30B5E1AA"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359F3121">
        <w:rPr>
          <w:rFonts w:ascii="Century Gothic" w:eastAsia="Century Gothic" w:hAnsi="Century Gothic" w:cs="Century Gothic"/>
        </w:rPr>
        <w:t xml:space="preserve">Without prejudice to its other rights and remedies, Virgin may terminate </w:t>
      </w:r>
      <w:r w:rsidR="7534FF0E" w:rsidRPr="359F3121">
        <w:rPr>
          <w:rFonts w:ascii="Century Gothic" w:eastAsia="Century Gothic" w:hAnsi="Century Gothic" w:cs="Century Gothic"/>
        </w:rPr>
        <w:t xml:space="preserve">this Agreement in its </w:t>
      </w:r>
      <w:proofErr w:type="gramStart"/>
      <w:r w:rsidR="7534FF0E" w:rsidRPr="359F3121">
        <w:rPr>
          <w:rFonts w:ascii="Century Gothic" w:eastAsia="Century Gothic" w:hAnsi="Century Gothic" w:cs="Century Gothic"/>
        </w:rPr>
        <w:t>entirety</w:t>
      </w:r>
      <w:proofErr w:type="gramEnd"/>
      <w:r w:rsidR="7534FF0E" w:rsidRPr="359F3121">
        <w:rPr>
          <w:rFonts w:ascii="Century Gothic" w:eastAsia="Century Gothic" w:hAnsi="Century Gothic" w:cs="Century Gothic"/>
        </w:rPr>
        <w:t xml:space="preserve"> or </w:t>
      </w:r>
      <w:r w:rsidRPr="359F3121">
        <w:rPr>
          <w:rFonts w:ascii="Century Gothic" w:eastAsia="Century Gothic" w:hAnsi="Century Gothic" w:cs="Century Gothic"/>
        </w:rPr>
        <w:t>any SOW entered into hereunde</w:t>
      </w:r>
      <w:r w:rsidR="5E2B40BA" w:rsidRPr="359F3121">
        <w:rPr>
          <w:rFonts w:ascii="Century Gothic" w:eastAsia="Century Gothic" w:hAnsi="Century Gothic" w:cs="Century Gothic"/>
        </w:rPr>
        <w:t xml:space="preserve">r at any time upon giving not less than </w:t>
      </w:r>
      <w:del w:id="36" w:author="Steve Lenderman" w:date="2024-05-29T16:24:00Z" w16du:dateUtc="2024-05-29T20:24:00Z">
        <w:r w:rsidR="5E2B40BA" w:rsidRPr="359F3121" w:rsidDel="00FD7439">
          <w:rPr>
            <w:rFonts w:ascii="Century Gothic" w:eastAsia="Century Gothic" w:hAnsi="Century Gothic" w:cs="Century Gothic"/>
          </w:rPr>
          <w:delText>thirty</w:delText>
        </w:r>
      </w:del>
      <w:ins w:id="37" w:author="Steve Lenderman" w:date="2024-05-29T16:24:00Z" w16du:dateUtc="2024-05-29T20:24:00Z">
        <w:r w:rsidR="00FD7439">
          <w:rPr>
            <w:rFonts w:ascii="Century Gothic" w:eastAsia="Century Gothic" w:hAnsi="Century Gothic" w:cs="Century Gothic"/>
          </w:rPr>
          <w:t xml:space="preserve"> ninety</w:t>
        </w:r>
      </w:ins>
      <w:del w:id="38" w:author="Steve Lenderman" w:date="2024-05-29T16:24:00Z" w16du:dateUtc="2024-05-29T20:24:00Z">
        <w:r w:rsidR="5E2B40BA" w:rsidRPr="359F3121" w:rsidDel="00FD7439">
          <w:rPr>
            <w:rFonts w:ascii="Century Gothic" w:eastAsia="Century Gothic" w:hAnsi="Century Gothic" w:cs="Century Gothic"/>
          </w:rPr>
          <w:delText xml:space="preserve"> </w:delText>
        </w:r>
      </w:del>
      <w:r w:rsidR="5E2B40BA" w:rsidRPr="359F3121">
        <w:rPr>
          <w:rFonts w:ascii="Century Gothic" w:eastAsia="Century Gothic" w:hAnsi="Century Gothic" w:cs="Century Gothic"/>
        </w:rPr>
        <w:t>(</w:t>
      </w:r>
      <w:del w:id="39" w:author="Steve Lenderman" w:date="2024-05-29T16:24:00Z" w16du:dateUtc="2024-05-29T20:24:00Z">
        <w:r w:rsidR="5E2B40BA" w:rsidRPr="359F3121" w:rsidDel="00FD7439">
          <w:rPr>
            <w:rFonts w:ascii="Century Gothic" w:eastAsia="Century Gothic" w:hAnsi="Century Gothic" w:cs="Century Gothic"/>
          </w:rPr>
          <w:delText>30</w:delText>
        </w:r>
      </w:del>
      <w:r w:rsidR="5E2B40BA" w:rsidRPr="359F3121">
        <w:rPr>
          <w:rFonts w:ascii="Century Gothic" w:eastAsia="Century Gothic" w:hAnsi="Century Gothic" w:cs="Century Gothic"/>
        </w:rPr>
        <w:t xml:space="preserve">) </w:t>
      </w:r>
      <w:ins w:id="40" w:author="Steve Lenderman" w:date="2024-05-29T16:24:00Z" w16du:dateUtc="2024-05-29T20:24:00Z">
        <w:r w:rsidR="00FD7439">
          <w:rPr>
            <w:rFonts w:ascii="Century Gothic" w:eastAsia="Century Gothic" w:hAnsi="Century Gothic" w:cs="Century Gothic"/>
          </w:rPr>
          <w:t xml:space="preserve">90 </w:t>
        </w:r>
      </w:ins>
      <w:r w:rsidR="5E2B40BA" w:rsidRPr="359F3121">
        <w:rPr>
          <w:rFonts w:ascii="Century Gothic" w:eastAsia="Century Gothic" w:hAnsi="Century Gothic" w:cs="Century Gothic"/>
        </w:rPr>
        <w:t xml:space="preserve">days’ prior written notice provided that Virgin shall pay for all Services adequately performed up to the date of termination of </w:t>
      </w:r>
      <w:r w:rsidR="00024E80" w:rsidRPr="359F3121">
        <w:rPr>
          <w:rFonts w:ascii="Century Gothic" w:eastAsia="Century Gothic" w:hAnsi="Century Gothic" w:cs="Century Gothic"/>
        </w:rPr>
        <w:t xml:space="preserve">the Agreement or </w:t>
      </w:r>
      <w:r w:rsidR="5E2B40BA" w:rsidRPr="359F3121">
        <w:rPr>
          <w:rFonts w:ascii="Century Gothic" w:eastAsia="Century Gothic" w:hAnsi="Century Gothic" w:cs="Century Gothic"/>
        </w:rPr>
        <w:t>such SOW.</w:t>
      </w:r>
    </w:p>
    <w:p w14:paraId="66AEDFF7" w14:textId="28F36D2A" w:rsidR="0B2AA191" w:rsidRPr="00912EC7" w:rsidRDefault="0B2AA191" w:rsidP="169500F6">
      <w:pPr>
        <w:pStyle w:val="BodyText2"/>
        <w:tabs>
          <w:tab w:val="num" w:pos="1418"/>
        </w:tabs>
        <w:rPr>
          <w:rFonts w:ascii="Century Gothic" w:eastAsia="Century Gothic" w:hAnsi="Century Gothic" w:cs="Century Gothic"/>
        </w:rPr>
      </w:pPr>
    </w:p>
    <w:p w14:paraId="2965E3AC" w14:textId="79A9EEA0" w:rsidR="412DFB90" w:rsidRPr="00912EC7" w:rsidRDefault="412DFB90" w:rsidP="169500F6">
      <w:pPr>
        <w:pStyle w:val="Heading2"/>
        <w:tabs>
          <w:tab w:val="clear" w:pos="1430"/>
          <w:tab w:val="num" w:pos="1418"/>
        </w:tabs>
        <w:ind w:left="1418" w:hanging="851"/>
        <w:rPr>
          <w:rFonts w:ascii="Century Gothic" w:eastAsia="Century Gothic" w:hAnsi="Century Gothic" w:cs="Century Gothic"/>
        </w:rPr>
      </w:pPr>
      <w:r w:rsidRPr="359F3121">
        <w:rPr>
          <w:rFonts w:ascii="Century Gothic" w:eastAsia="Century Gothic" w:hAnsi="Century Gothic" w:cs="Century Gothic"/>
        </w:rPr>
        <w:t xml:space="preserve">Virgin may terminate or suspend this Agreement (including any payment obligation) at any time with immediate effect upon written notice if any event outside of Virgin’s reasonable control occurs which affects or is likely to affect Virgin’s operations and/or cause a reduction in passenger volumes.  Such events shall include a war, terrorist attack, epidemic, pandemic, or the closure or restriction of UK, </w:t>
      </w:r>
      <w:proofErr w:type="gramStart"/>
      <w:r w:rsidRPr="359F3121">
        <w:rPr>
          <w:rFonts w:ascii="Century Gothic" w:eastAsia="Century Gothic" w:hAnsi="Century Gothic" w:cs="Century Gothic"/>
        </w:rPr>
        <w:t>US</w:t>
      </w:r>
      <w:proofErr w:type="gramEnd"/>
      <w:r w:rsidRPr="359F3121">
        <w:rPr>
          <w:rFonts w:ascii="Century Gothic" w:eastAsia="Century Gothic" w:hAnsi="Century Gothic" w:cs="Century Gothic"/>
        </w:rPr>
        <w:t xml:space="preserve"> or other airspace. If Virgin has suspended this Agreement, it shall give the Supplier reasonable notice of when it requires the provision of Services to resume.</w:t>
      </w:r>
    </w:p>
    <w:p w14:paraId="2C3BC1AD"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B81CABD"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Without prejudice to its other rights and remedies, Virgin may terminate this Agreement (including all SOW’s made under this Agreement), in whole or in part, with immediate effect upon written notice if:</w:t>
      </w:r>
    </w:p>
    <w:p w14:paraId="0D4B73AE" w14:textId="77777777" w:rsidR="00F45412" w:rsidRPr="00912EC7" w:rsidRDefault="00F45412" w:rsidP="169500F6">
      <w:pPr>
        <w:ind w:left="1440" w:hanging="720"/>
        <w:rPr>
          <w:rFonts w:ascii="Century Gothic" w:eastAsia="Century Gothic" w:hAnsi="Century Gothic" w:cs="Century Gothic"/>
          <w:color w:val="000000"/>
          <w:sz w:val="20"/>
        </w:rPr>
      </w:pPr>
    </w:p>
    <w:p w14:paraId="3E3028B1"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359F3121">
        <w:rPr>
          <w:rFonts w:ascii="Century Gothic" w:eastAsia="Century Gothic" w:hAnsi="Century Gothic" w:cs="Century Gothic"/>
        </w:rPr>
        <w:lastRenderedPageBreak/>
        <w:t xml:space="preserve">Supplier is acquired (by share transfer or otherwise) by a direct competitor of </w:t>
      </w:r>
      <w:proofErr w:type="gramStart"/>
      <w:r w:rsidRPr="359F3121">
        <w:rPr>
          <w:rFonts w:ascii="Century Gothic" w:eastAsia="Century Gothic" w:hAnsi="Century Gothic" w:cs="Century Gothic"/>
        </w:rPr>
        <w:t>Virgin;</w:t>
      </w:r>
      <w:proofErr w:type="gramEnd"/>
      <w:r w:rsidRPr="359F3121">
        <w:rPr>
          <w:rFonts w:ascii="Century Gothic" w:eastAsia="Century Gothic" w:hAnsi="Century Gothic" w:cs="Century Gothic"/>
        </w:rPr>
        <w:t xml:space="preserve"> </w:t>
      </w:r>
    </w:p>
    <w:p w14:paraId="5D8E9DB5"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 xml:space="preserve">Supplier engages in any conduct which in the reasonable opinion of Virgin is prejudicial to Virgin’s </w:t>
      </w:r>
      <w:proofErr w:type="gramStart"/>
      <w:r w:rsidRPr="00B6135E">
        <w:rPr>
          <w:rFonts w:ascii="Century Gothic" w:eastAsia="Century Gothic" w:hAnsi="Century Gothic" w:cs="Century Gothic"/>
        </w:rPr>
        <w:t>interests;</w:t>
      </w:r>
      <w:proofErr w:type="gramEnd"/>
    </w:p>
    <w:p w14:paraId="40EE1BBC"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 xml:space="preserve">Supplier </w:t>
      </w:r>
      <w:r w:rsidR="0B84F2B3" w:rsidRPr="00B6135E">
        <w:rPr>
          <w:rFonts w:ascii="Century Gothic" w:eastAsia="Century Gothic" w:hAnsi="Century Gothic" w:cs="Century Gothic"/>
        </w:rPr>
        <w:t>breaches</w:t>
      </w:r>
      <w:r w:rsidR="43811670" w:rsidRPr="00B6135E">
        <w:rPr>
          <w:rFonts w:ascii="Century Gothic" w:eastAsia="Century Gothic" w:hAnsi="Century Gothic" w:cs="Century Gothic"/>
        </w:rPr>
        <w:t xml:space="preserve"> any Critical Service Levels outlined in Schedule </w:t>
      </w:r>
      <w:r w:rsidR="00D52284" w:rsidRPr="00B6135E">
        <w:rPr>
          <w:rFonts w:ascii="Century Gothic" w:eastAsia="Century Gothic" w:hAnsi="Century Gothic" w:cs="Century Gothic"/>
        </w:rPr>
        <w:t>4</w:t>
      </w:r>
      <w:r w:rsidR="74CABC7A" w:rsidRPr="00B6135E">
        <w:rPr>
          <w:rFonts w:ascii="Century Gothic" w:eastAsia="Century Gothic" w:hAnsi="Century Gothic" w:cs="Century Gothic"/>
        </w:rPr>
        <w:t xml:space="preserve"> </w:t>
      </w:r>
      <w:r w:rsidR="43811670" w:rsidRPr="00B6135E">
        <w:rPr>
          <w:rFonts w:ascii="Century Gothic" w:eastAsia="Century Gothic" w:hAnsi="Century Gothic" w:cs="Century Gothic"/>
        </w:rPr>
        <w:t>(Service Levels</w:t>
      </w:r>
      <w:proofErr w:type="gramStart"/>
      <w:r w:rsidR="43811670" w:rsidRPr="00B6135E">
        <w:rPr>
          <w:rFonts w:ascii="Century Gothic" w:eastAsia="Century Gothic" w:hAnsi="Century Gothic" w:cs="Century Gothic"/>
        </w:rPr>
        <w:t>);</w:t>
      </w:r>
      <w:proofErr w:type="gramEnd"/>
      <w:r w:rsidR="757BBEE1" w:rsidRPr="00B6135E">
        <w:rPr>
          <w:rFonts w:ascii="Century Gothic" w:eastAsia="Century Gothic" w:hAnsi="Century Gothic" w:cs="Century Gothic"/>
        </w:rPr>
        <w:t xml:space="preserve"> </w:t>
      </w:r>
    </w:p>
    <w:p w14:paraId="316CC5DA"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 xml:space="preserve">Supplier commits a material breach of its obligations under this </w:t>
      </w:r>
      <w:r w:rsidR="00D52284" w:rsidRPr="00B6135E">
        <w:rPr>
          <w:rFonts w:ascii="Century Gothic" w:eastAsia="Century Gothic" w:hAnsi="Century Gothic" w:cs="Century Gothic"/>
        </w:rPr>
        <w:t>Agreement,</w:t>
      </w:r>
      <w:r w:rsidRPr="00B6135E">
        <w:rPr>
          <w:rFonts w:ascii="Century Gothic" w:eastAsia="Century Gothic" w:hAnsi="Century Gothic" w:cs="Century Gothic"/>
        </w:rPr>
        <w:t xml:space="preserve"> which is incapable of remedy or, if capable of remedy, has</w:t>
      </w:r>
      <w:r w:rsidR="5E2B40BA" w:rsidRPr="00B6135E">
        <w:rPr>
          <w:rFonts w:ascii="Century Gothic" w:eastAsia="Century Gothic" w:hAnsi="Century Gothic" w:cs="Century Gothic"/>
        </w:rPr>
        <w:t xml:space="preserve"> not been remedied within fourteen</w:t>
      </w:r>
      <w:r w:rsidRPr="00B6135E">
        <w:rPr>
          <w:rFonts w:ascii="Century Gothic" w:eastAsia="Century Gothic" w:hAnsi="Century Gothic" w:cs="Century Gothic"/>
        </w:rPr>
        <w:t xml:space="preserve"> (</w:t>
      </w:r>
      <w:r w:rsidR="5E2B40BA" w:rsidRPr="00B6135E">
        <w:rPr>
          <w:rFonts w:ascii="Century Gothic" w:eastAsia="Century Gothic" w:hAnsi="Century Gothic" w:cs="Century Gothic"/>
        </w:rPr>
        <w:t>14</w:t>
      </w:r>
      <w:r w:rsidRPr="00B6135E">
        <w:rPr>
          <w:rFonts w:ascii="Century Gothic" w:eastAsia="Century Gothic" w:hAnsi="Century Gothic" w:cs="Century Gothic"/>
        </w:rPr>
        <w:t>) days of the receipt by Supplier of written notice from Virgin demanding remedy of the breach; or</w:t>
      </w:r>
    </w:p>
    <w:p w14:paraId="7B8BDF0A"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there is a change in the control of Supplier in relation to which Virgin has not given its prior written consent</w:t>
      </w:r>
      <w:r w:rsidR="74CABC7A" w:rsidRPr="00B6135E">
        <w:rPr>
          <w:rFonts w:ascii="Century Gothic" w:eastAsia="Century Gothic" w:hAnsi="Century Gothic" w:cs="Century Gothic"/>
        </w:rPr>
        <w:t>,</w:t>
      </w:r>
      <w:r w:rsidR="02355A2D" w:rsidRPr="00B6135E">
        <w:rPr>
          <w:rFonts w:ascii="Century Gothic" w:eastAsia="Century Gothic" w:hAnsi="Century Gothic" w:cs="Century Gothic"/>
        </w:rPr>
        <w:t xml:space="preserve"> not to be unreasonably withheld.</w:t>
      </w:r>
      <w:r w:rsidRPr="00B6135E">
        <w:rPr>
          <w:rFonts w:ascii="Century Gothic" w:eastAsia="Century Gothic" w:hAnsi="Century Gothic" w:cs="Century Gothic"/>
        </w:rPr>
        <w:t xml:space="preserve"> For the purposes of this Clause, “control” shall have the meaning given to it in </w:t>
      </w:r>
      <w:r w:rsidR="68BA3BCC" w:rsidRPr="00B6135E">
        <w:rPr>
          <w:rFonts w:ascii="Century Gothic" w:eastAsia="Century Gothic" w:hAnsi="Century Gothic" w:cs="Century Gothic"/>
        </w:rPr>
        <w:t>‘</w:t>
      </w:r>
      <w:r w:rsidR="68BA3BCC" w:rsidRPr="00B6135E">
        <w:rPr>
          <w:rFonts w:ascii="Century Gothic" w:eastAsia="Century Gothic" w:hAnsi="Century Gothic" w:cs="Century Gothic"/>
          <w:color w:val="000000" w:themeColor="text1"/>
        </w:rPr>
        <w:t>s.1124 Corporation Tax Act 2010’</w:t>
      </w:r>
      <w:r w:rsidRPr="00B6135E">
        <w:rPr>
          <w:rFonts w:ascii="Century Gothic" w:eastAsia="Century Gothic" w:hAnsi="Century Gothic" w:cs="Century Gothic"/>
        </w:rPr>
        <w:t>; or</w:t>
      </w:r>
    </w:p>
    <w:p w14:paraId="21F5AA8B" w14:textId="77777777" w:rsidR="00B6135E" w:rsidRDefault="30B5E1AA"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any of the events or circumstances described in clauses 16.1(a)</w:t>
      </w:r>
      <w:r w:rsidR="7F8E4803" w:rsidRPr="00B6135E">
        <w:rPr>
          <w:rFonts w:ascii="Century Gothic" w:eastAsia="Century Gothic" w:hAnsi="Century Gothic" w:cs="Century Gothic"/>
        </w:rPr>
        <w:t xml:space="preserve"> to 16.1 (e), 16.5(b)</w:t>
      </w:r>
      <w:r w:rsidRPr="00B6135E">
        <w:rPr>
          <w:rFonts w:ascii="Century Gothic" w:eastAsia="Century Gothic" w:hAnsi="Century Gothic" w:cs="Century Gothic"/>
        </w:rPr>
        <w:t xml:space="preserve"> </w:t>
      </w:r>
      <w:r w:rsidR="3C074630" w:rsidRPr="00B6135E">
        <w:rPr>
          <w:rFonts w:ascii="Century Gothic" w:eastAsia="Century Gothic" w:hAnsi="Century Gothic" w:cs="Century Gothic"/>
        </w:rPr>
        <w:t>or 16.5</w:t>
      </w:r>
      <w:r w:rsidRPr="00B6135E">
        <w:rPr>
          <w:rFonts w:ascii="Century Gothic" w:eastAsia="Century Gothic" w:hAnsi="Century Gothic" w:cs="Century Gothic"/>
        </w:rPr>
        <w:t xml:space="preserve">(e) occurs or exists in respect of the </w:t>
      </w:r>
      <w:r w:rsidR="40A2D428" w:rsidRPr="00B6135E">
        <w:rPr>
          <w:rFonts w:ascii="Century Gothic" w:eastAsia="Century Gothic" w:hAnsi="Century Gothic" w:cs="Century Gothic"/>
        </w:rPr>
        <w:t>p</w:t>
      </w:r>
      <w:r w:rsidRPr="00B6135E">
        <w:rPr>
          <w:rFonts w:ascii="Century Gothic" w:eastAsia="Century Gothic" w:hAnsi="Century Gothic" w:cs="Century Gothic"/>
        </w:rPr>
        <w:t xml:space="preserve">arent </w:t>
      </w:r>
      <w:r w:rsidR="40A2D428" w:rsidRPr="00B6135E">
        <w:rPr>
          <w:rFonts w:ascii="Century Gothic" w:eastAsia="Century Gothic" w:hAnsi="Century Gothic" w:cs="Century Gothic"/>
        </w:rPr>
        <w:t>c</w:t>
      </w:r>
      <w:r w:rsidRPr="00B6135E">
        <w:rPr>
          <w:rFonts w:ascii="Century Gothic" w:eastAsia="Century Gothic" w:hAnsi="Century Gothic" w:cs="Century Gothic"/>
        </w:rPr>
        <w:t>ompany</w:t>
      </w:r>
      <w:r w:rsidR="40A2D428" w:rsidRPr="00B6135E">
        <w:rPr>
          <w:rFonts w:ascii="Century Gothic" w:eastAsia="Century Gothic" w:hAnsi="Century Gothic" w:cs="Century Gothic"/>
        </w:rPr>
        <w:t xml:space="preserve"> of the Supplier</w:t>
      </w:r>
      <w:r w:rsidRPr="00B6135E">
        <w:rPr>
          <w:rFonts w:ascii="Century Gothic" w:eastAsia="Century Gothic" w:hAnsi="Century Gothic" w:cs="Century Gothic"/>
        </w:rPr>
        <w:t xml:space="preserve"> (and for the purposes of this clause </w:t>
      </w:r>
      <w:r w:rsidR="74CABC7A" w:rsidRPr="00B6135E">
        <w:rPr>
          <w:rFonts w:ascii="Century Gothic" w:eastAsia="Century Gothic" w:hAnsi="Century Gothic" w:cs="Century Gothic"/>
        </w:rPr>
        <w:t>16.</w:t>
      </w:r>
      <w:r w:rsidR="3C074630" w:rsidRPr="00B6135E">
        <w:rPr>
          <w:rFonts w:ascii="Century Gothic" w:eastAsia="Century Gothic" w:hAnsi="Century Gothic" w:cs="Century Gothic"/>
        </w:rPr>
        <w:t>5</w:t>
      </w:r>
      <w:r w:rsidR="74CABC7A" w:rsidRPr="00B6135E">
        <w:rPr>
          <w:rFonts w:ascii="Century Gothic" w:eastAsia="Century Gothic" w:hAnsi="Century Gothic" w:cs="Century Gothic"/>
        </w:rPr>
        <w:t>(f</w:t>
      </w:r>
      <w:r w:rsidRPr="00B6135E">
        <w:rPr>
          <w:rFonts w:ascii="Century Gothic" w:eastAsia="Century Gothic" w:hAnsi="Century Gothic" w:cs="Century Gothic"/>
        </w:rPr>
        <w:t>) only</w:t>
      </w:r>
      <w:r w:rsidR="40A2D428" w:rsidRPr="00B6135E">
        <w:rPr>
          <w:rFonts w:ascii="Century Gothic" w:eastAsia="Century Gothic" w:hAnsi="Century Gothic" w:cs="Century Gothic"/>
        </w:rPr>
        <w:t xml:space="preserve"> any</w:t>
      </w:r>
      <w:r w:rsidRPr="00B6135E">
        <w:rPr>
          <w:rFonts w:ascii="Century Gothic" w:eastAsia="Century Gothic" w:hAnsi="Century Gothic" w:cs="Century Gothic"/>
        </w:rPr>
        <w:t xml:space="preserve"> references to </w:t>
      </w:r>
      <w:r w:rsidR="40A2D428" w:rsidRPr="00B6135E">
        <w:rPr>
          <w:rFonts w:ascii="Century Gothic" w:eastAsia="Century Gothic" w:hAnsi="Century Gothic" w:cs="Century Gothic"/>
        </w:rPr>
        <w:t>Supplier</w:t>
      </w:r>
      <w:r w:rsidRPr="00B6135E">
        <w:rPr>
          <w:rFonts w:ascii="Century Gothic" w:eastAsia="Century Gothic" w:hAnsi="Century Gothic" w:cs="Century Gothic"/>
        </w:rPr>
        <w:t xml:space="preserve"> in those individual clauses shall be taken to refer to the </w:t>
      </w:r>
      <w:r w:rsidR="40A2D428" w:rsidRPr="00B6135E">
        <w:rPr>
          <w:rFonts w:ascii="Century Gothic" w:eastAsia="Century Gothic" w:hAnsi="Century Gothic" w:cs="Century Gothic"/>
        </w:rPr>
        <w:t>p</w:t>
      </w:r>
      <w:r w:rsidRPr="00B6135E">
        <w:rPr>
          <w:rFonts w:ascii="Century Gothic" w:eastAsia="Century Gothic" w:hAnsi="Century Gothic" w:cs="Century Gothic"/>
        </w:rPr>
        <w:t xml:space="preserve">arent </w:t>
      </w:r>
      <w:r w:rsidR="40A2D428" w:rsidRPr="00B6135E">
        <w:rPr>
          <w:rFonts w:ascii="Century Gothic" w:eastAsia="Century Gothic" w:hAnsi="Century Gothic" w:cs="Century Gothic"/>
        </w:rPr>
        <w:t>c</w:t>
      </w:r>
      <w:r w:rsidRPr="00B6135E">
        <w:rPr>
          <w:rFonts w:ascii="Century Gothic" w:eastAsia="Century Gothic" w:hAnsi="Century Gothic" w:cs="Century Gothic"/>
        </w:rPr>
        <w:t>ompany</w:t>
      </w:r>
      <w:r w:rsidR="62BC1D72" w:rsidRPr="00B6135E">
        <w:rPr>
          <w:rFonts w:ascii="Century Gothic" w:eastAsia="Century Gothic" w:hAnsi="Century Gothic" w:cs="Century Gothic"/>
        </w:rPr>
        <w:t>)</w:t>
      </w:r>
    </w:p>
    <w:p w14:paraId="4A653E44" w14:textId="2CADC89B" w:rsidR="009A3E2C" w:rsidRPr="00B6135E" w:rsidRDefault="623C823F" w:rsidP="009A418A">
      <w:pPr>
        <w:pStyle w:val="Heading3"/>
        <w:numPr>
          <w:ilvl w:val="2"/>
          <w:numId w:val="164"/>
        </w:numPr>
        <w:tabs>
          <w:tab w:val="num" w:pos="1985"/>
        </w:tabs>
        <w:rPr>
          <w:rFonts w:ascii="Century Gothic" w:eastAsia="Century Gothic" w:hAnsi="Century Gothic" w:cs="Century Gothic"/>
        </w:rPr>
      </w:pPr>
      <w:r w:rsidRPr="00B6135E">
        <w:rPr>
          <w:rFonts w:ascii="Century Gothic" w:eastAsia="Century Gothic" w:hAnsi="Century Gothic" w:cs="Century Gothic"/>
        </w:rPr>
        <w:t xml:space="preserve">at any time after </w:t>
      </w:r>
      <w:r w:rsidR="58D3E4A9" w:rsidRPr="00B6135E">
        <w:rPr>
          <w:rFonts w:ascii="Century Gothic" w:eastAsia="Century Gothic" w:hAnsi="Century Gothic" w:cs="Century Gothic"/>
        </w:rPr>
        <w:t xml:space="preserve">the first anniversary of the Effective Date if Supplier has failed to meet any of the objectives set out in Schedule </w:t>
      </w:r>
      <w:r w:rsidR="1094E683" w:rsidRPr="00B6135E">
        <w:rPr>
          <w:rFonts w:ascii="Century Gothic" w:eastAsia="Century Gothic" w:hAnsi="Century Gothic" w:cs="Century Gothic"/>
        </w:rPr>
        <w:t>2</w:t>
      </w:r>
      <w:r w:rsidR="005676B0" w:rsidRPr="00B6135E">
        <w:rPr>
          <w:rFonts w:ascii="Century Gothic" w:eastAsia="Century Gothic" w:hAnsi="Century Gothic" w:cs="Century Gothic"/>
        </w:rPr>
        <w:t>2</w:t>
      </w:r>
      <w:r w:rsidR="00A563CD" w:rsidRPr="00B6135E">
        <w:rPr>
          <w:rFonts w:ascii="Century Gothic" w:eastAsia="Century Gothic" w:hAnsi="Century Gothic" w:cs="Century Gothic"/>
        </w:rPr>
        <w:t xml:space="preserve"> </w:t>
      </w:r>
      <w:r w:rsidR="58D3E4A9" w:rsidRPr="00B6135E">
        <w:rPr>
          <w:rFonts w:ascii="Century Gothic" w:eastAsia="Century Gothic" w:hAnsi="Century Gothic" w:cs="Century Gothic"/>
        </w:rPr>
        <w:t>(Anniversary Objectives)</w:t>
      </w:r>
      <w:r w:rsidR="62BC1D72" w:rsidRPr="00B6135E">
        <w:rPr>
          <w:rFonts w:ascii="Century Gothic" w:eastAsia="Century Gothic" w:hAnsi="Century Gothic" w:cs="Century Gothic"/>
        </w:rPr>
        <w:t>.</w:t>
      </w:r>
    </w:p>
    <w:p w14:paraId="29129AA9" w14:textId="77777777" w:rsidR="00E06FD1" w:rsidRPr="00912EC7" w:rsidRDefault="00E06FD1" w:rsidP="169500F6">
      <w:pPr>
        <w:ind w:left="1440"/>
        <w:rPr>
          <w:rFonts w:ascii="Century Gothic" w:eastAsia="Century Gothic" w:hAnsi="Century Gothic" w:cs="Century Gothic"/>
          <w:color w:val="000000"/>
          <w:sz w:val="20"/>
          <w:highlight w:val="green"/>
          <w:lang w:eastAsia="en-GB"/>
        </w:rPr>
      </w:pPr>
    </w:p>
    <w:p w14:paraId="49C404B5" w14:textId="77777777" w:rsidR="00E06FD1" w:rsidRPr="00912EC7" w:rsidRDefault="2617A67B"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Supplier may terminate this Agreement as a whole (including all SOW’s made under this Agreement) with immediate effect upon written notice if Virgin fails to make any payments which are due (and not disputed in accordance with clause 22.6) and has failed to make such payment of the undisputed invoices in accordance with the pay</w:t>
      </w:r>
      <w:r w:rsidR="5109A886" w:rsidRPr="0C33B580">
        <w:rPr>
          <w:rFonts w:ascii="Century Gothic" w:eastAsia="Century Gothic" w:hAnsi="Century Gothic" w:cs="Century Gothic"/>
        </w:rPr>
        <w:t>ment terms as per with clause 22</w:t>
      </w:r>
      <w:r w:rsidRPr="0C33B580">
        <w:rPr>
          <w:rFonts w:ascii="Century Gothic" w:eastAsia="Century Gothic" w:hAnsi="Century Gothic" w:cs="Century Gothic"/>
        </w:rPr>
        <w:t xml:space="preserve"> within </w:t>
      </w:r>
      <w:r w:rsidR="2356A180" w:rsidRPr="0C33B580">
        <w:rPr>
          <w:rFonts w:ascii="Century Gothic" w:eastAsia="Century Gothic" w:hAnsi="Century Gothic" w:cs="Century Gothic"/>
        </w:rPr>
        <w:t>thirty (</w:t>
      </w:r>
      <w:r w:rsidRPr="0C33B580">
        <w:rPr>
          <w:rFonts w:ascii="Century Gothic" w:eastAsia="Century Gothic" w:hAnsi="Century Gothic" w:cs="Century Gothic"/>
        </w:rPr>
        <w:t>30</w:t>
      </w:r>
      <w:r w:rsidR="2356A180" w:rsidRPr="0C33B580">
        <w:rPr>
          <w:rFonts w:ascii="Century Gothic" w:eastAsia="Century Gothic" w:hAnsi="Century Gothic" w:cs="Century Gothic"/>
        </w:rPr>
        <w:t>)</w:t>
      </w:r>
      <w:r w:rsidRPr="0C33B580">
        <w:rPr>
          <w:rFonts w:ascii="Century Gothic" w:eastAsia="Century Gothic" w:hAnsi="Century Gothic" w:cs="Century Gothic"/>
        </w:rPr>
        <w:t xml:space="preserve"> Business Days of being notified by Supplier of such failure.</w:t>
      </w:r>
      <w:bookmarkEnd w:id="28"/>
    </w:p>
    <w:p w14:paraId="7FF5803F" w14:textId="77777777" w:rsidR="00F45412" w:rsidRPr="00912EC7" w:rsidRDefault="00F45412" w:rsidP="169500F6">
      <w:pPr>
        <w:ind w:left="720" w:hanging="720"/>
        <w:rPr>
          <w:rFonts w:ascii="Century Gothic" w:eastAsia="Century Gothic" w:hAnsi="Century Gothic" w:cs="Century Gothic"/>
          <w:color w:val="000000"/>
          <w:sz w:val="20"/>
        </w:rPr>
      </w:pPr>
    </w:p>
    <w:p w14:paraId="0845F1B1"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41" w:name="_Consequences_of_Termination"/>
      <w:bookmarkStart w:id="42" w:name="_Hlk123823865"/>
      <w:bookmarkEnd w:id="41"/>
      <w:r w:rsidRPr="00912EC7">
        <w:rPr>
          <w:rFonts w:ascii="Century Gothic" w:eastAsia="Century Gothic" w:hAnsi="Century Gothic" w:cs="Century Gothic"/>
          <w:sz w:val="20"/>
        </w:rPr>
        <w:t>Consequences of Termination</w:t>
      </w:r>
    </w:p>
    <w:p w14:paraId="7E55D010" w14:textId="77777777" w:rsidR="00F45412" w:rsidRPr="00912EC7" w:rsidRDefault="00F45412" w:rsidP="169500F6">
      <w:pPr>
        <w:rPr>
          <w:rFonts w:ascii="Century Gothic" w:eastAsia="Century Gothic" w:hAnsi="Century Gothic" w:cs="Century Gothic"/>
          <w:color w:val="000000"/>
          <w:sz w:val="20"/>
        </w:rPr>
      </w:pPr>
    </w:p>
    <w:p w14:paraId="3D1C01EE" w14:textId="77777777" w:rsidR="00F45412" w:rsidRPr="00B1635F" w:rsidRDefault="00F45412" w:rsidP="009A418A">
      <w:pPr>
        <w:pStyle w:val="Heading2"/>
        <w:numPr>
          <w:ilvl w:val="1"/>
          <w:numId w:val="165"/>
        </w:numPr>
        <w:rPr>
          <w:rFonts w:ascii="Century Gothic" w:eastAsia="Century Gothic" w:hAnsi="Century Gothic" w:cs="Century Gothic"/>
        </w:rPr>
      </w:pPr>
      <w:r w:rsidRPr="00B1635F">
        <w:rPr>
          <w:rFonts w:ascii="Century Gothic" w:eastAsia="Century Gothic" w:hAnsi="Century Gothic" w:cs="Century Gothic"/>
        </w:rPr>
        <w:t xml:space="preserve">If Virgin terminates this Agreement pursuant to </w:t>
      </w:r>
      <w:r w:rsidRPr="00DC56C4">
        <w:rPr>
          <w:rFonts w:ascii="Century Gothic" w:eastAsia="Century Gothic" w:hAnsi="Century Gothic" w:cs="Century Gothic"/>
        </w:rPr>
        <w:t xml:space="preserve">clause </w:t>
      </w:r>
      <w:r w:rsidR="00BE3A58" w:rsidRPr="00DC56C4">
        <w:rPr>
          <w:rFonts w:ascii="Century Gothic" w:eastAsia="Century Gothic" w:hAnsi="Century Gothic" w:cs="Century Gothic"/>
        </w:rPr>
        <w:t>16.1, 16.3</w:t>
      </w:r>
      <w:r w:rsidRPr="00DC56C4">
        <w:rPr>
          <w:rFonts w:ascii="Century Gothic" w:eastAsia="Century Gothic" w:hAnsi="Century Gothic" w:cs="Century Gothic"/>
        </w:rPr>
        <w:t xml:space="preserve"> or </w:t>
      </w:r>
      <w:r w:rsidR="00BE3A58" w:rsidRPr="00DC56C4">
        <w:rPr>
          <w:rFonts w:ascii="Century Gothic" w:eastAsia="Century Gothic" w:hAnsi="Century Gothic" w:cs="Century Gothic"/>
        </w:rPr>
        <w:t>16.5</w:t>
      </w:r>
      <w:r w:rsidRPr="00DC56C4">
        <w:rPr>
          <w:rFonts w:ascii="Century Gothic" w:eastAsia="Century Gothic" w:hAnsi="Century Gothic" w:cs="Century Gothic"/>
        </w:rPr>
        <w:t xml:space="preserve"> above,</w:t>
      </w:r>
      <w:r w:rsidRPr="00B1635F">
        <w:rPr>
          <w:rFonts w:ascii="Century Gothic" w:eastAsia="Century Gothic" w:hAnsi="Century Gothic" w:cs="Century Gothic"/>
        </w:rPr>
        <w:t xml:space="preserve"> Supplier shall repay to Virgin any advance payments made in respect of any Services not received by Virgin by such termination date, reduced on a pro rata basis. </w:t>
      </w:r>
    </w:p>
    <w:p w14:paraId="7682D4B6"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4272E60"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Termination or expiration of this Agreement and any SOW shall be without prejudice to the rights and remedies of the parties that may have accrued up to the date of termination or expiration.</w:t>
      </w:r>
    </w:p>
    <w:p w14:paraId="3E2ACDDA"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B27E7C9" w14:textId="77777777" w:rsidR="00F45412" w:rsidRPr="00912EC7" w:rsidRDefault="008B1558"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O</w:t>
      </w:r>
      <w:r w:rsidR="00F45412" w:rsidRPr="0C33B580">
        <w:rPr>
          <w:rFonts w:ascii="Century Gothic" w:eastAsia="Century Gothic" w:hAnsi="Century Gothic" w:cs="Century Gothic"/>
        </w:rPr>
        <w:t xml:space="preserve">n termination and/or expiry of this Agreement all rights and obligations of the parties under this Agreement shall automatically terminate, except for any provisions which expressly or by implication are intended to come into or continue in force on or after such expiration or termination (all of which shall survive termination or expiry of this Agreement for any reason whatsoever) including without limitation clauses </w:t>
      </w:r>
      <w:r w:rsidR="009A3E2C" w:rsidRPr="0C33B580">
        <w:rPr>
          <w:rFonts w:ascii="Century Gothic" w:eastAsia="Century Gothic" w:hAnsi="Century Gothic" w:cs="Century Gothic"/>
        </w:rPr>
        <w:t>relating to Term, Termination, Charges and Payment, Records and Audit, Intellectual Property, Ownership of Materials, Liability and Indemnity, Personnel and Employee Liability, Insurance, Warranties, Confidentiality, Data Protection, Records, Assignment and Subcontracting and General</w:t>
      </w:r>
      <w:r w:rsidR="00D81752" w:rsidRPr="0C33B580">
        <w:rPr>
          <w:rFonts w:ascii="Century Gothic" w:eastAsia="Century Gothic" w:hAnsi="Century Gothic" w:cs="Century Gothic"/>
        </w:rPr>
        <w:t>.</w:t>
      </w:r>
    </w:p>
    <w:p w14:paraId="14F3B75B" w14:textId="77777777" w:rsidR="00337829" w:rsidRPr="00912EC7" w:rsidRDefault="00337829" w:rsidP="169500F6">
      <w:pPr>
        <w:pStyle w:val="Heading2"/>
        <w:numPr>
          <w:ilvl w:val="1"/>
          <w:numId w:val="0"/>
        </w:numPr>
        <w:ind w:left="1418"/>
        <w:rPr>
          <w:rFonts w:ascii="Century Gothic" w:eastAsia="Century Gothic" w:hAnsi="Century Gothic" w:cs="Century Gothic"/>
        </w:rPr>
      </w:pPr>
    </w:p>
    <w:p w14:paraId="64CDCD69"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Subject to clauses 17.5 and 17.6 during the unexpired term of any termination notice period and for a three (3) month period after the termination of this Agreement, Supplier will at its own cost and expense</w:t>
      </w:r>
      <w:r w:rsidR="00060647" w:rsidRPr="0C33B580">
        <w:rPr>
          <w:rFonts w:ascii="Century Gothic" w:eastAsia="Century Gothic" w:hAnsi="Century Gothic" w:cs="Century Gothic"/>
        </w:rPr>
        <w:t xml:space="preserve"> </w:t>
      </w:r>
      <w:r w:rsidRPr="0C33B580">
        <w:rPr>
          <w:rFonts w:ascii="Century Gothic" w:eastAsia="Century Gothic" w:hAnsi="Century Gothic" w:cs="Century Gothic"/>
        </w:rPr>
        <w:t xml:space="preserve">do all such acts and things as Virgin may reasonably require to assist in the handover of Supplier’s </w:t>
      </w:r>
      <w:r w:rsidRPr="0C33B580">
        <w:rPr>
          <w:rFonts w:ascii="Century Gothic" w:eastAsia="Century Gothic" w:hAnsi="Century Gothic" w:cs="Century Gothic"/>
        </w:rPr>
        <w:lastRenderedPageBreak/>
        <w:t xml:space="preserve">duties and obligations under the Agreement to another party without denigration of any of the Services or the Deliverables. </w:t>
      </w:r>
    </w:p>
    <w:p w14:paraId="464E2D8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40367674" w14:textId="48C7DF52"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Supplier shall continue to provide the Services until termination or expiry of the relevant SOW or this Agreement (or part thereof) or the removal of a Destination</w:t>
      </w:r>
      <w:proofErr w:type="gramStart"/>
      <w:r w:rsidRPr="0C33B580">
        <w:rPr>
          <w:rFonts w:ascii="Century Gothic" w:eastAsia="Century Gothic" w:hAnsi="Century Gothic" w:cs="Century Gothic"/>
        </w:rPr>
        <w:t>, as the case may be, subject</w:t>
      </w:r>
      <w:proofErr w:type="gramEnd"/>
      <w:r w:rsidRPr="0C33B580">
        <w:rPr>
          <w:rFonts w:ascii="Century Gothic" w:eastAsia="Century Gothic" w:hAnsi="Century Gothic" w:cs="Century Gothic"/>
        </w:rPr>
        <w:t xml:space="preserve"> to any applicable transitional arrangements set out in the relevant </w:t>
      </w:r>
      <w:r w:rsidR="009A6C3E" w:rsidRPr="0C33B580">
        <w:rPr>
          <w:rFonts w:ascii="Century Gothic" w:eastAsia="Century Gothic" w:hAnsi="Century Gothic" w:cs="Century Gothic"/>
        </w:rPr>
        <w:t xml:space="preserve">Agreement </w:t>
      </w:r>
      <w:r w:rsidRPr="0C33B580">
        <w:rPr>
          <w:rFonts w:ascii="Century Gothic" w:eastAsia="Century Gothic" w:hAnsi="Century Gothic" w:cs="Century Gothic"/>
        </w:rPr>
        <w:t xml:space="preserve">Exit Plan. </w:t>
      </w:r>
    </w:p>
    <w:p w14:paraId="046B2021"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CBC3941" w14:textId="3CF50653"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shall provide the </w:t>
      </w:r>
      <w:r w:rsidR="00F6171C" w:rsidRPr="0C33B580">
        <w:rPr>
          <w:rFonts w:ascii="Century Gothic" w:eastAsia="Century Gothic" w:hAnsi="Century Gothic" w:cs="Century Gothic"/>
        </w:rPr>
        <w:t>termination assistance</w:t>
      </w:r>
      <w:r w:rsidRPr="0C33B580">
        <w:rPr>
          <w:rFonts w:ascii="Century Gothic" w:eastAsia="Century Gothic" w:hAnsi="Century Gothic" w:cs="Century Gothic"/>
        </w:rPr>
        <w:t xml:space="preserve"> after the termination or expiry of the relevant SOW or this Agreement (or part thereof) or the removal of a Destination in accordance with the relevant </w:t>
      </w:r>
      <w:r w:rsidR="00F6171C" w:rsidRPr="0C33B580">
        <w:rPr>
          <w:rFonts w:ascii="Century Gothic" w:eastAsia="Century Gothic" w:hAnsi="Century Gothic" w:cs="Century Gothic"/>
        </w:rPr>
        <w:t xml:space="preserve">Agreement </w:t>
      </w:r>
      <w:r w:rsidRPr="0C33B580">
        <w:rPr>
          <w:rFonts w:ascii="Century Gothic" w:eastAsia="Century Gothic" w:hAnsi="Century Gothic" w:cs="Century Gothic"/>
        </w:rPr>
        <w:t>Exit Plan (and, where the relevant Exit Plan, prior to such dates of termination or expiry).</w:t>
      </w:r>
    </w:p>
    <w:p w14:paraId="7BED2CFB" w14:textId="77777777" w:rsidR="00F45412" w:rsidRPr="00912EC7" w:rsidRDefault="00F45412" w:rsidP="169500F6">
      <w:pPr>
        <w:pStyle w:val="Heading2"/>
        <w:numPr>
          <w:ilvl w:val="1"/>
          <w:numId w:val="0"/>
        </w:numPr>
        <w:ind w:left="1430"/>
        <w:rPr>
          <w:rFonts w:ascii="Century Gothic" w:eastAsia="Century Gothic" w:hAnsi="Century Gothic" w:cs="Century Gothic"/>
        </w:rPr>
      </w:pPr>
    </w:p>
    <w:p w14:paraId="54E38621"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43" w:name="_Business_Continuity_Plan"/>
      <w:bookmarkEnd w:id="43"/>
      <w:r w:rsidRPr="00912EC7">
        <w:rPr>
          <w:rFonts w:ascii="Century Gothic" w:eastAsia="Century Gothic" w:hAnsi="Century Gothic" w:cs="Century Gothic"/>
          <w:sz w:val="20"/>
        </w:rPr>
        <w:t>Business Continuity Plan</w:t>
      </w:r>
    </w:p>
    <w:p w14:paraId="379D7E06" w14:textId="77777777" w:rsidR="00F45412" w:rsidRPr="00912EC7" w:rsidRDefault="00F45412" w:rsidP="169500F6">
      <w:pPr>
        <w:ind w:left="720"/>
        <w:rPr>
          <w:rFonts w:ascii="Century Gothic" w:eastAsia="Century Gothic" w:hAnsi="Century Gothic" w:cs="Century Gothic"/>
          <w:color w:val="000000"/>
          <w:sz w:val="20"/>
        </w:rPr>
      </w:pPr>
    </w:p>
    <w:p w14:paraId="2FF88472" w14:textId="6F6F67AC" w:rsidR="00F45412" w:rsidRPr="00B1635F" w:rsidRDefault="00F45412" w:rsidP="009A418A">
      <w:pPr>
        <w:pStyle w:val="Heading2"/>
        <w:numPr>
          <w:ilvl w:val="1"/>
          <w:numId w:val="166"/>
        </w:numPr>
        <w:rPr>
          <w:rFonts w:ascii="Century Gothic" w:eastAsia="Century Gothic" w:hAnsi="Century Gothic" w:cs="Century Gothic"/>
        </w:rPr>
      </w:pPr>
      <w:r w:rsidRPr="00B1635F">
        <w:rPr>
          <w:rFonts w:ascii="Century Gothic" w:eastAsia="Century Gothic" w:hAnsi="Century Gothic" w:cs="Century Gothic"/>
        </w:rPr>
        <w:t xml:space="preserve">Supplier shall develop </w:t>
      </w:r>
      <w:r w:rsidR="00762E42">
        <w:rPr>
          <w:rFonts w:ascii="Century Gothic" w:eastAsia="Century Gothic" w:hAnsi="Century Gothic" w:cs="Century Gothic"/>
        </w:rPr>
        <w:t>a</w:t>
      </w:r>
      <w:r w:rsidR="00762E42" w:rsidRPr="00B1635F">
        <w:rPr>
          <w:rFonts w:ascii="Century Gothic" w:eastAsia="Century Gothic" w:hAnsi="Century Gothic" w:cs="Century Gothic"/>
        </w:rPr>
        <w:t xml:space="preserve"> </w:t>
      </w:r>
      <w:r w:rsidRPr="00B1635F">
        <w:rPr>
          <w:rFonts w:ascii="Century Gothic" w:eastAsia="Century Gothic" w:hAnsi="Century Gothic" w:cs="Century Gothic"/>
        </w:rPr>
        <w:t>Business Continuity Plan</w:t>
      </w:r>
      <w:r w:rsidR="00DC56C4">
        <w:rPr>
          <w:rFonts w:ascii="Century Gothic" w:eastAsia="Century Gothic" w:hAnsi="Century Gothic" w:cs="Century Gothic"/>
        </w:rPr>
        <w:t xml:space="preserve"> </w:t>
      </w:r>
      <w:r w:rsidRPr="00B1635F">
        <w:rPr>
          <w:rFonts w:ascii="Century Gothic" w:eastAsia="Century Gothic" w:hAnsi="Century Gothic" w:cs="Century Gothic"/>
        </w:rPr>
        <w:t>in accordance with S</w:t>
      </w:r>
      <w:r w:rsidR="00557C73" w:rsidRPr="00B1635F">
        <w:rPr>
          <w:rFonts w:ascii="Century Gothic" w:eastAsia="Century Gothic" w:hAnsi="Century Gothic" w:cs="Century Gothic"/>
        </w:rPr>
        <w:t>chedule 1</w:t>
      </w:r>
      <w:r w:rsidR="0045017C">
        <w:rPr>
          <w:rFonts w:ascii="Century Gothic" w:eastAsia="Century Gothic" w:hAnsi="Century Gothic" w:cs="Century Gothic"/>
        </w:rPr>
        <w:t>4</w:t>
      </w:r>
      <w:r w:rsidR="00AA7BEF" w:rsidRPr="00B1635F">
        <w:rPr>
          <w:rFonts w:ascii="Century Gothic" w:eastAsia="Century Gothic" w:hAnsi="Century Gothic" w:cs="Century Gothic"/>
        </w:rPr>
        <w:t xml:space="preserve"> </w:t>
      </w:r>
      <w:r w:rsidR="00557C73" w:rsidRPr="00B1635F">
        <w:rPr>
          <w:rFonts w:ascii="Century Gothic" w:eastAsia="Century Gothic" w:hAnsi="Century Gothic" w:cs="Century Gothic"/>
        </w:rPr>
        <w:t>(</w:t>
      </w:r>
      <w:r w:rsidR="001569CF" w:rsidRPr="00B1635F">
        <w:rPr>
          <w:rFonts w:ascii="Century Gothic" w:eastAsia="Century Gothic" w:hAnsi="Century Gothic" w:cs="Century Gothic"/>
        </w:rPr>
        <w:t xml:space="preserve">Business Continuity </w:t>
      </w:r>
      <w:r w:rsidR="009A3E2C" w:rsidRPr="00B1635F">
        <w:rPr>
          <w:rFonts w:ascii="Century Gothic" w:eastAsia="Century Gothic" w:hAnsi="Century Gothic" w:cs="Century Gothic"/>
        </w:rPr>
        <w:t>Plan</w:t>
      </w:r>
      <w:r w:rsidR="001569CF" w:rsidRPr="00B1635F">
        <w:rPr>
          <w:rFonts w:ascii="Century Gothic" w:eastAsia="Century Gothic" w:hAnsi="Century Gothic" w:cs="Century Gothic"/>
        </w:rPr>
        <w:t>ning</w:t>
      </w:r>
      <w:r w:rsidR="00557C73" w:rsidRPr="00B1635F">
        <w:rPr>
          <w:rFonts w:ascii="Century Gothic" w:eastAsia="Century Gothic" w:hAnsi="Century Gothic" w:cs="Century Gothic"/>
        </w:rPr>
        <w:t>)</w:t>
      </w:r>
      <w:r w:rsidRPr="00B1635F">
        <w:rPr>
          <w:rFonts w:ascii="Century Gothic" w:eastAsia="Century Gothic" w:hAnsi="Century Gothic" w:cs="Century Gothic"/>
        </w:rPr>
        <w:t>.</w:t>
      </w:r>
    </w:p>
    <w:p w14:paraId="6BFDE234" w14:textId="77777777" w:rsidR="00F45412" w:rsidRPr="00912EC7" w:rsidRDefault="00F45412" w:rsidP="169500F6">
      <w:pPr>
        <w:pStyle w:val="Heading1"/>
        <w:numPr>
          <w:ilvl w:val="0"/>
          <w:numId w:val="0"/>
        </w:numPr>
        <w:rPr>
          <w:rFonts w:ascii="Century Gothic" w:eastAsia="Century Gothic" w:hAnsi="Century Gothic" w:cs="Century Gothic"/>
          <w:b w:val="0"/>
          <w:color w:val="000000"/>
          <w:sz w:val="20"/>
        </w:rPr>
      </w:pPr>
    </w:p>
    <w:p w14:paraId="05DBC819" w14:textId="5C10472E" w:rsidR="00F45412" w:rsidRPr="00912EC7" w:rsidRDefault="00F45412" w:rsidP="169500F6">
      <w:pPr>
        <w:pStyle w:val="Heading1"/>
        <w:ind w:left="567" w:hanging="567"/>
        <w:rPr>
          <w:rFonts w:ascii="Century Gothic" w:eastAsia="Century Gothic" w:hAnsi="Century Gothic" w:cs="Century Gothic"/>
          <w:sz w:val="20"/>
        </w:rPr>
      </w:pPr>
      <w:bookmarkStart w:id="44" w:name="_Agreement_/_Destination"/>
      <w:bookmarkEnd w:id="44"/>
      <w:r w:rsidRPr="00912EC7">
        <w:rPr>
          <w:rFonts w:ascii="Century Gothic" w:eastAsia="Century Gothic" w:hAnsi="Century Gothic" w:cs="Century Gothic"/>
          <w:sz w:val="20"/>
        </w:rPr>
        <w:t xml:space="preserve">Agreement </w:t>
      </w:r>
      <w:r w:rsidR="00E42E88">
        <w:rPr>
          <w:rFonts w:ascii="Century Gothic" w:eastAsia="Century Gothic" w:hAnsi="Century Gothic" w:cs="Century Gothic"/>
          <w:sz w:val="20"/>
        </w:rPr>
        <w:t xml:space="preserve">/ </w:t>
      </w:r>
      <w:r w:rsidR="00AF454E">
        <w:rPr>
          <w:rFonts w:ascii="Century Gothic" w:eastAsia="Century Gothic" w:hAnsi="Century Gothic" w:cs="Century Gothic"/>
          <w:sz w:val="20"/>
        </w:rPr>
        <w:t xml:space="preserve">Destination </w:t>
      </w:r>
      <w:r w:rsidRPr="00912EC7">
        <w:rPr>
          <w:rFonts w:ascii="Century Gothic" w:eastAsia="Century Gothic" w:hAnsi="Century Gothic" w:cs="Century Gothic"/>
          <w:sz w:val="20"/>
        </w:rPr>
        <w:t xml:space="preserve">Exit Plan </w:t>
      </w:r>
    </w:p>
    <w:p w14:paraId="5B982D70" w14:textId="77777777" w:rsidR="00F45412" w:rsidRPr="00912EC7" w:rsidRDefault="00F45412" w:rsidP="169500F6">
      <w:pPr>
        <w:pStyle w:val="Heading1"/>
        <w:numPr>
          <w:ilvl w:val="0"/>
          <w:numId w:val="0"/>
        </w:numPr>
        <w:rPr>
          <w:rFonts w:ascii="Century Gothic" w:eastAsia="Century Gothic" w:hAnsi="Century Gothic" w:cs="Century Gothic"/>
          <w:b w:val="0"/>
          <w:color w:val="000000"/>
          <w:sz w:val="20"/>
        </w:rPr>
      </w:pPr>
    </w:p>
    <w:p w14:paraId="6231AF36" w14:textId="74056889" w:rsidR="00833C83" w:rsidRPr="00833C83" w:rsidRDefault="0045728A" w:rsidP="009A418A">
      <w:pPr>
        <w:pStyle w:val="Heading2"/>
        <w:numPr>
          <w:ilvl w:val="1"/>
          <w:numId w:val="167"/>
        </w:numPr>
        <w:rPr>
          <w:rFonts w:ascii="Century Gothic" w:eastAsia="Century Gothic" w:hAnsi="Century Gothic" w:cs="Century Gothic"/>
        </w:rPr>
      </w:pPr>
      <w:r w:rsidRPr="00B1635F">
        <w:rPr>
          <w:rFonts w:ascii="Century Gothic" w:eastAsia="Century Gothic" w:hAnsi="Century Gothic" w:cs="Century Gothic"/>
        </w:rPr>
        <w:t xml:space="preserve">Supplier shall </w:t>
      </w:r>
      <w:r w:rsidR="00F45412" w:rsidRPr="00B1635F">
        <w:rPr>
          <w:rFonts w:ascii="Century Gothic" w:eastAsia="Century Gothic" w:hAnsi="Century Gothic" w:cs="Century Gothic"/>
        </w:rPr>
        <w:t>produce and provide to Virgin an Agreement Exit Plan for the orderly transition of the Services</w:t>
      </w:r>
      <w:r w:rsidR="00833C83">
        <w:rPr>
          <w:rFonts w:ascii="Century Gothic" w:eastAsia="Century Gothic" w:hAnsi="Century Gothic" w:cs="Century Gothic"/>
        </w:rPr>
        <w:t xml:space="preserve"> (or part thereof, including</w:t>
      </w:r>
      <w:r w:rsidR="00951E57">
        <w:rPr>
          <w:rFonts w:ascii="Century Gothic" w:eastAsia="Century Gothic" w:hAnsi="Century Gothic" w:cs="Century Gothic"/>
        </w:rPr>
        <w:t xml:space="preserve"> in the case of termination of a</w:t>
      </w:r>
      <w:r w:rsidR="00833C83">
        <w:rPr>
          <w:rFonts w:ascii="Century Gothic" w:eastAsia="Century Gothic" w:hAnsi="Century Gothic" w:cs="Century Gothic"/>
        </w:rPr>
        <w:t xml:space="preserve"> specific SOW or</w:t>
      </w:r>
      <w:r w:rsidR="00951E57">
        <w:rPr>
          <w:rFonts w:ascii="Century Gothic" w:eastAsia="Century Gothic" w:hAnsi="Century Gothic" w:cs="Century Gothic"/>
        </w:rPr>
        <w:t xml:space="preserve"> Destination)</w:t>
      </w:r>
      <w:r w:rsidR="00F45412" w:rsidRPr="00B1635F">
        <w:rPr>
          <w:rFonts w:ascii="Century Gothic" w:eastAsia="Century Gothic" w:hAnsi="Century Gothic" w:cs="Century Gothic"/>
        </w:rPr>
        <w:t xml:space="preserve"> from Supplier to Virgin or any </w:t>
      </w:r>
      <w:proofErr w:type="gramStart"/>
      <w:r w:rsidR="00F45412" w:rsidRPr="00B1635F">
        <w:rPr>
          <w:rFonts w:ascii="Century Gothic" w:eastAsia="Century Gothic" w:hAnsi="Century Gothic" w:cs="Century Gothic"/>
        </w:rPr>
        <w:t>Third Party</w:t>
      </w:r>
      <w:proofErr w:type="gramEnd"/>
      <w:r w:rsidR="00F45412" w:rsidRPr="00B1635F">
        <w:rPr>
          <w:rFonts w:ascii="Century Gothic" w:eastAsia="Century Gothic" w:hAnsi="Century Gothic" w:cs="Century Gothic"/>
        </w:rPr>
        <w:t xml:space="preserve"> Supplier in the event of the expiration o</w:t>
      </w:r>
      <w:r w:rsidR="00BC2427" w:rsidRPr="00B1635F">
        <w:rPr>
          <w:rFonts w:ascii="Century Gothic" w:eastAsia="Century Gothic" w:hAnsi="Century Gothic" w:cs="Century Gothic"/>
        </w:rPr>
        <w:t>r termination of this Agreement</w:t>
      </w:r>
      <w:r w:rsidR="00F45412" w:rsidRPr="00B1635F">
        <w:rPr>
          <w:rFonts w:ascii="Century Gothic" w:eastAsia="Century Gothic" w:hAnsi="Century Gothic" w:cs="Century Gothic"/>
        </w:rPr>
        <w:t xml:space="preserve"> in accordance with S</w:t>
      </w:r>
      <w:r w:rsidR="00557C73" w:rsidRPr="00B1635F">
        <w:rPr>
          <w:rFonts w:ascii="Century Gothic" w:eastAsia="Century Gothic" w:hAnsi="Century Gothic" w:cs="Century Gothic"/>
        </w:rPr>
        <w:t xml:space="preserve">chedule 8 </w:t>
      </w:r>
      <w:r w:rsidR="00F45412" w:rsidRPr="00B1635F">
        <w:rPr>
          <w:rFonts w:ascii="Century Gothic" w:eastAsia="Century Gothic" w:hAnsi="Century Gothic" w:cs="Century Gothic"/>
        </w:rPr>
        <w:t>(Exit</w:t>
      </w:r>
      <w:r w:rsidR="00557C73" w:rsidRPr="00B1635F">
        <w:rPr>
          <w:rFonts w:ascii="Century Gothic" w:eastAsia="Century Gothic" w:hAnsi="Century Gothic" w:cs="Century Gothic"/>
        </w:rPr>
        <w:t xml:space="preserve"> Management</w:t>
      </w:r>
      <w:r w:rsidR="00F45412" w:rsidRPr="00B1635F">
        <w:rPr>
          <w:rFonts w:ascii="Century Gothic" w:eastAsia="Century Gothic" w:hAnsi="Century Gothic" w:cs="Century Gothic"/>
        </w:rPr>
        <w:t>).</w:t>
      </w:r>
    </w:p>
    <w:p w14:paraId="34DE3699"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4BE16B91" w14:textId="3724EF3A"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bookmarkStart w:id="45" w:name="_DV_C433"/>
      <w:r w:rsidRPr="0C33B580">
        <w:rPr>
          <w:rFonts w:ascii="Century Gothic" w:eastAsia="Century Gothic" w:hAnsi="Century Gothic" w:cs="Century Gothic"/>
        </w:rPr>
        <w:t>Supplier shall follow the Agreement Exit Plan in the event of expiration or termination of this Agreement</w:t>
      </w:r>
      <w:r w:rsidR="00932BAB" w:rsidRPr="0C33B580">
        <w:rPr>
          <w:rFonts w:ascii="Century Gothic" w:eastAsia="Century Gothic" w:hAnsi="Century Gothic" w:cs="Century Gothic"/>
        </w:rPr>
        <w:t xml:space="preserve"> (in its entirety and for any reason)</w:t>
      </w:r>
      <w:r w:rsidR="001455B2" w:rsidRPr="0C33B580">
        <w:rPr>
          <w:rFonts w:ascii="Century Gothic" w:eastAsia="Century Gothic" w:hAnsi="Century Gothic" w:cs="Century Gothic"/>
        </w:rPr>
        <w:t xml:space="preserve"> or </w:t>
      </w:r>
      <w:r w:rsidR="00F555DC" w:rsidRPr="0C33B580">
        <w:rPr>
          <w:rFonts w:ascii="Century Gothic" w:eastAsia="Century Gothic" w:hAnsi="Century Gothic" w:cs="Century Gothic"/>
        </w:rPr>
        <w:t xml:space="preserve">expiration or termination of a specific SOW </w:t>
      </w:r>
      <w:r w:rsidR="00683915" w:rsidRPr="0C33B580">
        <w:rPr>
          <w:rFonts w:ascii="Century Gothic" w:eastAsia="Century Gothic" w:hAnsi="Century Gothic" w:cs="Century Gothic"/>
        </w:rPr>
        <w:t>or removal of a Destination from the Services (for any reason</w:t>
      </w:r>
      <w:r w:rsidR="00932BAB" w:rsidRPr="0C33B580">
        <w:rPr>
          <w:rFonts w:ascii="Century Gothic" w:eastAsia="Century Gothic" w:hAnsi="Century Gothic" w:cs="Century Gothic"/>
        </w:rPr>
        <w:t>)</w:t>
      </w:r>
      <w:bookmarkEnd w:id="45"/>
    </w:p>
    <w:p w14:paraId="21E8674E" w14:textId="77777777" w:rsidR="00F45412" w:rsidRPr="00912EC7" w:rsidRDefault="00F45412" w:rsidP="169500F6">
      <w:pPr>
        <w:ind w:left="720"/>
        <w:rPr>
          <w:rFonts w:ascii="Century Gothic" w:eastAsia="Century Gothic" w:hAnsi="Century Gothic" w:cs="Century Gothic"/>
          <w:color w:val="000000"/>
          <w:sz w:val="20"/>
        </w:rPr>
      </w:pPr>
    </w:p>
    <w:p w14:paraId="6BCFD5B4" w14:textId="612C22E9" w:rsidR="00F45412" w:rsidRPr="00912EC7" w:rsidRDefault="00951E57" w:rsidP="169500F6">
      <w:pPr>
        <w:pStyle w:val="Heading1"/>
        <w:tabs>
          <w:tab w:val="clear" w:pos="720"/>
          <w:tab w:val="num" w:pos="567"/>
        </w:tabs>
        <w:rPr>
          <w:rFonts w:ascii="Century Gothic" w:eastAsia="Century Gothic" w:hAnsi="Century Gothic" w:cs="Century Gothic"/>
          <w:sz w:val="20"/>
        </w:rPr>
      </w:pPr>
      <w:r>
        <w:rPr>
          <w:rFonts w:ascii="Century Gothic" w:eastAsia="Century Gothic" w:hAnsi="Century Gothic" w:cs="Century Gothic"/>
          <w:sz w:val="20"/>
        </w:rPr>
        <w:t>Not Used</w:t>
      </w:r>
    </w:p>
    <w:p w14:paraId="3557D75E" w14:textId="77777777" w:rsidR="00F45412" w:rsidRPr="00912EC7" w:rsidRDefault="00F45412" w:rsidP="169500F6">
      <w:pPr>
        <w:pStyle w:val="Heading2"/>
        <w:numPr>
          <w:ilvl w:val="1"/>
          <w:numId w:val="0"/>
        </w:numPr>
        <w:rPr>
          <w:rFonts w:ascii="Century Gothic" w:eastAsia="Century Gothic" w:hAnsi="Century Gothic" w:cs="Century Gothic"/>
        </w:rPr>
      </w:pPr>
    </w:p>
    <w:p w14:paraId="7D6EA5D2" w14:textId="316B7ECB" w:rsidR="00F45412" w:rsidRPr="003D5D0E" w:rsidRDefault="00951E57" w:rsidP="003D5D0E">
      <w:pPr>
        <w:pStyle w:val="Heading1"/>
        <w:tabs>
          <w:tab w:val="clear" w:pos="720"/>
          <w:tab w:val="num" w:pos="567"/>
        </w:tabs>
        <w:jc w:val="left"/>
        <w:rPr>
          <w:rFonts w:ascii="Century Gothic" w:eastAsia="Century Gothic" w:hAnsi="Century Gothic" w:cs="Century Gothic"/>
          <w:sz w:val="20"/>
        </w:rPr>
      </w:pPr>
      <w:r>
        <w:rPr>
          <w:rFonts w:ascii="Century Gothic" w:eastAsia="Century Gothic" w:hAnsi="Century Gothic" w:cs="Century Gothic"/>
          <w:sz w:val="20"/>
        </w:rPr>
        <w:t>Not Used</w:t>
      </w:r>
      <w:r w:rsidR="00F45412">
        <w:br/>
      </w:r>
    </w:p>
    <w:p w14:paraId="57E7F9A0"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46" w:name="_Charges_and_Payment"/>
      <w:bookmarkEnd w:id="46"/>
      <w:r w:rsidRPr="00912EC7">
        <w:rPr>
          <w:rFonts w:ascii="Century Gothic" w:eastAsia="Century Gothic" w:hAnsi="Century Gothic" w:cs="Century Gothic"/>
          <w:sz w:val="20"/>
        </w:rPr>
        <w:t>Charges and Payment</w:t>
      </w:r>
    </w:p>
    <w:p w14:paraId="796062A9" w14:textId="77777777" w:rsidR="00F45412" w:rsidRPr="00912EC7" w:rsidRDefault="00F45412" w:rsidP="169500F6">
      <w:pPr>
        <w:ind w:left="720" w:hanging="720"/>
        <w:rPr>
          <w:rFonts w:ascii="Century Gothic" w:eastAsia="Century Gothic" w:hAnsi="Century Gothic" w:cs="Century Gothic"/>
          <w:color w:val="000000"/>
          <w:sz w:val="20"/>
        </w:rPr>
      </w:pPr>
    </w:p>
    <w:p w14:paraId="01B5F10C" w14:textId="6298B67D" w:rsidR="00F45412" w:rsidRPr="00B1635F" w:rsidRDefault="00F45412" w:rsidP="009A418A">
      <w:pPr>
        <w:pStyle w:val="Heading2"/>
        <w:numPr>
          <w:ilvl w:val="1"/>
          <w:numId w:val="168"/>
        </w:numPr>
        <w:rPr>
          <w:rFonts w:ascii="Century Gothic" w:eastAsia="Century Gothic" w:hAnsi="Century Gothic" w:cs="Century Gothic"/>
        </w:rPr>
      </w:pPr>
      <w:bookmarkStart w:id="47" w:name="OLE_LINK1"/>
      <w:bookmarkStart w:id="48" w:name="OLE_LINK2"/>
      <w:r w:rsidRPr="00B1635F">
        <w:rPr>
          <w:rFonts w:ascii="Century Gothic" w:eastAsia="Century Gothic" w:hAnsi="Century Gothic" w:cs="Century Gothic"/>
        </w:rPr>
        <w:t xml:space="preserve">Supplier shall operate </w:t>
      </w:r>
      <w:r w:rsidR="001E4C22" w:rsidRPr="00B1635F">
        <w:rPr>
          <w:rFonts w:ascii="Century Gothic" w:eastAsia="Century Gothic" w:hAnsi="Century Gothic" w:cs="Century Gothic"/>
        </w:rPr>
        <w:t xml:space="preserve">an </w:t>
      </w:r>
      <w:r w:rsidRPr="00B1635F">
        <w:rPr>
          <w:rFonts w:ascii="Century Gothic" w:eastAsia="Century Gothic" w:hAnsi="Century Gothic" w:cs="Century Gothic"/>
        </w:rPr>
        <w:t xml:space="preserve">open book policy and will allow Virgin full and complete access to all </w:t>
      </w:r>
      <w:r w:rsidR="001B242C">
        <w:rPr>
          <w:rFonts w:ascii="Century Gothic" w:eastAsia="Century Gothic" w:hAnsi="Century Gothic" w:cs="Century Gothic"/>
        </w:rPr>
        <w:t>Supplier</w:t>
      </w:r>
      <w:r w:rsidR="001E4C22" w:rsidRPr="00B1635F">
        <w:rPr>
          <w:rFonts w:ascii="Century Gothic" w:eastAsia="Century Gothic" w:hAnsi="Century Gothic" w:cs="Century Gothic"/>
        </w:rPr>
        <w:t xml:space="preserve">’s </w:t>
      </w:r>
      <w:r w:rsidR="00D648F2" w:rsidRPr="00B1635F">
        <w:rPr>
          <w:rFonts w:ascii="Century Gothic" w:eastAsia="Century Gothic" w:hAnsi="Century Gothic" w:cs="Century Gothic"/>
        </w:rPr>
        <w:t>own</w:t>
      </w:r>
      <w:r w:rsidRPr="00B1635F">
        <w:rPr>
          <w:rFonts w:ascii="Century Gothic" w:eastAsia="Century Gothic" w:hAnsi="Century Gothic" w:cs="Century Gothic"/>
        </w:rPr>
        <w:t xml:space="preserve"> costs </w:t>
      </w:r>
      <w:r w:rsidR="001B242C">
        <w:rPr>
          <w:rFonts w:ascii="Century Gothic" w:eastAsia="Century Gothic" w:hAnsi="Century Gothic" w:cs="Century Gothic"/>
        </w:rPr>
        <w:t>in relation to the Services</w:t>
      </w:r>
      <w:r w:rsidRPr="00B1635F">
        <w:rPr>
          <w:rFonts w:ascii="Century Gothic" w:eastAsia="Century Gothic" w:hAnsi="Century Gothic" w:cs="Century Gothic"/>
        </w:rPr>
        <w:t xml:space="preserve"> and other relevant data</w:t>
      </w:r>
      <w:r w:rsidR="00D81752" w:rsidRPr="00B1635F">
        <w:rPr>
          <w:rFonts w:ascii="Century Gothic" w:eastAsia="Century Gothic" w:hAnsi="Century Gothic" w:cs="Century Gothic"/>
        </w:rPr>
        <w:t xml:space="preserve"> as far as reasonably practical</w:t>
      </w:r>
      <w:r w:rsidRPr="00B1635F">
        <w:rPr>
          <w:rFonts w:ascii="Century Gothic" w:eastAsia="Century Gothic" w:hAnsi="Century Gothic" w:cs="Century Gothic"/>
        </w:rPr>
        <w:t xml:space="preserve"> as and when required</w:t>
      </w:r>
      <w:r w:rsidR="00F45EA5" w:rsidRPr="00B1635F">
        <w:rPr>
          <w:rFonts w:ascii="Century Gothic" w:eastAsia="Century Gothic" w:hAnsi="Century Gothic" w:cs="Century Gothic"/>
        </w:rPr>
        <w:t>,</w:t>
      </w:r>
      <w:r w:rsidR="002423FA" w:rsidRPr="00B1635F">
        <w:rPr>
          <w:rFonts w:ascii="Century Gothic" w:eastAsia="Century Gothic" w:hAnsi="Century Gothic" w:cs="Century Gothic"/>
        </w:rPr>
        <w:t xml:space="preserve"> </w:t>
      </w:r>
      <w:r w:rsidR="00391BE3" w:rsidRPr="00B1635F">
        <w:rPr>
          <w:rFonts w:ascii="Century Gothic" w:eastAsia="Century Gothic" w:hAnsi="Century Gothic" w:cs="Century Gothic"/>
        </w:rPr>
        <w:t>with mutual agreement</w:t>
      </w:r>
      <w:r w:rsidRPr="00B1635F">
        <w:rPr>
          <w:rFonts w:ascii="Century Gothic" w:eastAsia="Century Gothic" w:hAnsi="Century Gothic" w:cs="Century Gothic"/>
        </w:rPr>
        <w:t>.</w:t>
      </w:r>
      <w:bookmarkEnd w:id="47"/>
      <w:bookmarkEnd w:id="48"/>
    </w:p>
    <w:p w14:paraId="3BED1261"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0E6F5D9" w14:textId="1ACBCE6A"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Supplier shall</w:t>
      </w:r>
      <w:r w:rsidR="00B40760" w:rsidRPr="0C33B580">
        <w:rPr>
          <w:rFonts w:ascii="Century Gothic" w:eastAsia="Century Gothic" w:hAnsi="Century Gothic" w:cs="Century Gothic"/>
        </w:rPr>
        <w:t xml:space="preserve"> invoice Virgin for the Charges</w:t>
      </w:r>
      <w:r w:rsidRPr="0C33B580">
        <w:rPr>
          <w:rFonts w:ascii="Century Gothic" w:eastAsia="Century Gothic" w:hAnsi="Century Gothic" w:cs="Century Gothic"/>
        </w:rPr>
        <w:t xml:space="preserve"> in accordance with </w:t>
      </w:r>
      <w:r w:rsidR="00107E87" w:rsidRPr="0C33B580">
        <w:rPr>
          <w:rFonts w:ascii="Century Gothic" w:eastAsia="Century Gothic" w:hAnsi="Century Gothic" w:cs="Century Gothic"/>
        </w:rPr>
        <w:t xml:space="preserve">Schedule </w:t>
      </w:r>
      <w:r w:rsidR="00E06126" w:rsidRPr="0C33B580">
        <w:rPr>
          <w:rFonts w:ascii="Century Gothic" w:eastAsia="Century Gothic" w:hAnsi="Century Gothic" w:cs="Century Gothic"/>
        </w:rPr>
        <w:t>3</w:t>
      </w:r>
      <w:r w:rsidR="00107E87" w:rsidRPr="0C33B580">
        <w:rPr>
          <w:rFonts w:ascii="Century Gothic" w:eastAsia="Century Gothic" w:hAnsi="Century Gothic" w:cs="Century Gothic"/>
        </w:rPr>
        <w:t xml:space="preserve"> (Charges)</w:t>
      </w:r>
      <w:r w:rsidRPr="0C33B580">
        <w:rPr>
          <w:rFonts w:ascii="Century Gothic" w:eastAsia="Century Gothic" w:hAnsi="Century Gothic" w:cs="Century Gothic"/>
        </w:rPr>
        <w:t xml:space="preserve">. </w:t>
      </w:r>
      <w:r w:rsidR="00107E87" w:rsidRPr="0C33B580">
        <w:rPr>
          <w:rFonts w:ascii="Century Gothic" w:eastAsia="Century Gothic" w:hAnsi="Century Gothic" w:cs="Century Gothic"/>
        </w:rPr>
        <w:t xml:space="preserve">For any Charges that will not be invoiced via </w:t>
      </w:r>
      <w:proofErr w:type="spellStart"/>
      <w:r w:rsidR="004E2C87" w:rsidRPr="0C33B580">
        <w:rPr>
          <w:rFonts w:ascii="Century Gothic" w:eastAsia="Century Gothic" w:hAnsi="Century Gothic" w:cs="Century Gothic"/>
        </w:rPr>
        <w:t>Promeus</w:t>
      </w:r>
      <w:proofErr w:type="spellEnd"/>
      <w:r w:rsidR="00107E87" w:rsidRPr="0C33B580">
        <w:rPr>
          <w:rFonts w:ascii="Century Gothic" w:eastAsia="Century Gothic" w:hAnsi="Century Gothic" w:cs="Century Gothic"/>
        </w:rPr>
        <w:t>, the Supplier</w:t>
      </w:r>
      <w:r w:rsidRPr="0C33B580">
        <w:rPr>
          <w:rFonts w:ascii="Century Gothic" w:eastAsia="Century Gothic" w:hAnsi="Century Gothic" w:cs="Century Gothic"/>
        </w:rPr>
        <w:t xml:space="preserve"> </w:t>
      </w:r>
      <w:r w:rsidR="007B2C0A" w:rsidRPr="0C33B580">
        <w:rPr>
          <w:rFonts w:ascii="Century Gothic" w:eastAsia="Century Gothic" w:hAnsi="Century Gothic" w:cs="Century Gothic"/>
        </w:rPr>
        <w:t>shall send all invoices via Virgin’s designated</w:t>
      </w:r>
      <w:r w:rsidR="000B7A7C" w:rsidRPr="0C33B580">
        <w:rPr>
          <w:rFonts w:ascii="Century Gothic" w:eastAsia="Century Gothic" w:hAnsi="Century Gothic" w:cs="Century Gothic"/>
        </w:rPr>
        <w:t xml:space="preserve"> global e-invoicing</w:t>
      </w:r>
      <w:r w:rsidR="00107E87" w:rsidRPr="0C33B580">
        <w:rPr>
          <w:rFonts w:ascii="Century Gothic" w:eastAsia="Century Gothic" w:hAnsi="Century Gothic" w:cs="Century Gothic"/>
        </w:rPr>
        <w:t xml:space="preserve"> service</w:t>
      </w:r>
      <w:r w:rsidR="007B2C0A" w:rsidRPr="0C33B580">
        <w:rPr>
          <w:rFonts w:ascii="Century Gothic" w:eastAsia="Century Gothic" w:hAnsi="Century Gothic" w:cs="Century Gothic"/>
        </w:rPr>
        <w:t xml:space="preserve"> solution</w:t>
      </w:r>
      <w:r w:rsidR="00107E87" w:rsidRPr="0C33B580">
        <w:rPr>
          <w:rFonts w:ascii="Century Gothic" w:eastAsia="Century Gothic" w:hAnsi="Century Gothic" w:cs="Century Gothic"/>
        </w:rPr>
        <w:t xml:space="preserve"> and shall </w:t>
      </w:r>
      <w:r w:rsidR="00F45EA5" w:rsidRPr="0C33B580">
        <w:rPr>
          <w:rFonts w:ascii="Century Gothic" w:eastAsia="Century Gothic" w:hAnsi="Century Gothic" w:cs="Century Gothic"/>
        </w:rPr>
        <w:t xml:space="preserve">also </w:t>
      </w:r>
      <w:r w:rsidR="00107E87" w:rsidRPr="0C33B580">
        <w:rPr>
          <w:rFonts w:ascii="Century Gothic" w:eastAsia="Century Gothic" w:hAnsi="Century Gothic" w:cs="Century Gothic"/>
        </w:rPr>
        <w:t>be responsible for any associated</w:t>
      </w:r>
      <w:r w:rsidR="00F45EA5" w:rsidRPr="0C33B580">
        <w:rPr>
          <w:rFonts w:ascii="Century Gothic" w:eastAsia="Century Gothic" w:hAnsi="Century Gothic" w:cs="Century Gothic"/>
        </w:rPr>
        <w:t xml:space="preserve"> costs</w:t>
      </w:r>
      <w:r w:rsidR="00107E87" w:rsidRPr="0C33B580">
        <w:rPr>
          <w:rFonts w:ascii="Century Gothic" w:eastAsia="Century Gothic" w:hAnsi="Century Gothic" w:cs="Century Gothic"/>
        </w:rPr>
        <w:t>.</w:t>
      </w:r>
    </w:p>
    <w:p w14:paraId="077251D0" w14:textId="77777777" w:rsidR="008B1558" w:rsidRPr="00912EC7" w:rsidRDefault="008B1558" w:rsidP="169500F6">
      <w:pPr>
        <w:pStyle w:val="Heading2"/>
        <w:numPr>
          <w:ilvl w:val="1"/>
          <w:numId w:val="0"/>
        </w:numPr>
        <w:ind w:left="1418"/>
        <w:rPr>
          <w:rFonts w:ascii="Century Gothic" w:eastAsia="Century Gothic" w:hAnsi="Century Gothic" w:cs="Century Gothic"/>
        </w:rPr>
      </w:pPr>
    </w:p>
    <w:p w14:paraId="47B95315"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All invoices shall include (and Virgin has the right to reject any invoice not containing) the following information:</w:t>
      </w:r>
    </w:p>
    <w:p w14:paraId="2BB52126" w14:textId="77777777" w:rsidR="00F45412" w:rsidRPr="00912EC7" w:rsidRDefault="00F45412" w:rsidP="169500F6">
      <w:pPr>
        <w:spacing w:line="240" w:lineRule="atLeast"/>
        <w:ind w:left="720"/>
        <w:rPr>
          <w:rFonts w:ascii="Century Gothic" w:eastAsia="Century Gothic" w:hAnsi="Century Gothic" w:cs="Century Gothic"/>
          <w:color w:val="000000"/>
          <w:sz w:val="20"/>
        </w:rPr>
      </w:pPr>
    </w:p>
    <w:p w14:paraId="5EC58472"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Company name</w:t>
      </w:r>
    </w:p>
    <w:p w14:paraId="5A76FADB"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Unique invoice reference</w:t>
      </w:r>
    </w:p>
    <w:p w14:paraId="21827D8D"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Date of invoice</w:t>
      </w:r>
    </w:p>
    <w:p w14:paraId="26174378"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Currency</w:t>
      </w:r>
    </w:p>
    <w:p w14:paraId="658423BD"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Amount </w:t>
      </w:r>
    </w:p>
    <w:p w14:paraId="195BFF00" w14:textId="77777777" w:rsidR="00F45412" w:rsidRPr="00912EC7" w:rsidRDefault="00F45412" w:rsidP="169500F6">
      <w:pPr>
        <w:spacing w:line="240" w:lineRule="atLeast"/>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Description of Services</w:t>
      </w:r>
    </w:p>
    <w:p w14:paraId="795267B5" w14:textId="77777777" w:rsidR="00F45412" w:rsidRPr="00912EC7" w:rsidRDefault="00F45412" w:rsidP="169500F6">
      <w:pPr>
        <w:ind w:left="1288" w:firstLine="720"/>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Virgin Purchase Order number</w:t>
      </w:r>
      <w:r w:rsidR="00057F31" w:rsidRPr="00912EC7">
        <w:rPr>
          <w:rFonts w:ascii="Century Gothic" w:eastAsia="Century Gothic" w:hAnsi="Century Gothic" w:cs="Century Gothic"/>
          <w:color w:val="000000" w:themeColor="text1"/>
          <w:sz w:val="20"/>
        </w:rPr>
        <w:t xml:space="preserve"> </w:t>
      </w:r>
    </w:p>
    <w:p w14:paraId="69617A3F" w14:textId="77777777" w:rsidR="00F45412" w:rsidRPr="00912EC7" w:rsidRDefault="00F45412" w:rsidP="169500F6">
      <w:pPr>
        <w:ind w:left="720"/>
        <w:rPr>
          <w:rFonts w:ascii="Century Gothic" w:eastAsia="Century Gothic" w:hAnsi="Century Gothic" w:cs="Century Gothic"/>
          <w:color w:val="000000"/>
          <w:sz w:val="20"/>
        </w:rPr>
      </w:pPr>
    </w:p>
    <w:p w14:paraId="5B9BA784"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lastRenderedPageBreak/>
        <w:t xml:space="preserve">Supplier shall include with the invoice any such additional and supporting documentation as may be reasonably requested by Virgin.  </w:t>
      </w:r>
    </w:p>
    <w:p w14:paraId="7D764A9E"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3E197D2B" w14:textId="288FF81C" w:rsidR="00D02BA6"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Subject to clause 22.6, Virgin shall pay the invoice</w:t>
      </w:r>
      <w:r w:rsidR="00107E87" w:rsidRPr="0C33B580">
        <w:rPr>
          <w:rFonts w:ascii="Century Gothic" w:eastAsia="Century Gothic" w:hAnsi="Century Gothic" w:cs="Century Gothic"/>
        </w:rPr>
        <w:t xml:space="preserve"> (via </w:t>
      </w:r>
      <w:proofErr w:type="spellStart"/>
      <w:r w:rsidR="004E2C87" w:rsidRPr="0C33B580">
        <w:rPr>
          <w:rFonts w:ascii="Century Gothic" w:eastAsia="Century Gothic" w:hAnsi="Century Gothic" w:cs="Century Gothic"/>
        </w:rPr>
        <w:t>Promeus</w:t>
      </w:r>
      <w:proofErr w:type="spellEnd"/>
      <w:r w:rsidR="00107E87" w:rsidRPr="0C33B580">
        <w:rPr>
          <w:rFonts w:ascii="Century Gothic" w:eastAsia="Century Gothic" w:hAnsi="Century Gothic" w:cs="Century Gothic"/>
        </w:rPr>
        <w:t xml:space="preserve">) on </w:t>
      </w:r>
      <w:r w:rsidR="009F29B0" w:rsidRPr="0C33B580">
        <w:rPr>
          <w:rFonts w:ascii="Century Gothic" w:eastAsia="Century Gothic" w:hAnsi="Century Gothic" w:cs="Century Gothic"/>
        </w:rPr>
        <w:t>sixty</w:t>
      </w:r>
      <w:r w:rsidR="00594CBF" w:rsidRPr="0C33B580">
        <w:rPr>
          <w:rFonts w:ascii="Century Gothic" w:eastAsia="Century Gothic" w:hAnsi="Century Gothic" w:cs="Century Gothic"/>
        </w:rPr>
        <w:t xml:space="preserve"> (</w:t>
      </w:r>
      <w:r w:rsidR="009F29B0" w:rsidRPr="0C33B580">
        <w:rPr>
          <w:rFonts w:ascii="Century Gothic" w:eastAsia="Century Gothic" w:hAnsi="Century Gothic" w:cs="Century Gothic"/>
        </w:rPr>
        <w:t>60</w:t>
      </w:r>
      <w:r w:rsidR="009A3E2C" w:rsidRPr="0C33B580">
        <w:rPr>
          <w:rFonts w:ascii="Century Gothic" w:eastAsia="Century Gothic" w:hAnsi="Century Gothic" w:cs="Century Gothic"/>
        </w:rPr>
        <w:t>)</w:t>
      </w:r>
      <w:r w:rsidR="00107E87" w:rsidRPr="0C33B580">
        <w:rPr>
          <w:rFonts w:ascii="Century Gothic" w:eastAsia="Century Gothic" w:hAnsi="Century Gothic" w:cs="Century Gothic"/>
        </w:rPr>
        <w:t xml:space="preserve"> days from the </w:t>
      </w:r>
      <w:r w:rsidR="004946EE" w:rsidRPr="0C33B580">
        <w:rPr>
          <w:rFonts w:ascii="Century Gothic" w:eastAsia="Century Gothic" w:hAnsi="Century Gothic" w:cs="Century Gothic"/>
        </w:rPr>
        <w:t>receipt of</w:t>
      </w:r>
      <w:r w:rsidR="00107E87" w:rsidRPr="0C33B580">
        <w:rPr>
          <w:rFonts w:ascii="Century Gothic" w:eastAsia="Century Gothic" w:hAnsi="Century Gothic" w:cs="Century Gothic"/>
        </w:rPr>
        <w:t xml:space="preserve"> invoice</w:t>
      </w:r>
      <w:r w:rsidR="00231C73" w:rsidRPr="0C33B580">
        <w:rPr>
          <w:rFonts w:ascii="Century Gothic" w:eastAsia="Century Gothic" w:hAnsi="Century Gothic" w:cs="Century Gothic"/>
        </w:rPr>
        <w:t xml:space="preserve"> on a </w:t>
      </w:r>
      <w:r w:rsidR="008B1558" w:rsidRPr="0C33B580">
        <w:rPr>
          <w:rFonts w:ascii="Century Gothic" w:eastAsia="Century Gothic" w:hAnsi="Century Gothic" w:cs="Century Gothic"/>
        </w:rPr>
        <w:t>ten (</w:t>
      </w:r>
      <w:r w:rsidR="00231C73" w:rsidRPr="0C33B580">
        <w:rPr>
          <w:rFonts w:ascii="Century Gothic" w:eastAsia="Century Gothic" w:hAnsi="Century Gothic" w:cs="Century Gothic"/>
        </w:rPr>
        <w:t>10</w:t>
      </w:r>
      <w:r w:rsidR="008B1558" w:rsidRPr="0C33B580">
        <w:rPr>
          <w:rFonts w:ascii="Century Gothic" w:eastAsia="Century Gothic" w:hAnsi="Century Gothic" w:cs="Century Gothic"/>
        </w:rPr>
        <w:t>)</w:t>
      </w:r>
      <w:r w:rsidR="00231C73" w:rsidRPr="0C33B580">
        <w:rPr>
          <w:rFonts w:ascii="Century Gothic" w:eastAsia="Century Gothic" w:hAnsi="Century Gothic" w:cs="Century Gothic"/>
        </w:rPr>
        <w:t xml:space="preserve"> day billing period</w:t>
      </w:r>
      <w:r w:rsidRPr="0C33B580">
        <w:rPr>
          <w:rFonts w:ascii="Century Gothic" w:eastAsia="Century Gothic" w:hAnsi="Century Gothic" w:cs="Century Gothic"/>
        </w:rPr>
        <w:t xml:space="preserve">.  </w:t>
      </w:r>
      <w:r w:rsidR="00107E87" w:rsidRPr="0C33B580">
        <w:rPr>
          <w:rFonts w:ascii="Century Gothic" w:eastAsia="Century Gothic" w:hAnsi="Century Gothic" w:cs="Century Gothic"/>
        </w:rPr>
        <w:t xml:space="preserve">For any Charges that are not invoiced via </w:t>
      </w:r>
      <w:proofErr w:type="spellStart"/>
      <w:r w:rsidR="004E2C87" w:rsidRPr="0C33B580">
        <w:rPr>
          <w:rFonts w:ascii="Century Gothic" w:eastAsia="Century Gothic" w:hAnsi="Century Gothic" w:cs="Century Gothic"/>
        </w:rPr>
        <w:t>Promeus</w:t>
      </w:r>
      <w:proofErr w:type="spellEnd"/>
      <w:r w:rsidR="00107E87" w:rsidRPr="0C33B580">
        <w:rPr>
          <w:rFonts w:ascii="Century Gothic" w:eastAsia="Century Gothic" w:hAnsi="Century Gothic" w:cs="Century Gothic"/>
        </w:rPr>
        <w:t xml:space="preserve">, </w:t>
      </w:r>
      <w:r w:rsidR="00D02BA6" w:rsidRPr="0C33B580">
        <w:rPr>
          <w:rFonts w:ascii="Century Gothic" w:eastAsia="Century Gothic" w:hAnsi="Century Gothic" w:cs="Century Gothic"/>
        </w:rPr>
        <w:t xml:space="preserve">the Supplier shall provide a monthly invoice and, </w:t>
      </w:r>
      <w:r w:rsidR="00107E87" w:rsidRPr="0C33B580">
        <w:rPr>
          <w:rFonts w:ascii="Century Gothic" w:eastAsia="Century Gothic" w:hAnsi="Century Gothic" w:cs="Century Gothic"/>
        </w:rPr>
        <w:t xml:space="preserve">upon receipt of the invoice via </w:t>
      </w:r>
      <w:r w:rsidR="007B2C0A" w:rsidRPr="0C33B580">
        <w:rPr>
          <w:rFonts w:ascii="Century Gothic" w:eastAsia="Century Gothic" w:hAnsi="Century Gothic" w:cs="Century Gothic"/>
        </w:rPr>
        <w:t>Virgin’s designated global e-invoicing service solution</w:t>
      </w:r>
      <w:r w:rsidR="00107E87" w:rsidRPr="0C33B580">
        <w:rPr>
          <w:rFonts w:ascii="Century Gothic" w:eastAsia="Century Gothic" w:hAnsi="Century Gothic" w:cs="Century Gothic"/>
        </w:rPr>
        <w:t xml:space="preserve">, Virgin shall pay within </w:t>
      </w:r>
      <w:r w:rsidR="009F29B0" w:rsidRPr="0C33B580">
        <w:rPr>
          <w:rFonts w:ascii="Century Gothic" w:eastAsia="Century Gothic" w:hAnsi="Century Gothic" w:cs="Century Gothic"/>
        </w:rPr>
        <w:t>sixty</w:t>
      </w:r>
      <w:r w:rsidR="008B1558" w:rsidRPr="0C33B580">
        <w:rPr>
          <w:rFonts w:ascii="Century Gothic" w:eastAsia="Century Gothic" w:hAnsi="Century Gothic" w:cs="Century Gothic"/>
        </w:rPr>
        <w:t xml:space="preserve"> (</w:t>
      </w:r>
      <w:r w:rsidR="009F29B0" w:rsidRPr="0C33B580">
        <w:rPr>
          <w:rFonts w:ascii="Century Gothic" w:eastAsia="Century Gothic" w:hAnsi="Century Gothic" w:cs="Century Gothic"/>
        </w:rPr>
        <w:t>6</w:t>
      </w:r>
      <w:r w:rsidR="008B1558" w:rsidRPr="0C33B580">
        <w:rPr>
          <w:rFonts w:ascii="Century Gothic" w:eastAsia="Century Gothic" w:hAnsi="Century Gothic" w:cs="Century Gothic"/>
        </w:rPr>
        <w:t>0</w:t>
      </w:r>
      <w:r w:rsidR="009A3E2C" w:rsidRPr="0C33B580">
        <w:rPr>
          <w:rFonts w:ascii="Century Gothic" w:eastAsia="Century Gothic" w:hAnsi="Century Gothic" w:cs="Century Gothic"/>
        </w:rPr>
        <w:t>)</w:t>
      </w:r>
      <w:r w:rsidR="00107E87" w:rsidRPr="0C33B580">
        <w:rPr>
          <w:rFonts w:ascii="Century Gothic" w:eastAsia="Century Gothic" w:hAnsi="Century Gothic" w:cs="Century Gothic"/>
        </w:rPr>
        <w:t xml:space="preserve"> days.</w:t>
      </w:r>
    </w:p>
    <w:p w14:paraId="72E3B881" w14:textId="77777777" w:rsidR="00337829" w:rsidRPr="00912EC7" w:rsidRDefault="00337829" w:rsidP="169500F6">
      <w:pPr>
        <w:pStyle w:val="Heading2"/>
        <w:numPr>
          <w:ilvl w:val="1"/>
          <w:numId w:val="0"/>
        </w:numPr>
        <w:ind w:left="1418"/>
        <w:rPr>
          <w:rFonts w:ascii="Century Gothic" w:eastAsia="Century Gothic" w:hAnsi="Century Gothic" w:cs="Century Gothic"/>
        </w:rPr>
      </w:pPr>
    </w:p>
    <w:p w14:paraId="252A1D8F" w14:textId="77777777" w:rsidR="00B40760" w:rsidRDefault="00B40760"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Any Service Credits will be paid by the Supplier within thirty (30) days of the Service Credit being applied.</w:t>
      </w:r>
    </w:p>
    <w:p w14:paraId="03962ECB" w14:textId="77777777" w:rsidR="007333D3" w:rsidRPr="007333D3" w:rsidRDefault="007333D3" w:rsidP="007333D3">
      <w:pPr>
        <w:pStyle w:val="BodyText2"/>
        <w:rPr>
          <w:rFonts w:eastAsia="Century Gothic"/>
        </w:rPr>
      </w:pPr>
    </w:p>
    <w:p w14:paraId="5BBCB19E" w14:textId="77777777" w:rsidR="009A3E2C" w:rsidRPr="00912EC7" w:rsidRDefault="00EE719D"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Supplier may charge interest on</w:t>
      </w:r>
      <w:r w:rsidR="009A3E2C" w:rsidRPr="0C33B580">
        <w:rPr>
          <w:rFonts w:ascii="Century Gothic" w:eastAsia="Century Gothic" w:hAnsi="Century Gothic" w:cs="Century Gothic"/>
        </w:rPr>
        <w:t xml:space="preserve"> any undisputed invoices</w:t>
      </w:r>
      <w:r w:rsidRPr="0C33B580">
        <w:rPr>
          <w:rFonts w:ascii="Century Gothic" w:eastAsia="Century Gothic" w:hAnsi="Century Gothic" w:cs="Century Gothic"/>
        </w:rPr>
        <w:t xml:space="preserve"> not paid by Virgin</w:t>
      </w:r>
      <w:r w:rsidR="009A3E2C" w:rsidRPr="0C33B580">
        <w:rPr>
          <w:rFonts w:ascii="Century Gothic" w:eastAsia="Century Gothic" w:hAnsi="Century Gothic" w:cs="Century Gothic"/>
        </w:rPr>
        <w:t xml:space="preserve"> </w:t>
      </w:r>
      <w:r w:rsidRPr="0C33B580">
        <w:rPr>
          <w:rFonts w:ascii="Century Gothic" w:eastAsia="Century Gothic" w:hAnsi="Century Gothic" w:cs="Century Gothic"/>
        </w:rPr>
        <w:t>(from the</w:t>
      </w:r>
      <w:r w:rsidR="009A3E2C" w:rsidRPr="0C33B580">
        <w:rPr>
          <w:rFonts w:ascii="Century Gothic" w:eastAsia="Century Gothic" w:hAnsi="Century Gothic" w:cs="Century Gothic"/>
        </w:rPr>
        <w:t xml:space="preserve"> due date </w:t>
      </w:r>
      <w:r w:rsidRPr="0C33B580">
        <w:rPr>
          <w:rFonts w:ascii="Century Gothic" w:eastAsia="Century Gothic" w:hAnsi="Century Gothic" w:cs="Century Gothic"/>
        </w:rPr>
        <w:t xml:space="preserve">for payment to the actual date of payment) </w:t>
      </w:r>
      <w:r w:rsidR="009A3E2C" w:rsidRPr="0C33B580">
        <w:rPr>
          <w:rFonts w:ascii="Century Gothic" w:eastAsia="Century Gothic" w:hAnsi="Century Gothic" w:cs="Century Gothic"/>
        </w:rPr>
        <w:t>at</w:t>
      </w:r>
      <w:r w:rsidRPr="0C33B580">
        <w:rPr>
          <w:rFonts w:ascii="Century Gothic" w:eastAsia="Century Gothic" w:hAnsi="Century Gothic" w:cs="Century Gothic"/>
        </w:rPr>
        <w:t xml:space="preserve"> a rate of</w:t>
      </w:r>
      <w:r w:rsidR="009A3E2C" w:rsidRPr="0C33B580">
        <w:rPr>
          <w:rFonts w:ascii="Century Gothic" w:eastAsia="Century Gothic" w:hAnsi="Century Gothic" w:cs="Century Gothic"/>
        </w:rPr>
        <w:t xml:space="preserve"> 2% </w:t>
      </w:r>
      <w:r w:rsidRPr="0C33B580">
        <w:rPr>
          <w:rFonts w:ascii="Century Gothic" w:eastAsia="Century Gothic" w:hAnsi="Century Gothic" w:cs="Century Gothic"/>
        </w:rPr>
        <w:t>per annum above</w:t>
      </w:r>
      <w:r w:rsidR="009A3E2C" w:rsidRPr="0C33B580">
        <w:rPr>
          <w:rFonts w:ascii="Century Gothic" w:eastAsia="Century Gothic" w:hAnsi="Century Gothic" w:cs="Century Gothic"/>
        </w:rPr>
        <w:t xml:space="preserve"> the Bank of England base rate.</w:t>
      </w:r>
    </w:p>
    <w:p w14:paraId="70F6DCDA" w14:textId="77777777" w:rsidR="004C372E" w:rsidRPr="00912EC7" w:rsidRDefault="004C372E" w:rsidP="169500F6">
      <w:pPr>
        <w:pStyle w:val="Heading2"/>
        <w:numPr>
          <w:ilvl w:val="1"/>
          <w:numId w:val="0"/>
        </w:numPr>
        <w:ind w:left="1418"/>
        <w:rPr>
          <w:rFonts w:ascii="Century Gothic" w:eastAsia="Century Gothic" w:hAnsi="Century Gothic" w:cs="Century Gothic"/>
        </w:rPr>
      </w:pPr>
    </w:p>
    <w:p w14:paraId="49838AF6"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If Virgin disputes in good faith any portion of an invoice it may withhold payment in respect of such disputed amount, provided it pays the undisputed portion </w:t>
      </w:r>
      <w:r w:rsidR="00231C73" w:rsidRPr="0C33B580">
        <w:rPr>
          <w:rFonts w:ascii="Century Gothic" w:eastAsia="Century Gothic" w:hAnsi="Century Gothic" w:cs="Century Gothic"/>
        </w:rPr>
        <w:t>in accordance with clause 2</w:t>
      </w:r>
      <w:r w:rsidR="00EE719D" w:rsidRPr="0C33B580">
        <w:rPr>
          <w:rFonts w:ascii="Century Gothic" w:eastAsia="Century Gothic" w:hAnsi="Century Gothic" w:cs="Century Gothic"/>
        </w:rPr>
        <w:t>2</w:t>
      </w:r>
      <w:r w:rsidR="009A3E2C" w:rsidRPr="0C33B580">
        <w:rPr>
          <w:rFonts w:ascii="Century Gothic" w:eastAsia="Century Gothic" w:hAnsi="Century Gothic" w:cs="Century Gothic"/>
        </w:rPr>
        <w:t>.5</w:t>
      </w:r>
      <w:r w:rsidRPr="0C33B580">
        <w:rPr>
          <w:rFonts w:ascii="Century Gothic" w:eastAsia="Century Gothic" w:hAnsi="Century Gothic" w:cs="Century Gothic"/>
        </w:rPr>
        <w:t>.</w:t>
      </w:r>
    </w:p>
    <w:p w14:paraId="5676CB45"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2660EFFB"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Supplier acknowledges that payment of an invoice (in whole or in part) by Virgin will not signify acceptance that any Services performed by Supplier are of an acceptable standard and shall not otherwise be construed as a waiver by Virgin of any right or remedy of Virgin.</w:t>
      </w:r>
    </w:p>
    <w:p w14:paraId="6FE348D2"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7D6D9BEB" w14:textId="77777777" w:rsidR="009A3E2C" w:rsidRPr="00912EC7" w:rsidRDefault="009A3E2C"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acknowledges it is responsible for the accuracy of invoices submitted and that Virgin may refuse payment on any retrospective invoices submitted </w:t>
      </w:r>
      <w:r w:rsidR="002F3250" w:rsidRPr="0C33B580">
        <w:rPr>
          <w:rFonts w:ascii="Century Gothic" w:eastAsia="Century Gothic" w:hAnsi="Century Gothic" w:cs="Century Gothic"/>
        </w:rPr>
        <w:t>ninety (</w:t>
      </w:r>
      <w:r w:rsidRPr="0C33B580">
        <w:rPr>
          <w:rFonts w:ascii="Century Gothic" w:eastAsia="Century Gothic" w:hAnsi="Century Gothic" w:cs="Century Gothic"/>
        </w:rPr>
        <w:t>90</w:t>
      </w:r>
      <w:r w:rsidR="002F3250" w:rsidRPr="0C33B580">
        <w:rPr>
          <w:rFonts w:ascii="Century Gothic" w:eastAsia="Century Gothic" w:hAnsi="Century Gothic" w:cs="Century Gothic"/>
        </w:rPr>
        <w:t>)</w:t>
      </w:r>
      <w:r w:rsidRPr="0C33B580">
        <w:rPr>
          <w:rFonts w:ascii="Century Gothic" w:eastAsia="Century Gothic" w:hAnsi="Century Gothic" w:cs="Century Gothic"/>
        </w:rPr>
        <w:t xml:space="preserve"> days </w:t>
      </w:r>
      <w:r w:rsidR="00EE719D" w:rsidRPr="0C33B580">
        <w:rPr>
          <w:rFonts w:ascii="Century Gothic" w:eastAsia="Century Gothic" w:hAnsi="Century Gothic" w:cs="Century Gothic"/>
        </w:rPr>
        <w:t xml:space="preserve">or more </w:t>
      </w:r>
      <w:r w:rsidRPr="0C33B580">
        <w:rPr>
          <w:rFonts w:ascii="Century Gothic" w:eastAsia="Century Gothic" w:hAnsi="Century Gothic" w:cs="Century Gothic"/>
        </w:rPr>
        <w:t xml:space="preserve">following </w:t>
      </w:r>
      <w:r w:rsidR="00EE719D" w:rsidRPr="0C33B580">
        <w:rPr>
          <w:rFonts w:ascii="Century Gothic" w:eastAsia="Century Gothic" w:hAnsi="Century Gothic" w:cs="Century Gothic"/>
        </w:rPr>
        <w:t>provision</w:t>
      </w:r>
      <w:r w:rsidRPr="0C33B580">
        <w:rPr>
          <w:rFonts w:ascii="Century Gothic" w:eastAsia="Century Gothic" w:hAnsi="Century Gothic" w:cs="Century Gothic"/>
        </w:rPr>
        <w:t xml:space="preserve"> of the</w:t>
      </w:r>
      <w:r w:rsidR="00EE719D" w:rsidRPr="0C33B580">
        <w:rPr>
          <w:rFonts w:ascii="Century Gothic" w:eastAsia="Century Gothic" w:hAnsi="Century Gothic" w:cs="Century Gothic"/>
        </w:rPr>
        <w:t xml:space="preserve"> applicable</w:t>
      </w:r>
      <w:r w:rsidRPr="0C33B580">
        <w:rPr>
          <w:rFonts w:ascii="Century Gothic" w:eastAsia="Century Gothic" w:hAnsi="Century Gothic" w:cs="Century Gothic"/>
        </w:rPr>
        <w:t xml:space="preserve"> </w:t>
      </w:r>
      <w:r w:rsidR="00EE719D" w:rsidRPr="0C33B580">
        <w:rPr>
          <w:rFonts w:ascii="Century Gothic" w:eastAsia="Century Gothic" w:hAnsi="Century Gothic" w:cs="Century Gothic"/>
        </w:rPr>
        <w:t>S</w:t>
      </w:r>
      <w:r w:rsidRPr="0C33B580">
        <w:rPr>
          <w:rFonts w:ascii="Century Gothic" w:eastAsia="Century Gothic" w:hAnsi="Century Gothic" w:cs="Century Gothic"/>
        </w:rPr>
        <w:t>ervice</w:t>
      </w:r>
      <w:r w:rsidR="00EE719D" w:rsidRPr="0C33B580">
        <w:rPr>
          <w:rFonts w:ascii="Century Gothic" w:eastAsia="Century Gothic" w:hAnsi="Century Gothic" w:cs="Century Gothic"/>
        </w:rPr>
        <w:t>s</w:t>
      </w:r>
      <w:r w:rsidRPr="0C33B580">
        <w:rPr>
          <w:rFonts w:ascii="Century Gothic" w:eastAsia="Century Gothic" w:hAnsi="Century Gothic" w:cs="Century Gothic"/>
        </w:rPr>
        <w:t>, irrespective of whether the invoices are correcting a previous Supplier invoice error or not.</w:t>
      </w:r>
    </w:p>
    <w:p w14:paraId="71037B7B" w14:textId="77777777" w:rsidR="009A3E2C" w:rsidRPr="00912EC7" w:rsidRDefault="009A3E2C" w:rsidP="169500F6">
      <w:pPr>
        <w:pStyle w:val="Heading2"/>
        <w:numPr>
          <w:ilvl w:val="1"/>
          <w:numId w:val="0"/>
        </w:numPr>
        <w:ind w:left="1418"/>
        <w:rPr>
          <w:rFonts w:ascii="Century Gothic" w:eastAsia="Century Gothic" w:hAnsi="Century Gothic" w:cs="Century Gothic"/>
        </w:rPr>
      </w:pPr>
    </w:p>
    <w:p w14:paraId="2DA51A4A" w14:textId="5952A382"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All invoices shall be invoiced and paid in </w:t>
      </w:r>
      <w:r w:rsidR="00711B74" w:rsidRPr="0C33B580">
        <w:rPr>
          <w:rFonts w:ascii="Century Gothic" w:eastAsia="Century Gothic" w:hAnsi="Century Gothic" w:cs="Century Gothic"/>
        </w:rPr>
        <w:t>USD</w:t>
      </w:r>
      <w:r w:rsidR="0014337F" w:rsidRPr="0C33B580">
        <w:rPr>
          <w:rFonts w:ascii="Century Gothic" w:eastAsia="Century Gothic" w:hAnsi="Century Gothic" w:cs="Century Gothic"/>
        </w:rPr>
        <w:t>.</w:t>
      </w:r>
      <w:r w:rsidRPr="0C33B580">
        <w:rPr>
          <w:rFonts w:ascii="Century Gothic" w:eastAsia="Century Gothic" w:hAnsi="Century Gothic" w:cs="Century Gothic"/>
        </w:rPr>
        <w:t xml:space="preserve"> </w:t>
      </w:r>
    </w:p>
    <w:p w14:paraId="31EE656C"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21B5A03A" w14:textId="4CCE3A0E"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Virgin shall be entitled to set-off any amount due and payable to it from and against amounts held to the credit of Supplier on any account whatsoever whether under this Agreement or </w:t>
      </w:r>
      <w:r w:rsidR="00B473CF" w:rsidRPr="0C33B580">
        <w:rPr>
          <w:rFonts w:ascii="Century Gothic" w:eastAsia="Century Gothic" w:hAnsi="Century Gothic" w:cs="Century Gothic"/>
        </w:rPr>
        <w:t>otherwise and</w:t>
      </w:r>
      <w:r w:rsidR="00560EAF" w:rsidRPr="0C33B580">
        <w:rPr>
          <w:rFonts w:ascii="Century Gothic" w:eastAsia="Century Gothic" w:hAnsi="Century Gothic" w:cs="Century Gothic"/>
        </w:rPr>
        <w:t xml:space="preserve"> shall be entitled to suspend any payments under the conditions of Schedule 8</w:t>
      </w:r>
      <w:r w:rsidR="005A1185" w:rsidRPr="0C33B580">
        <w:rPr>
          <w:rFonts w:ascii="Century Gothic" w:eastAsia="Century Gothic" w:hAnsi="Century Gothic" w:cs="Century Gothic"/>
        </w:rPr>
        <w:t>, Exit Management,</w:t>
      </w:r>
      <w:r w:rsidR="00560EAF" w:rsidRPr="0C33B580">
        <w:rPr>
          <w:rFonts w:ascii="Century Gothic" w:eastAsia="Century Gothic" w:hAnsi="Century Gothic" w:cs="Century Gothic"/>
        </w:rPr>
        <w:t xml:space="preserve"> of this Agreement</w:t>
      </w:r>
      <w:r w:rsidRPr="0C33B580">
        <w:rPr>
          <w:rFonts w:ascii="Century Gothic" w:eastAsia="Century Gothic" w:hAnsi="Century Gothic" w:cs="Century Gothic"/>
        </w:rPr>
        <w:t>. This is without prejudice to any other rights or remedies available to Virgin under this Agreement or otherwise.</w:t>
      </w:r>
    </w:p>
    <w:p w14:paraId="4FD08931"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0E2BF884" w14:textId="77777777" w:rsidR="00E06FD1"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All sums due to either party under this Agreement are expressed </w:t>
      </w:r>
      <w:r w:rsidR="001938F1" w:rsidRPr="0C33B580">
        <w:rPr>
          <w:rFonts w:ascii="Century Gothic" w:eastAsia="Century Gothic" w:hAnsi="Century Gothic" w:cs="Century Gothic"/>
        </w:rPr>
        <w:t>exclusive</w:t>
      </w:r>
      <w:r w:rsidRPr="0C33B580">
        <w:rPr>
          <w:rFonts w:ascii="Century Gothic" w:eastAsia="Century Gothic" w:hAnsi="Century Gothic" w:cs="Century Gothic"/>
        </w:rPr>
        <w:t xml:space="preserve"> of </w:t>
      </w:r>
      <w:r w:rsidR="001938F1" w:rsidRPr="0C33B580">
        <w:rPr>
          <w:rFonts w:ascii="Century Gothic" w:eastAsia="Century Gothic" w:hAnsi="Century Gothic" w:cs="Century Gothic"/>
        </w:rPr>
        <w:t>taxes and/or surcharges</w:t>
      </w:r>
      <w:r w:rsidRPr="0C33B580">
        <w:rPr>
          <w:rFonts w:ascii="Century Gothic" w:eastAsia="Century Gothic" w:hAnsi="Century Gothic" w:cs="Century Gothic"/>
        </w:rPr>
        <w:t xml:space="preserve"> thereon, if any, which shall be charged in addition thereto in accordance with the relevant regulations in force at the time of making the relevant taxable supply and shall be payable by the paying party only against recei</w:t>
      </w:r>
      <w:r w:rsidR="00E06FD1" w:rsidRPr="0C33B580">
        <w:rPr>
          <w:rFonts w:ascii="Century Gothic" w:eastAsia="Century Gothic" w:hAnsi="Century Gothic" w:cs="Century Gothic"/>
        </w:rPr>
        <w:t xml:space="preserve">pt from the other of a valid </w:t>
      </w:r>
      <w:r w:rsidR="00856FF9" w:rsidRPr="0C33B580">
        <w:rPr>
          <w:rFonts w:ascii="Century Gothic" w:eastAsia="Century Gothic" w:hAnsi="Century Gothic" w:cs="Century Gothic"/>
        </w:rPr>
        <w:t>tax</w:t>
      </w:r>
      <w:r w:rsidRPr="0C33B580">
        <w:rPr>
          <w:rFonts w:ascii="Century Gothic" w:eastAsia="Century Gothic" w:hAnsi="Century Gothic" w:cs="Century Gothic"/>
        </w:rPr>
        <w:t xml:space="preserve"> invoice in respect thereof.</w:t>
      </w:r>
    </w:p>
    <w:p w14:paraId="4011012A" w14:textId="77777777" w:rsidR="00974203" w:rsidRPr="00DC5E57" w:rsidRDefault="00974203" w:rsidP="00B473CF">
      <w:pPr>
        <w:pStyle w:val="BodyText2"/>
        <w:rPr>
          <w:rFonts w:eastAsia="Century Gothic"/>
        </w:rPr>
      </w:pPr>
    </w:p>
    <w:p w14:paraId="1E3FA300" w14:textId="77777777" w:rsidR="000269F9" w:rsidRDefault="000269F9" w:rsidP="000269F9">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All sums payable by Virgin to the Supplier under this Agreement shall be paid free and clear of all deductions or withholdings for or on account of Tax (a “Tax Deduction”) save only as may be required by law.</w:t>
      </w:r>
    </w:p>
    <w:p w14:paraId="1B06F4E2" w14:textId="77777777" w:rsidR="00974203" w:rsidRPr="00B473CF" w:rsidRDefault="00974203" w:rsidP="00B473CF">
      <w:pPr>
        <w:pStyle w:val="BodyText2"/>
        <w:rPr>
          <w:rFonts w:eastAsia="Century Gothic"/>
        </w:rPr>
      </w:pPr>
    </w:p>
    <w:p w14:paraId="0A5CF006" w14:textId="77777777" w:rsidR="000269F9" w:rsidRDefault="000269F9" w:rsidP="000269F9">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Virgin may make any Tax Deduction it is required by law to make, and any payment required in connection with that Tax Deduction, and Virgin shall not be required to increase any payment in respect of which it makes such a Tax Deduction or otherwise compensate the Supplier for that Tax Deduction.</w:t>
      </w:r>
    </w:p>
    <w:p w14:paraId="221D6E78" w14:textId="77777777" w:rsidR="00974203" w:rsidRPr="00B473CF" w:rsidRDefault="00974203" w:rsidP="00B473CF">
      <w:pPr>
        <w:pStyle w:val="BodyText2"/>
        <w:rPr>
          <w:rFonts w:eastAsia="Century Gothic"/>
        </w:rPr>
      </w:pPr>
    </w:p>
    <w:p w14:paraId="2A70D26C" w14:textId="77777777" w:rsidR="000269F9" w:rsidRPr="00B473CF" w:rsidRDefault="000269F9" w:rsidP="00B473CF">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The Supplier shall promptly upon becoming aware that Virgin must make a Tax Deduction on account of Tax imposed by the jurisdiction in which the Supplier </w:t>
      </w:r>
      <w:r w:rsidRPr="0C33B580">
        <w:rPr>
          <w:rFonts w:ascii="Century Gothic" w:eastAsia="Century Gothic" w:hAnsi="Century Gothic" w:cs="Century Gothic"/>
        </w:rPr>
        <w:lastRenderedPageBreak/>
        <w:t>is incorporated, established, resident or has any connection notify Virgin accordingly.</w:t>
      </w:r>
    </w:p>
    <w:p w14:paraId="1B0F568F" w14:textId="77777777" w:rsidR="000269F9" w:rsidRPr="00B473CF" w:rsidRDefault="000269F9" w:rsidP="00B473CF">
      <w:pPr>
        <w:pStyle w:val="BodyText2"/>
        <w:rPr>
          <w:rFonts w:eastAsia="Century Gothic"/>
        </w:rPr>
      </w:pPr>
    </w:p>
    <w:p w14:paraId="47E9A004" w14:textId="77777777" w:rsidR="00F45412" w:rsidRPr="00912EC7" w:rsidRDefault="00F45412" w:rsidP="169500F6">
      <w:pPr>
        <w:pStyle w:val="Heading1"/>
        <w:numPr>
          <w:ilvl w:val="0"/>
          <w:numId w:val="0"/>
        </w:numPr>
        <w:ind w:left="720"/>
        <w:rPr>
          <w:rFonts w:ascii="Century Gothic" w:eastAsia="Century Gothic" w:hAnsi="Century Gothic" w:cs="Century Gothic"/>
          <w:sz w:val="20"/>
        </w:rPr>
      </w:pPr>
    </w:p>
    <w:p w14:paraId="68AC9EE7" w14:textId="77777777"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49" w:name="_Records_and_Audit"/>
      <w:bookmarkEnd w:id="49"/>
      <w:r w:rsidRPr="00912EC7">
        <w:rPr>
          <w:rFonts w:ascii="Century Gothic" w:eastAsia="Century Gothic" w:hAnsi="Century Gothic" w:cs="Century Gothic"/>
          <w:sz w:val="20"/>
        </w:rPr>
        <w:t xml:space="preserve">Records and Audit </w:t>
      </w:r>
    </w:p>
    <w:p w14:paraId="415901DF" w14:textId="77777777" w:rsidR="00F45412" w:rsidRPr="00912EC7" w:rsidRDefault="00F45412" w:rsidP="169500F6">
      <w:pPr>
        <w:pStyle w:val="Heading1"/>
        <w:numPr>
          <w:ilvl w:val="0"/>
          <w:numId w:val="0"/>
        </w:numPr>
        <w:rPr>
          <w:rFonts w:ascii="Century Gothic" w:eastAsia="Century Gothic" w:hAnsi="Century Gothic" w:cs="Century Gothic"/>
          <w:b w:val="0"/>
          <w:color w:val="000000"/>
          <w:sz w:val="20"/>
        </w:rPr>
      </w:pPr>
    </w:p>
    <w:p w14:paraId="0EA9AED1" w14:textId="77777777" w:rsidR="00F45412" w:rsidRPr="00B1635F" w:rsidRDefault="00F45412" w:rsidP="009A418A">
      <w:pPr>
        <w:pStyle w:val="Heading2"/>
        <w:numPr>
          <w:ilvl w:val="1"/>
          <w:numId w:val="169"/>
        </w:numPr>
        <w:rPr>
          <w:rFonts w:ascii="Century Gothic" w:eastAsia="Century Gothic" w:hAnsi="Century Gothic" w:cs="Century Gothic"/>
        </w:rPr>
      </w:pPr>
      <w:r w:rsidRPr="00B1635F">
        <w:rPr>
          <w:rFonts w:ascii="Century Gothic" w:eastAsia="Century Gothic" w:hAnsi="Century Gothic" w:cs="Century Gothic"/>
        </w:rPr>
        <w:t xml:space="preserve">Supplier shall keep detailed records of all activities carried out in connection with the provision of the Services (“Service Records”), including but not limited to any such records as are expressly required to be kept by Supplier under each SOW. </w:t>
      </w:r>
    </w:p>
    <w:p w14:paraId="1EA4437F"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1EBE2220"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Upon the reasonable request of the VAA Inflight Representative Supplier shall:</w:t>
      </w:r>
    </w:p>
    <w:p w14:paraId="7F2FE7EF" w14:textId="77777777" w:rsidR="00F45412" w:rsidRPr="00912EC7" w:rsidRDefault="00F45412" w:rsidP="169500F6">
      <w:pPr>
        <w:pStyle w:val="Heading2"/>
        <w:numPr>
          <w:ilvl w:val="1"/>
          <w:numId w:val="0"/>
        </w:numPr>
        <w:rPr>
          <w:rFonts w:ascii="Century Gothic" w:eastAsia="Century Gothic" w:hAnsi="Century Gothic" w:cs="Century Gothic"/>
          <w:color w:val="000000"/>
        </w:rPr>
      </w:pPr>
    </w:p>
    <w:p w14:paraId="62FE5929" w14:textId="77777777" w:rsidR="00B6135E" w:rsidRDefault="00F45412" w:rsidP="009A418A">
      <w:pPr>
        <w:pStyle w:val="Heading3"/>
        <w:numPr>
          <w:ilvl w:val="2"/>
          <w:numId w:val="170"/>
        </w:numPr>
        <w:tabs>
          <w:tab w:val="num" w:pos="1985"/>
        </w:tabs>
        <w:rPr>
          <w:rFonts w:ascii="Century Gothic" w:eastAsia="Century Gothic" w:hAnsi="Century Gothic" w:cs="Century Gothic"/>
        </w:rPr>
      </w:pPr>
      <w:r w:rsidRPr="00B1635F">
        <w:rPr>
          <w:rFonts w:ascii="Century Gothic" w:eastAsia="Century Gothic" w:hAnsi="Century Gothic" w:cs="Century Gothic"/>
        </w:rPr>
        <w:t xml:space="preserve">provide Service Records to Virgin; and/or </w:t>
      </w:r>
    </w:p>
    <w:p w14:paraId="692CD154" w14:textId="2D20EBAF" w:rsidR="00F45412" w:rsidRPr="00B6135E" w:rsidRDefault="00F45412" w:rsidP="009A418A">
      <w:pPr>
        <w:pStyle w:val="Heading3"/>
        <w:numPr>
          <w:ilvl w:val="2"/>
          <w:numId w:val="170"/>
        </w:numPr>
        <w:tabs>
          <w:tab w:val="num" w:pos="1985"/>
        </w:tabs>
        <w:rPr>
          <w:rFonts w:ascii="Century Gothic" w:eastAsia="Century Gothic" w:hAnsi="Century Gothic" w:cs="Century Gothic"/>
        </w:rPr>
      </w:pPr>
      <w:r w:rsidRPr="00B6135E">
        <w:rPr>
          <w:rFonts w:ascii="Century Gothic" w:eastAsia="Century Gothic" w:hAnsi="Century Gothic" w:cs="Century Gothic"/>
        </w:rPr>
        <w:t xml:space="preserve">make </w:t>
      </w:r>
      <w:r w:rsidR="002376E9" w:rsidRPr="00B6135E">
        <w:rPr>
          <w:rFonts w:ascii="Century Gothic" w:eastAsia="Century Gothic" w:hAnsi="Century Gothic" w:cs="Century Gothic"/>
        </w:rPr>
        <w:t>Service</w:t>
      </w:r>
      <w:r w:rsidRPr="00B6135E">
        <w:rPr>
          <w:rFonts w:ascii="Century Gothic" w:eastAsia="Century Gothic" w:hAnsi="Century Gothic" w:cs="Century Gothic"/>
        </w:rPr>
        <w:t xml:space="preserve"> </w:t>
      </w:r>
      <w:r w:rsidR="002376E9" w:rsidRPr="00B6135E">
        <w:rPr>
          <w:rFonts w:ascii="Century Gothic" w:eastAsia="Century Gothic" w:hAnsi="Century Gothic" w:cs="Century Gothic"/>
        </w:rPr>
        <w:t>R</w:t>
      </w:r>
      <w:r w:rsidRPr="00B6135E">
        <w:rPr>
          <w:rFonts w:ascii="Century Gothic" w:eastAsia="Century Gothic" w:hAnsi="Century Gothic" w:cs="Century Gothic"/>
        </w:rPr>
        <w:t xml:space="preserve">ecords available for inspection and/or copying by Virgin. </w:t>
      </w:r>
    </w:p>
    <w:p w14:paraId="776775DA" w14:textId="77777777" w:rsidR="00F45412" w:rsidRPr="00912EC7" w:rsidRDefault="00F45412" w:rsidP="169500F6">
      <w:pPr>
        <w:pStyle w:val="Heading2"/>
        <w:numPr>
          <w:ilvl w:val="1"/>
          <w:numId w:val="0"/>
        </w:numPr>
        <w:rPr>
          <w:rFonts w:ascii="Century Gothic" w:eastAsia="Century Gothic" w:hAnsi="Century Gothic" w:cs="Century Gothic"/>
          <w:color w:val="000000"/>
        </w:rPr>
      </w:pPr>
    </w:p>
    <w:p w14:paraId="41DB74E8" w14:textId="5DD7193B" w:rsidR="003038B3" w:rsidRDefault="003038B3" w:rsidP="009A418A">
      <w:pPr>
        <w:pStyle w:val="Heading2"/>
        <w:numPr>
          <w:ilvl w:val="1"/>
          <w:numId w:val="169"/>
        </w:numPr>
        <w:rPr>
          <w:rFonts w:ascii="Century Gothic" w:eastAsia="Century Gothic" w:hAnsi="Century Gothic" w:cs="Century Gothic"/>
        </w:rPr>
      </w:pPr>
      <w:r w:rsidRPr="003C5D29">
        <w:rPr>
          <w:rFonts w:ascii="Century Gothic" w:eastAsia="Century Gothic" w:hAnsi="Century Gothic" w:cs="Century Gothic"/>
        </w:rPr>
        <w:t>During the Term and for a period of six (6) years thereafter</w:t>
      </w:r>
      <w:r w:rsidR="00D77495">
        <w:rPr>
          <w:rFonts w:ascii="Century Gothic" w:eastAsia="Century Gothic" w:hAnsi="Century Gothic" w:cs="Century Gothic"/>
        </w:rPr>
        <w:t xml:space="preserve"> (the “Retention Period”)</w:t>
      </w:r>
      <w:r w:rsidRPr="003C5D29">
        <w:rPr>
          <w:rFonts w:ascii="Century Gothic" w:eastAsia="Century Gothic" w:hAnsi="Century Gothic" w:cs="Century Gothic"/>
        </w:rPr>
        <w:t xml:space="preserve">, Supplier will keep and maintain true, accurate and complete books of account and records of all transactions which relate in any way to this Agreement or to services and/or goods provided by the Supplier under it, including all costs and expenses incurred in providing the Services, the Goods, and/or any Deliverables delivered pursuant this Agreement. </w:t>
      </w:r>
    </w:p>
    <w:p w14:paraId="1661B620" w14:textId="77777777" w:rsidR="006C0040" w:rsidRPr="003C5D29" w:rsidRDefault="006C0040" w:rsidP="003C5D29">
      <w:pPr>
        <w:pStyle w:val="BodyText2"/>
        <w:rPr>
          <w:rFonts w:eastAsia="Century Gothic"/>
        </w:rPr>
      </w:pPr>
    </w:p>
    <w:p w14:paraId="1B20CF29" w14:textId="77777777" w:rsidR="003038B3" w:rsidRDefault="003038B3" w:rsidP="009A418A">
      <w:pPr>
        <w:pStyle w:val="Heading2"/>
        <w:numPr>
          <w:ilvl w:val="1"/>
          <w:numId w:val="169"/>
        </w:numPr>
        <w:rPr>
          <w:rFonts w:ascii="Century Gothic" w:eastAsia="Century Gothic" w:hAnsi="Century Gothic" w:cs="Century Gothic"/>
        </w:rPr>
      </w:pPr>
      <w:r w:rsidRPr="003C5D29">
        <w:rPr>
          <w:rFonts w:ascii="Century Gothic" w:eastAsia="Century Gothic" w:hAnsi="Century Gothic" w:cs="Century Gothic"/>
        </w:rPr>
        <w:t>Such books and records, together with supporting documentation, shall be open for inspection and audit (on an open book basis with the right to make copies and take excerpts, provided always that the same shall be kept confidential) during the Term and for two (2) years thereafter by Virgin or Virgin’s independent auditors during normal business hours on reasonable notice for the purposes of evaluating all aspects of performance of this Agreement including the provision of the Services and/or supply of the Goods, and calculation of payments for such Services and/or Goods.</w:t>
      </w:r>
    </w:p>
    <w:p w14:paraId="76360C25" w14:textId="77777777" w:rsidR="006C0040" w:rsidRPr="003C5D29" w:rsidRDefault="006C0040" w:rsidP="003C5D29">
      <w:pPr>
        <w:pStyle w:val="BodyText2"/>
        <w:rPr>
          <w:rFonts w:eastAsia="Century Gothic"/>
        </w:rPr>
      </w:pPr>
    </w:p>
    <w:p w14:paraId="0B750A4C" w14:textId="77777777" w:rsidR="006C0040" w:rsidRDefault="003038B3" w:rsidP="009A418A">
      <w:pPr>
        <w:pStyle w:val="Heading2"/>
        <w:numPr>
          <w:ilvl w:val="1"/>
          <w:numId w:val="169"/>
        </w:numPr>
        <w:rPr>
          <w:rFonts w:ascii="Century Gothic" w:eastAsia="Century Gothic" w:hAnsi="Century Gothic" w:cs="Century Gothic"/>
        </w:rPr>
      </w:pPr>
      <w:r w:rsidRPr="003C5D29">
        <w:rPr>
          <w:rFonts w:ascii="Century Gothic" w:eastAsia="Century Gothic" w:hAnsi="Century Gothic" w:cs="Century Gothic"/>
        </w:rPr>
        <w:t xml:space="preserve">If any inspection or audit undertaken by Virgin in accordance with its rights under this Agreement discloses a discrepancy between the amount of any fees and/or expenses actually payable to the Supplier and the amount set forth on any of the Supplier's invoices and/or actually paid by Virgin, then the Supplier shall (subject to any bona fide dispute by the Supplier notified in accordance with this Clause) promptly pay to Virgin the amount of any relevant discrepancy resulting in an overpayment by Virgin to the Supplier (or any third party) plus interest on such sum from the date of overpayment to the date of reimbursement calculated daily at a rate of two (2) per cent above the Bank of England base rate, and if such audit discloses any overpayment by Virgin of five per cent (5%) or more of the total amounts reviewed as part of the audit, the Supplier shall promptly reimburse Virgin for all costs incurred by it in connection with such audit, including Virgin’s reasonably incurred audit costs.  For the avoidance of doubt the Supplier shall have fourteen (14) days to raise any reasonable and bona fide dispute concerning the discrepancy amount failing which such amount shall be deemed accepted and agreed. </w:t>
      </w:r>
    </w:p>
    <w:p w14:paraId="54B81A6E" w14:textId="5A79BDD9" w:rsidR="003038B3" w:rsidRPr="003C5D29" w:rsidRDefault="003038B3" w:rsidP="003C5D29">
      <w:pPr>
        <w:pStyle w:val="Heading2"/>
        <w:numPr>
          <w:ilvl w:val="1"/>
          <w:numId w:val="0"/>
        </w:numPr>
        <w:ind w:left="1430"/>
        <w:rPr>
          <w:rFonts w:ascii="Century Gothic" w:eastAsia="Century Gothic" w:hAnsi="Century Gothic" w:cs="Century Gothic"/>
        </w:rPr>
      </w:pPr>
      <w:r w:rsidRPr="003C5D29">
        <w:rPr>
          <w:rFonts w:ascii="Century Gothic" w:eastAsia="Century Gothic" w:hAnsi="Century Gothic" w:cs="Century Gothic"/>
        </w:rPr>
        <w:t xml:space="preserve"> </w:t>
      </w:r>
    </w:p>
    <w:p w14:paraId="35DAD331" w14:textId="77777777" w:rsidR="003038B3" w:rsidRPr="00930FE3" w:rsidRDefault="003038B3" w:rsidP="009A418A">
      <w:pPr>
        <w:pStyle w:val="Heading2"/>
        <w:numPr>
          <w:ilvl w:val="1"/>
          <w:numId w:val="169"/>
        </w:numPr>
        <w:rPr>
          <w:rFonts w:cs="Arial"/>
          <w:b/>
        </w:rPr>
      </w:pPr>
      <w:r w:rsidRPr="003C5D29">
        <w:rPr>
          <w:rFonts w:ascii="Century Gothic" w:eastAsia="Century Gothic" w:hAnsi="Century Gothic" w:cs="Century Gothic"/>
        </w:rPr>
        <w:t xml:space="preserve">Supplier will (at its own cost) afford to Virgin all reasonable assistance in the carrying out of such audit. Virgin and the independent auditor will require that any information obtained </w:t>
      </w:r>
      <w:proofErr w:type="gramStart"/>
      <w:r w:rsidRPr="003C5D29">
        <w:rPr>
          <w:rFonts w:ascii="Century Gothic" w:eastAsia="Century Gothic" w:hAnsi="Century Gothic" w:cs="Century Gothic"/>
        </w:rPr>
        <w:t>in the course of</w:t>
      </w:r>
      <w:proofErr w:type="gramEnd"/>
      <w:r w:rsidRPr="003C5D29">
        <w:rPr>
          <w:rFonts w:ascii="Century Gothic" w:eastAsia="Century Gothic" w:hAnsi="Century Gothic" w:cs="Century Gothic"/>
        </w:rPr>
        <w:t xml:space="preserve"> the audit concerning Supplier’s business is kept in the strictest confidence and not used for any purpose other than the proper conduct of the audit</w:t>
      </w:r>
      <w:r w:rsidRPr="00930FE3">
        <w:rPr>
          <w:rFonts w:cs="Arial"/>
        </w:rPr>
        <w:t>.</w:t>
      </w:r>
    </w:p>
    <w:p w14:paraId="749C0809" w14:textId="77777777" w:rsidR="003038B3" w:rsidRPr="003C5D29" w:rsidRDefault="003038B3" w:rsidP="003C5D29">
      <w:pPr>
        <w:pStyle w:val="BodyText2"/>
        <w:rPr>
          <w:rFonts w:eastAsia="Century Gothic"/>
        </w:rPr>
      </w:pPr>
    </w:p>
    <w:p w14:paraId="132E6029" w14:textId="77777777" w:rsidR="00F45412" w:rsidRPr="00912EC7" w:rsidRDefault="00F45412" w:rsidP="169500F6">
      <w:pPr>
        <w:pStyle w:val="Heading2"/>
        <w:numPr>
          <w:ilvl w:val="1"/>
          <w:numId w:val="0"/>
        </w:numPr>
        <w:ind w:left="1418"/>
        <w:rPr>
          <w:rFonts w:ascii="Century Gothic" w:eastAsia="Century Gothic" w:hAnsi="Century Gothic" w:cs="Century Gothic"/>
        </w:rPr>
      </w:pPr>
    </w:p>
    <w:p w14:paraId="752BCF5F" w14:textId="77777777" w:rsidR="00F45412" w:rsidRPr="00912EC7" w:rsidRDefault="00F45412"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shall ensure that any software, hardware, and any documentation, including maintenance documentation, required to </w:t>
      </w:r>
      <w:proofErr w:type="gramStart"/>
      <w:r w:rsidRPr="0C33B580">
        <w:rPr>
          <w:rFonts w:ascii="Century Gothic" w:eastAsia="Century Gothic" w:hAnsi="Century Gothic" w:cs="Century Gothic"/>
        </w:rPr>
        <w:t>retrieve</w:t>
      </w:r>
      <w:proofErr w:type="gramEnd"/>
      <w:r w:rsidRPr="0C33B580">
        <w:rPr>
          <w:rFonts w:ascii="Century Gothic" w:eastAsia="Century Gothic" w:hAnsi="Century Gothic" w:cs="Century Gothic"/>
        </w:rPr>
        <w:t xml:space="preserve"> and read any </w:t>
      </w:r>
      <w:r w:rsidRPr="0C33B580">
        <w:rPr>
          <w:rFonts w:ascii="Century Gothic" w:eastAsia="Century Gothic" w:hAnsi="Century Gothic" w:cs="Century Gothic"/>
        </w:rPr>
        <w:lastRenderedPageBreak/>
        <w:t>Service Records stored in non-print media (including electronic, optical or magnetic media) are retained until the expiration of the Retention Period.</w:t>
      </w:r>
      <w:bookmarkEnd w:id="42"/>
    </w:p>
    <w:p w14:paraId="2CBF5E7B" w14:textId="77777777" w:rsidR="00F45412" w:rsidRDefault="00F45412" w:rsidP="169500F6">
      <w:pPr>
        <w:ind w:left="720"/>
        <w:rPr>
          <w:rFonts w:ascii="Century Gothic" w:eastAsia="Century Gothic" w:hAnsi="Century Gothic" w:cs="Century Gothic"/>
          <w:color w:val="000000"/>
          <w:sz w:val="20"/>
        </w:rPr>
      </w:pPr>
    </w:p>
    <w:p w14:paraId="76692049" w14:textId="77777777" w:rsidR="00B6135E" w:rsidRPr="00912EC7" w:rsidRDefault="00B6135E" w:rsidP="169500F6">
      <w:pPr>
        <w:ind w:left="720"/>
        <w:rPr>
          <w:rFonts w:ascii="Century Gothic" w:eastAsia="Century Gothic" w:hAnsi="Century Gothic" w:cs="Century Gothic"/>
          <w:color w:val="000000"/>
          <w:sz w:val="20"/>
        </w:rPr>
      </w:pPr>
    </w:p>
    <w:p w14:paraId="44986EF9" w14:textId="29E0C4ED"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50" w:name="_Intellectual_Property"/>
      <w:bookmarkStart w:id="51" w:name="_Hlk123824565"/>
      <w:bookmarkStart w:id="52" w:name="_Hlk123824516"/>
      <w:bookmarkStart w:id="53" w:name="_Hlk123824209"/>
      <w:bookmarkEnd w:id="50"/>
      <w:r w:rsidRPr="00912EC7">
        <w:rPr>
          <w:rFonts w:ascii="Century Gothic" w:eastAsia="Century Gothic" w:hAnsi="Century Gothic" w:cs="Century Gothic"/>
          <w:sz w:val="20"/>
        </w:rPr>
        <w:t>Intellectual Property</w:t>
      </w:r>
    </w:p>
    <w:p w14:paraId="26E61B94" w14:textId="77777777" w:rsidR="00F45412" w:rsidRPr="00912EC7" w:rsidRDefault="00F45412" w:rsidP="169500F6">
      <w:pPr>
        <w:ind w:left="720"/>
        <w:rPr>
          <w:rFonts w:ascii="Century Gothic" w:eastAsia="Century Gothic" w:hAnsi="Century Gothic" w:cs="Century Gothic"/>
          <w:color w:val="000000"/>
          <w:sz w:val="20"/>
        </w:rPr>
      </w:pPr>
    </w:p>
    <w:p w14:paraId="571F366F" w14:textId="77777777" w:rsidR="00493D64" w:rsidRDefault="00493D64" w:rsidP="00493D64">
      <w:pPr>
        <w:pStyle w:val="Heading2"/>
        <w:ind w:left="1418" w:hanging="851"/>
        <w:rPr>
          <w:rFonts w:ascii="Century Gothic" w:eastAsia="Century Gothic" w:hAnsi="Century Gothic" w:cs="Century Gothic"/>
        </w:rPr>
      </w:pPr>
      <w:bookmarkStart w:id="54" w:name="_Ref387932020"/>
      <w:r w:rsidRPr="0C33B580">
        <w:rPr>
          <w:rFonts w:ascii="Century Gothic" w:eastAsia="Century Gothic" w:hAnsi="Century Gothic" w:cs="Century Gothic"/>
        </w:rPr>
        <w:t xml:space="preserve">As part of the supply of the Services and/or Goods under this Agreement Supplier may be granted access to Virgin Materials. The Supplier acknowledges and agrees that Virgin shall own </w:t>
      </w:r>
      <w:proofErr w:type="gramStart"/>
      <w:r w:rsidRPr="0C33B580">
        <w:rPr>
          <w:rFonts w:ascii="Century Gothic" w:eastAsia="Century Gothic" w:hAnsi="Century Gothic" w:cs="Century Gothic"/>
        </w:rPr>
        <w:t>any and all</w:t>
      </w:r>
      <w:proofErr w:type="gramEnd"/>
      <w:r w:rsidRPr="0C33B580">
        <w:rPr>
          <w:rFonts w:ascii="Century Gothic" w:eastAsia="Century Gothic" w:hAnsi="Century Gothic" w:cs="Century Gothic"/>
        </w:rPr>
        <w:t xml:space="preserve"> Virgin Materials</w:t>
      </w:r>
      <w:bookmarkEnd w:id="54"/>
    </w:p>
    <w:p w14:paraId="58468DB6" w14:textId="77777777" w:rsidR="00493D64" w:rsidRPr="00FC66DB" w:rsidRDefault="00493D64" w:rsidP="00FC66DB">
      <w:pPr>
        <w:pStyle w:val="BodyText2"/>
        <w:rPr>
          <w:rFonts w:eastAsia="Century Gothic"/>
        </w:rPr>
      </w:pPr>
    </w:p>
    <w:p w14:paraId="6378204E"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acknowledges and agrees that all Intellectual Property Rights in any Virgin Materials are owned by (or licensed to) Virgin and shall continue to be owned by (or licensed to) Virgin. The Supplier acknowledges that the Virgin Materials (if any) are licensed by Virgin to the Supplier </w:t>
      </w:r>
      <w:proofErr w:type="gramStart"/>
      <w:r w:rsidRPr="0C33B580">
        <w:rPr>
          <w:rFonts w:ascii="Century Gothic" w:eastAsia="Century Gothic" w:hAnsi="Century Gothic" w:cs="Century Gothic"/>
        </w:rPr>
        <w:t>on the basis of</w:t>
      </w:r>
      <w:proofErr w:type="gramEnd"/>
      <w:r w:rsidRPr="0C33B580">
        <w:rPr>
          <w:rFonts w:ascii="Century Gothic" w:eastAsia="Century Gothic" w:hAnsi="Century Gothic" w:cs="Century Gothic"/>
        </w:rPr>
        <w:t xml:space="preserve"> a non-exclusive, personal, non-transferable, revocable and non-sub-licensable licence for the Supplier to use solely for the purposes and to the extent necessary provision of the Services and/or Goods and that such licence is terminable by Virgin at any time. The Supplier is not permitted (without the prior written consent of Virgin) to make any copy of any Virgin Materials.</w:t>
      </w:r>
    </w:p>
    <w:p w14:paraId="0269491E" w14:textId="77777777" w:rsidR="00493D64" w:rsidRPr="00FC66DB" w:rsidRDefault="00493D64" w:rsidP="00FC66DB">
      <w:pPr>
        <w:pStyle w:val="BodyText2"/>
        <w:rPr>
          <w:rFonts w:eastAsia="Century Gothic"/>
        </w:rPr>
      </w:pPr>
    </w:p>
    <w:p w14:paraId="127C4454" w14:textId="77777777" w:rsidR="00493D64" w:rsidRPr="00FC66DB" w:rsidRDefault="00493D64" w:rsidP="00FC66DB">
      <w:pPr>
        <w:pStyle w:val="Heading2"/>
        <w:ind w:left="1418" w:hanging="851"/>
        <w:rPr>
          <w:rFonts w:ascii="Century Gothic" w:eastAsia="Century Gothic" w:hAnsi="Century Gothic" w:cs="Century Gothic"/>
        </w:rPr>
      </w:pPr>
      <w:bookmarkStart w:id="55" w:name="_Ref387932028"/>
      <w:r w:rsidRPr="0C33B580">
        <w:rPr>
          <w:rFonts w:ascii="Century Gothic" w:eastAsia="Century Gothic" w:hAnsi="Century Gothic" w:cs="Century Gothic"/>
        </w:rPr>
        <w:t xml:space="preserve">During the Term, the Supplier may (in the provision of the Services and/or Goods), create (or procure the creation of) Intellectual Property Rights and the Parties agree that (unless otherwise expressly agreed by Virgin otherwise in writing), in consideration of payment of the Charges, Virgin shall own all such Intellectual Property Rights immediately upon creation. The Supplier hereby assigns to Virgin with full title guarantee (and, in the case of future Goods, Services and/or Deliverables, by way of present assignment of future copyright) all the Intellectual Property Rights in and to the product of the Services including   any and all Deliverables (together with all claims, rights and causes of action related thereto) for the full period of such Intellectual Property Rights and all revivals, renewals, extensions and </w:t>
      </w:r>
      <w:proofErr w:type="spellStart"/>
      <w:r w:rsidRPr="0C33B580">
        <w:rPr>
          <w:rFonts w:ascii="Century Gothic" w:eastAsia="Century Gothic" w:hAnsi="Century Gothic" w:cs="Century Gothic"/>
        </w:rPr>
        <w:t>novations</w:t>
      </w:r>
      <w:proofErr w:type="spellEnd"/>
      <w:r w:rsidRPr="0C33B580">
        <w:rPr>
          <w:rFonts w:ascii="Century Gothic" w:eastAsia="Century Gothic" w:hAnsi="Century Gothic" w:cs="Century Gothic"/>
        </w:rPr>
        <w:t xml:space="preserve"> thereof and thereafter (so far as possible).</w:t>
      </w:r>
      <w:bookmarkEnd w:id="55"/>
    </w:p>
    <w:p w14:paraId="445604E3"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The Supplier agrees that it shall take all actions and execute </w:t>
      </w:r>
      <w:proofErr w:type="gramStart"/>
      <w:r w:rsidRPr="0C33B580">
        <w:rPr>
          <w:rFonts w:ascii="Century Gothic" w:eastAsia="Century Gothic" w:hAnsi="Century Gothic" w:cs="Century Gothic"/>
        </w:rPr>
        <w:t>any and all</w:t>
      </w:r>
      <w:proofErr w:type="gramEnd"/>
      <w:r w:rsidRPr="0C33B580">
        <w:rPr>
          <w:rFonts w:ascii="Century Gothic" w:eastAsia="Century Gothic" w:hAnsi="Century Gothic" w:cs="Century Gothic"/>
        </w:rPr>
        <w:t xml:space="preserve"> documents as may be reasonably requested of it from time to time to fully vest in Virgin all such rights, title and interest as it has in and to the product of the performance of this Agreement and to carry the provisions of this Agreement into full force and effect.</w:t>
      </w:r>
    </w:p>
    <w:p w14:paraId="1BB638BA" w14:textId="77777777" w:rsidR="00493D64" w:rsidRPr="00FC66DB" w:rsidRDefault="00493D64" w:rsidP="00FC66DB">
      <w:pPr>
        <w:pStyle w:val="BodyText2"/>
        <w:rPr>
          <w:rFonts w:eastAsia="Century Gothic"/>
        </w:rPr>
      </w:pPr>
    </w:p>
    <w:p w14:paraId="33063F0C"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Without prejudice to the foregoing, Supplier acknowledges and agrees that (as between Virgin and Supplier) Virgin owns all rights and interest in and to the "Virgin" and "Virgin Atlantic" names and associated logos and branding.  Supplier shall not be entitled to use the Virgin and/or Virgin Atlantic names and/or any associated logos and branding other than in a form and combination as expressly approved by Virgin in writing and solely for the purposes of this Agreement.</w:t>
      </w:r>
    </w:p>
    <w:p w14:paraId="69D47DEC" w14:textId="77777777" w:rsidR="00493D64" w:rsidRPr="00FC66DB" w:rsidRDefault="00493D64" w:rsidP="00FC66DB">
      <w:pPr>
        <w:pStyle w:val="BodyText2"/>
        <w:rPr>
          <w:rFonts w:eastAsia="Century Gothic"/>
        </w:rPr>
      </w:pPr>
    </w:p>
    <w:p w14:paraId="11AD8D3F" w14:textId="77777777" w:rsidR="00493D64" w:rsidRDefault="00493D64" w:rsidP="00493D64">
      <w:pPr>
        <w:pStyle w:val="Heading2"/>
        <w:ind w:left="1418" w:hanging="851"/>
        <w:rPr>
          <w:rFonts w:ascii="Century Gothic" w:eastAsia="Century Gothic" w:hAnsi="Century Gothic" w:cs="Century Gothic"/>
        </w:rPr>
      </w:pPr>
      <w:r w:rsidRPr="00FC66DB">
        <w:rPr>
          <w:rFonts w:ascii="Century Gothic" w:eastAsia="Century Gothic" w:hAnsi="Century Gothic" w:cs="Century Gothic"/>
        </w:rPr>
        <w:t xml:space="preserve">Where, in connection with the [performance of its obligations under this] Agreement, either Party is required to use any Intellectual Property Rights which are owned by the other Party (but not addressed in Clauses </w:t>
      </w:r>
      <w:r w:rsidRPr="00FC66DB">
        <w:rPr>
          <w:rFonts w:ascii="Century Gothic" w:eastAsia="Century Gothic" w:hAnsi="Century Gothic" w:cs="Century Gothic"/>
        </w:rPr>
        <w:fldChar w:fldCharType="begin"/>
      </w:r>
      <w:r w:rsidRPr="00FC66DB">
        <w:rPr>
          <w:rFonts w:ascii="Century Gothic" w:eastAsia="Century Gothic" w:hAnsi="Century Gothic" w:cs="Century Gothic"/>
        </w:rPr>
        <w:instrText xml:space="preserve"> REF _Ref387932020 \r \h  \* MERGEFORMAT </w:instrText>
      </w:r>
      <w:r w:rsidRPr="00FC66DB">
        <w:rPr>
          <w:rFonts w:ascii="Century Gothic" w:eastAsia="Century Gothic" w:hAnsi="Century Gothic" w:cs="Century Gothic"/>
        </w:rPr>
      </w:r>
      <w:r w:rsidRPr="00FC66DB">
        <w:rPr>
          <w:rFonts w:ascii="Century Gothic" w:eastAsia="Century Gothic" w:hAnsi="Century Gothic" w:cs="Century Gothic"/>
        </w:rPr>
        <w:fldChar w:fldCharType="separate"/>
      </w:r>
      <w:r w:rsidRPr="00FC66DB">
        <w:rPr>
          <w:rFonts w:ascii="Century Gothic" w:eastAsia="Century Gothic" w:hAnsi="Century Gothic" w:cs="Century Gothic"/>
        </w:rPr>
        <w:t>20.1</w:t>
      </w:r>
      <w:r w:rsidRPr="00FC66DB">
        <w:rPr>
          <w:rFonts w:ascii="Century Gothic" w:eastAsia="Century Gothic" w:hAnsi="Century Gothic" w:cs="Century Gothic"/>
        </w:rPr>
        <w:fldChar w:fldCharType="end"/>
      </w:r>
      <w:r w:rsidRPr="00FC66DB">
        <w:rPr>
          <w:rFonts w:ascii="Century Gothic" w:eastAsia="Century Gothic" w:hAnsi="Century Gothic" w:cs="Century Gothic"/>
        </w:rPr>
        <w:t xml:space="preserve"> to </w:t>
      </w:r>
      <w:r w:rsidRPr="00FC66DB">
        <w:rPr>
          <w:rFonts w:ascii="Century Gothic" w:eastAsia="Century Gothic" w:hAnsi="Century Gothic" w:cs="Century Gothic"/>
        </w:rPr>
        <w:fldChar w:fldCharType="begin"/>
      </w:r>
      <w:r w:rsidRPr="00FC66DB">
        <w:rPr>
          <w:rFonts w:ascii="Century Gothic" w:eastAsia="Century Gothic" w:hAnsi="Century Gothic" w:cs="Century Gothic"/>
        </w:rPr>
        <w:instrText xml:space="preserve"> REF _Ref387932028 \r \h  \* MERGEFORMAT </w:instrText>
      </w:r>
      <w:r w:rsidRPr="00FC66DB">
        <w:rPr>
          <w:rFonts w:ascii="Century Gothic" w:eastAsia="Century Gothic" w:hAnsi="Century Gothic" w:cs="Century Gothic"/>
        </w:rPr>
      </w:r>
      <w:r w:rsidRPr="00FC66DB">
        <w:rPr>
          <w:rFonts w:ascii="Century Gothic" w:eastAsia="Century Gothic" w:hAnsi="Century Gothic" w:cs="Century Gothic"/>
        </w:rPr>
        <w:fldChar w:fldCharType="separate"/>
      </w:r>
      <w:r w:rsidRPr="00FC66DB">
        <w:rPr>
          <w:rFonts w:ascii="Century Gothic" w:eastAsia="Century Gothic" w:hAnsi="Century Gothic" w:cs="Century Gothic"/>
        </w:rPr>
        <w:t>20.3</w:t>
      </w:r>
      <w:r w:rsidRPr="00FC66DB">
        <w:rPr>
          <w:rFonts w:ascii="Century Gothic" w:eastAsia="Century Gothic" w:hAnsi="Century Gothic" w:cs="Century Gothic"/>
        </w:rPr>
        <w:fldChar w:fldCharType="end"/>
      </w:r>
      <w:r w:rsidRPr="00FC66DB">
        <w:rPr>
          <w:rFonts w:ascii="Century Gothic" w:eastAsia="Century Gothic" w:hAnsi="Century Gothic" w:cs="Century Gothic"/>
        </w:rPr>
        <w:t xml:space="preserve"> above), the Party which owns the Intellectual Property Right shall grant to the other Party, a non-exclusive, royalty-free licence to use such Intellectual Property Right solely to the extent and for such period as such use is necessary.</w:t>
      </w:r>
    </w:p>
    <w:p w14:paraId="7CCFFD95" w14:textId="77777777" w:rsidR="00493D64" w:rsidRPr="00FC66DB" w:rsidRDefault="00493D64" w:rsidP="00FC66DB">
      <w:pPr>
        <w:pStyle w:val="BodyText2"/>
        <w:rPr>
          <w:rFonts w:eastAsia="Century Gothic"/>
        </w:rPr>
      </w:pPr>
    </w:p>
    <w:p w14:paraId="4A107437"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acknowledges that Virgin owns all Intellectual Property Rights in and to any Virgin Data accessed, </w:t>
      </w:r>
      <w:proofErr w:type="gramStart"/>
      <w:r w:rsidRPr="0C33B580">
        <w:rPr>
          <w:rFonts w:ascii="Century Gothic" w:eastAsia="Century Gothic" w:hAnsi="Century Gothic" w:cs="Century Gothic"/>
        </w:rPr>
        <w:t>obtained</w:t>
      </w:r>
      <w:proofErr w:type="gramEnd"/>
      <w:r w:rsidRPr="0C33B580">
        <w:rPr>
          <w:rFonts w:ascii="Century Gothic" w:eastAsia="Century Gothic" w:hAnsi="Century Gothic" w:cs="Century Gothic"/>
        </w:rPr>
        <w:t xml:space="preserve"> or otherwise processed by Supplier pursuant to this Agreement. </w:t>
      </w:r>
    </w:p>
    <w:p w14:paraId="4353798D" w14:textId="77777777" w:rsidR="00493D64" w:rsidRPr="00FC66DB" w:rsidRDefault="00493D64" w:rsidP="00FC66DB">
      <w:pPr>
        <w:pStyle w:val="BodyText2"/>
        <w:rPr>
          <w:rFonts w:eastAsia="Century Gothic"/>
        </w:rPr>
      </w:pPr>
    </w:p>
    <w:p w14:paraId="74474302"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lastRenderedPageBreak/>
        <w:t>The parties agree that Supplier shall have the right during the Term to use Virgin Data for the purposes solely of performing its obligations under this Agreement.</w:t>
      </w:r>
    </w:p>
    <w:p w14:paraId="63DFE16C" w14:textId="77777777" w:rsidR="00493D64" w:rsidRPr="00FC66DB" w:rsidRDefault="00493D64" w:rsidP="00FC66DB">
      <w:pPr>
        <w:pStyle w:val="BodyText2"/>
        <w:rPr>
          <w:rFonts w:eastAsia="Century Gothic"/>
        </w:rPr>
      </w:pPr>
    </w:p>
    <w:p w14:paraId="6CE2AC8B"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Following the expiry or termination of this Agreement, Supplier shall have no further right to use any Virgin Data for any purpose whatsoever and shall (within five (5) Business Days of the expiry or termination of this Agreement) return all Virgin Data and Virgin Materials to Virgin or (at Virgin’s written request) destroy and/or erase all such Virgin Data and Virgin Materials and produce to Virgin such evidence of destruction or erasure as Virgin may reasonably require. </w:t>
      </w:r>
    </w:p>
    <w:p w14:paraId="180AAED4" w14:textId="77777777" w:rsidR="00493D64" w:rsidRPr="00FC66DB" w:rsidRDefault="00493D64" w:rsidP="00FC66DB">
      <w:pPr>
        <w:pStyle w:val="BodyText2"/>
        <w:rPr>
          <w:rFonts w:eastAsia="Century Gothic"/>
        </w:rPr>
      </w:pPr>
    </w:p>
    <w:p w14:paraId="4F024469"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The Supplier shall (and agrees to procure that all Supplier Personnel shall) waive and agree never to assert </w:t>
      </w:r>
      <w:proofErr w:type="gramStart"/>
      <w:r w:rsidRPr="0C33B580">
        <w:rPr>
          <w:rFonts w:ascii="Century Gothic" w:eastAsia="Century Gothic" w:hAnsi="Century Gothic" w:cs="Century Gothic"/>
        </w:rPr>
        <w:t>any and all</w:t>
      </w:r>
      <w:proofErr w:type="gramEnd"/>
      <w:r w:rsidRPr="0C33B580">
        <w:rPr>
          <w:rFonts w:ascii="Century Gothic" w:eastAsia="Century Gothic" w:hAnsi="Century Gothic" w:cs="Century Gothic"/>
        </w:rPr>
        <w:t xml:space="preserve"> moral rights that it may have in and to the product of the Services. </w:t>
      </w:r>
    </w:p>
    <w:p w14:paraId="3B2E2FD0" w14:textId="77777777" w:rsidR="00493D64" w:rsidRPr="00FC66DB" w:rsidRDefault="00493D64" w:rsidP="00FC66DB">
      <w:pPr>
        <w:pStyle w:val="BodyText2"/>
        <w:rPr>
          <w:rFonts w:eastAsia="Century Gothic"/>
        </w:rPr>
      </w:pPr>
    </w:p>
    <w:p w14:paraId="498F1D4E" w14:textId="3D486BE4"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The Supplier shall keep all Virgin Materials and Deliverables in its possession in good condition, in safe and secure conditions and insured to replacement value (noting Virgin’s interest on the insurance policy) and the Supplier shall forthwith, upon request, provide Virgin with the relevant insurance certificate.</w:t>
      </w:r>
    </w:p>
    <w:p w14:paraId="250749FC" w14:textId="4CF34182" w:rsidR="00493D64" w:rsidRPr="00FC66DB" w:rsidRDefault="00493D64" w:rsidP="00FC66DB">
      <w:pPr>
        <w:pStyle w:val="Heading2"/>
        <w:numPr>
          <w:ilvl w:val="0"/>
          <w:numId w:val="0"/>
        </w:numPr>
        <w:ind w:left="567"/>
        <w:rPr>
          <w:rFonts w:ascii="Century Gothic" w:eastAsia="Century Gothic" w:hAnsi="Century Gothic" w:cs="Century Gothic"/>
        </w:rPr>
      </w:pPr>
    </w:p>
    <w:p w14:paraId="23AE1A39" w14:textId="77777777" w:rsidR="00493D64" w:rsidRDefault="00493D64" w:rsidP="00493D64">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The Supplier shall deliver to Virgin promptly upon demand at any time (and in any event upon termination) </w:t>
      </w:r>
      <w:proofErr w:type="gramStart"/>
      <w:r w:rsidRPr="0C33B580">
        <w:rPr>
          <w:rFonts w:ascii="Century Gothic" w:eastAsia="Century Gothic" w:hAnsi="Century Gothic" w:cs="Century Gothic"/>
        </w:rPr>
        <w:t>any and all</w:t>
      </w:r>
      <w:proofErr w:type="gramEnd"/>
      <w:r w:rsidRPr="0C33B580">
        <w:rPr>
          <w:rFonts w:ascii="Century Gothic" w:eastAsia="Century Gothic" w:hAnsi="Century Gothic" w:cs="Century Gothic"/>
        </w:rPr>
        <w:t xml:space="preserve"> Virgin Materials and/or Deliverables. Without prejudice to the foregoing, Virgin (and/or any of its agents or authorised representatives) shall be entitled and have absolute authority at any time and without notice to enter upon any premises in which any Virgin Materials and/or Deliverables or any part thereof is stored or kept (or is reasonably believed so to be) to retake and deal with the Virgin Materials and/or Deliverables. </w:t>
      </w:r>
    </w:p>
    <w:p w14:paraId="0333D074" w14:textId="77777777" w:rsidR="00493D64" w:rsidRPr="00FC66DB" w:rsidRDefault="00493D64" w:rsidP="00FC66DB">
      <w:pPr>
        <w:pStyle w:val="BodyText2"/>
        <w:rPr>
          <w:rFonts w:eastAsia="Century Gothic"/>
        </w:rPr>
      </w:pPr>
    </w:p>
    <w:p w14:paraId="6930AFBB" w14:textId="77777777" w:rsidR="00493D64" w:rsidRPr="00FC66DB" w:rsidRDefault="00493D64" w:rsidP="00FC66DB">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Risk in </w:t>
      </w:r>
      <w:proofErr w:type="gramStart"/>
      <w:r w:rsidRPr="0C33B580">
        <w:rPr>
          <w:rFonts w:ascii="Century Gothic" w:eastAsia="Century Gothic" w:hAnsi="Century Gothic" w:cs="Century Gothic"/>
        </w:rPr>
        <w:t>any and all</w:t>
      </w:r>
      <w:proofErr w:type="gramEnd"/>
      <w:r w:rsidRPr="0C33B580">
        <w:rPr>
          <w:rFonts w:ascii="Century Gothic" w:eastAsia="Century Gothic" w:hAnsi="Century Gothic" w:cs="Century Gothic"/>
        </w:rPr>
        <w:t xml:space="preserve"> Deliverables shall not pass to Virgin until delivery at Virgin’s premises (or to such other location or third party as Virgin may direct).</w:t>
      </w:r>
    </w:p>
    <w:bookmarkEnd w:id="51"/>
    <w:p w14:paraId="62E1C585" w14:textId="77777777" w:rsidR="00F45412" w:rsidRPr="00912EC7" w:rsidRDefault="00F45412" w:rsidP="169500F6">
      <w:pPr>
        <w:rPr>
          <w:rFonts w:ascii="Century Gothic" w:eastAsia="Century Gothic" w:hAnsi="Century Gothic" w:cs="Century Gothic"/>
          <w:color w:val="000000"/>
          <w:sz w:val="20"/>
        </w:rPr>
      </w:pPr>
    </w:p>
    <w:p w14:paraId="0A635C3B" w14:textId="5D132534" w:rsidR="00F45412" w:rsidRPr="00912EC7" w:rsidRDefault="00F45412" w:rsidP="169500F6">
      <w:pPr>
        <w:pStyle w:val="Heading1"/>
        <w:tabs>
          <w:tab w:val="clear" w:pos="720"/>
          <w:tab w:val="num" w:pos="567"/>
        </w:tabs>
        <w:rPr>
          <w:rFonts w:ascii="Century Gothic" w:eastAsia="Century Gothic" w:hAnsi="Century Gothic" w:cs="Century Gothic"/>
          <w:sz w:val="20"/>
        </w:rPr>
      </w:pPr>
      <w:bookmarkStart w:id="56" w:name="_Hlk123825544"/>
      <w:r w:rsidRPr="00912EC7">
        <w:rPr>
          <w:rFonts w:ascii="Century Gothic" w:eastAsia="Century Gothic" w:hAnsi="Century Gothic" w:cs="Century Gothic"/>
          <w:sz w:val="20"/>
        </w:rPr>
        <w:t xml:space="preserve"> </w:t>
      </w:r>
      <w:r w:rsidR="001F4CF5">
        <w:rPr>
          <w:rFonts w:ascii="Century Gothic" w:eastAsia="Century Gothic" w:hAnsi="Century Gothic" w:cs="Century Gothic"/>
          <w:sz w:val="20"/>
        </w:rPr>
        <w:t>Not Used</w:t>
      </w:r>
    </w:p>
    <w:bookmarkEnd w:id="52"/>
    <w:bookmarkEnd w:id="53"/>
    <w:bookmarkEnd w:id="56"/>
    <w:p w14:paraId="54BF38E9" w14:textId="77777777" w:rsidR="008C6059" w:rsidRPr="00912EC7" w:rsidRDefault="008C6059" w:rsidP="169500F6">
      <w:pPr>
        <w:pStyle w:val="BodyText2"/>
        <w:ind w:left="0"/>
        <w:rPr>
          <w:rFonts w:ascii="Century Gothic" w:eastAsia="Century Gothic" w:hAnsi="Century Gothic" w:cs="Century Gothic"/>
          <w:color w:val="000000"/>
          <w:w w:val="0"/>
          <w:sz w:val="18"/>
          <w:szCs w:val="18"/>
        </w:rPr>
      </w:pPr>
    </w:p>
    <w:p w14:paraId="76A44FF8" w14:textId="020B8EB8" w:rsidR="78948A2C" w:rsidRDefault="78948A2C" w:rsidP="169500F6">
      <w:pPr>
        <w:pStyle w:val="Heading1"/>
        <w:tabs>
          <w:tab w:val="clear" w:pos="720"/>
          <w:tab w:val="num" w:pos="567"/>
        </w:tabs>
        <w:rPr>
          <w:rFonts w:ascii="Century Gothic" w:eastAsia="Century Gothic" w:hAnsi="Century Gothic" w:cs="Century Gothic"/>
          <w:sz w:val="20"/>
        </w:rPr>
      </w:pPr>
      <w:bookmarkStart w:id="57" w:name="_Personnel_and_employee"/>
      <w:bookmarkEnd w:id="57"/>
      <w:r w:rsidRPr="00912EC7">
        <w:rPr>
          <w:rFonts w:ascii="Century Gothic" w:eastAsia="Century Gothic" w:hAnsi="Century Gothic" w:cs="Century Gothic"/>
          <w:sz w:val="20"/>
        </w:rPr>
        <w:t>Personnel and employee liability</w:t>
      </w:r>
      <w:r w:rsidR="007F6C1B">
        <w:rPr>
          <w:rFonts w:ascii="Century Gothic" w:eastAsia="Century Gothic" w:hAnsi="Century Gothic" w:cs="Century Gothic"/>
          <w:sz w:val="20"/>
        </w:rPr>
        <w:t xml:space="preserve"> </w:t>
      </w:r>
    </w:p>
    <w:p w14:paraId="059FE325" w14:textId="77777777" w:rsidR="00FC66DB" w:rsidRPr="00FC66DB" w:rsidRDefault="00FC66DB" w:rsidP="00FC66DB">
      <w:pPr>
        <w:pStyle w:val="BodyText1"/>
        <w:rPr>
          <w:rFonts w:eastAsia="Century Gothic"/>
        </w:rPr>
      </w:pPr>
    </w:p>
    <w:p w14:paraId="33D7054A" w14:textId="61D9A5A8" w:rsidR="00071D55" w:rsidRDefault="00071D55" w:rsidP="004B7AA1">
      <w:pPr>
        <w:pStyle w:val="Heading2"/>
        <w:ind w:left="1418" w:hanging="851"/>
        <w:rPr>
          <w:rFonts w:ascii="Century Gothic" w:eastAsia="Century Gothic" w:hAnsi="Century Gothic" w:cs="Century Gothic"/>
        </w:rPr>
      </w:pPr>
      <w:bookmarkStart w:id="58" w:name="_Ref387929789"/>
      <w:r w:rsidRPr="0C33B580">
        <w:rPr>
          <w:rFonts w:ascii="Century Gothic" w:eastAsia="Century Gothic" w:hAnsi="Century Gothic" w:cs="Century Gothic"/>
        </w:rPr>
        <w:t>All persons engaged in the provision of the Services/Goods shall be deemed to be employed or engaged by Supplier and not by Virgin.</w:t>
      </w:r>
      <w:bookmarkEnd w:id="58"/>
      <w:r w:rsidRPr="0C33B580">
        <w:rPr>
          <w:rFonts w:ascii="Century Gothic" w:eastAsia="Century Gothic" w:hAnsi="Century Gothic" w:cs="Century Gothic"/>
        </w:rPr>
        <w:t xml:space="preserve"> </w:t>
      </w:r>
      <w:bookmarkStart w:id="59" w:name="_DV_M217"/>
      <w:bookmarkEnd w:id="59"/>
    </w:p>
    <w:p w14:paraId="3D851BEB" w14:textId="77777777" w:rsidR="004B7AA1" w:rsidRPr="00FC66DB" w:rsidRDefault="004B7AA1" w:rsidP="00FC66DB">
      <w:pPr>
        <w:pStyle w:val="BodyText2"/>
        <w:rPr>
          <w:rFonts w:eastAsia="Century Gothic"/>
        </w:rPr>
      </w:pPr>
    </w:p>
    <w:p w14:paraId="5AF2C039" w14:textId="77777777" w:rsidR="00071D55" w:rsidRDefault="00071D55" w:rsidP="004B7AA1">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Virgin may </w:t>
      </w:r>
      <w:bookmarkStart w:id="60" w:name="_DV_M218"/>
      <w:bookmarkEnd w:id="60"/>
      <w:r w:rsidRPr="0C33B580">
        <w:rPr>
          <w:rFonts w:ascii="Century Gothic" w:eastAsia="Century Gothic" w:hAnsi="Century Gothic" w:cs="Century Gothic"/>
        </w:rPr>
        <w:t>request the replacement of any Supplier Employee where it has reasonable grounds for so doing and Supplier shall promptly replace such individual with an alternative satisfactory to Virgin (such approval not to be unreasonably withheld or delayed) and such replacement shall be a Supplier Employee for the purposes of this Agreement.</w:t>
      </w:r>
    </w:p>
    <w:p w14:paraId="404CEA3E" w14:textId="77777777" w:rsidR="00764FF4" w:rsidRPr="00FC66DB" w:rsidRDefault="00764FF4" w:rsidP="00FC66DB">
      <w:pPr>
        <w:pStyle w:val="BodyText2"/>
        <w:rPr>
          <w:rFonts w:eastAsia="Century Gothic"/>
        </w:rPr>
      </w:pPr>
    </w:p>
    <w:p w14:paraId="2DC52A78" w14:textId="723986DF" w:rsidR="00071D55" w:rsidRDefault="00071D55" w:rsidP="004B7AA1">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Unless requested to do so by Virgin or if any Supplier Employee is likely to be unable (for reasons beyond Supplier’s control) to provide services or goods to Virgin for a period exceeding thirty (30) days, Supplier shall not replace or change any Supplier Employee without Virgin’s prior written consent (such consent not to be unreasonably withheld or delayed). If a Supplier Employee is to be replaced, Supplier shall appoint a suitably qualified and experienced replacement Supplier Employee and shall train such replacement in relation to Virgin’s requirements and the project at its own cost.</w:t>
      </w:r>
      <w:bookmarkStart w:id="61" w:name="_DV_M219"/>
      <w:bookmarkEnd w:id="61"/>
    </w:p>
    <w:p w14:paraId="3FE45BD8" w14:textId="77777777" w:rsidR="00BB4057" w:rsidRPr="00FC66DB" w:rsidRDefault="00BB4057" w:rsidP="00FC66DB">
      <w:pPr>
        <w:pStyle w:val="BodyText2"/>
        <w:rPr>
          <w:rFonts w:eastAsia="Century Gothic"/>
        </w:rPr>
      </w:pPr>
    </w:p>
    <w:p w14:paraId="7FFAF650" w14:textId="77777777" w:rsidR="00071D55" w:rsidRPr="00FC66DB" w:rsidRDefault="00071D55" w:rsidP="00FC66DB">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w:t>
      </w:r>
      <w:proofErr w:type="gramStart"/>
      <w:r w:rsidRPr="0C33B580">
        <w:rPr>
          <w:rFonts w:ascii="Century Gothic" w:eastAsia="Century Gothic" w:hAnsi="Century Gothic" w:cs="Century Gothic"/>
        </w:rPr>
        <w:t>shall:-</w:t>
      </w:r>
      <w:proofErr w:type="gramEnd"/>
    </w:p>
    <w:p w14:paraId="7CC5DD96" w14:textId="51A427F7" w:rsidR="26C55A25" w:rsidRDefault="26C55A25" w:rsidP="26C55A25">
      <w:pPr>
        <w:pStyle w:val="BodyText2"/>
      </w:pPr>
    </w:p>
    <w:p w14:paraId="17656CF4" w14:textId="77777777" w:rsidR="00DE4540" w:rsidRDefault="00071D55" w:rsidP="009A418A">
      <w:pPr>
        <w:pStyle w:val="Heading3"/>
        <w:numPr>
          <w:ilvl w:val="0"/>
          <w:numId w:val="213"/>
        </w:numPr>
        <w:rPr>
          <w:rFonts w:ascii="Century Gothic" w:eastAsia="Century Gothic" w:hAnsi="Century Gothic" w:cs="Century Gothic"/>
        </w:rPr>
      </w:pPr>
      <w:r w:rsidRPr="00DE4540">
        <w:rPr>
          <w:rFonts w:ascii="Century Gothic" w:eastAsia="Century Gothic" w:hAnsi="Century Gothic" w:cs="Century Gothic"/>
        </w:rPr>
        <w:t xml:space="preserve">be solely responsible for all outgoings in respect of the Supplier Employees including   the payment of all National Insurance and tax (including   </w:t>
      </w:r>
      <w:r w:rsidRPr="00DE4540">
        <w:rPr>
          <w:rFonts w:ascii="Century Gothic" w:eastAsia="Century Gothic" w:hAnsi="Century Gothic" w:cs="Century Gothic"/>
        </w:rPr>
        <w:lastRenderedPageBreak/>
        <w:t>income tax) contributions and deductions on behalf of Supplier Employees and in respect of the employment and/or engagement of Supplier Employees or otherwise (as well as submitting P11D declarations to the Inland Revenue), wages, bonuses, commissions and all arrangements relating to holiday pay, pension, sickness and other benefits in respect of Supplier Employees;</w:t>
      </w:r>
    </w:p>
    <w:p w14:paraId="7385125A" w14:textId="4BCD2085" w:rsidR="00071D55" w:rsidRPr="00DE4540" w:rsidRDefault="00071D55" w:rsidP="009A418A">
      <w:pPr>
        <w:pStyle w:val="Heading3"/>
        <w:numPr>
          <w:ilvl w:val="0"/>
          <w:numId w:val="213"/>
        </w:numPr>
        <w:rPr>
          <w:rFonts w:ascii="Century Gothic" w:eastAsia="Century Gothic" w:hAnsi="Century Gothic" w:cs="Century Gothic"/>
        </w:rPr>
      </w:pPr>
      <w:r w:rsidRPr="00DE4540">
        <w:rPr>
          <w:rFonts w:ascii="Century Gothic" w:eastAsia="Century Gothic" w:hAnsi="Century Gothic" w:cs="Century Gothic"/>
        </w:rPr>
        <w:t>indemnify and keep Virgin indemnified in full against any tax or charge levied or imposed on Virgin including any penalty, fine or interest and all reasonable costs and expenses incurred by Virgin in relation to the services/provision of goods of Supplier and/or any Supplier Employee.</w:t>
      </w:r>
    </w:p>
    <w:p w14:paraId="01DDF507" w14:textId="03E8DBBD" w:rsidR="0B2AA191" w:rsidRPr="00912EC7" w:rsidRDefault="0B2AA191" w:rsidP="169500F6">
      <w:pPr>
        <w:pStyle w:val="BodyText1"/>
        <w:tabs>
          <w:tab w:val="num" w:pos="567"/>
        </w:tabs>
        <w:rPr>
          <w:rFonts w:ascii="Century Gothic" w:eastAsia="Century Gothic" w:hAnsi="Century Gothic" w:cs="Century Gothic"/>
          <w:highlight w:val="yellow"/>
        </w:rPr>
      </w:pPr>
    </w:p>
    <w:p w14:paraId="46F712A2" w14:textId="77777777" w:rsidR="00A91CAA" w:rsidRPr="00912EC7" w:rsidRDefault="2306C30A" w:rsidP="169500F6">
      <w:pPr>
        <w:pStyle w:val="Heading1"/>
        <w:tabs>
          <w:tab w:val="clear" w:pos="720"/>
          <w:tab w:val="num" w:pos="567"/>
        </w:tabs>
        <w:rPr>
          <w:rFonts w:ascii="Century Gothic" w:eastAsia="Century Gothic" w:hAnsi="Century Gothic" w:cs="Century Gothic"/>
          <w:sz w:val="20"/>
        </w:rPr>
      </w:pPr>
      <w:bookmarkStart w:id="62" w:name="_Liability_and_Indemnity"/>
      <w:bookmarkEnd w:id="62"/>
      <w:r w:rsidRPr="00912EC7">
        <w:rPr>
          <w:rFonts w:ascii="Century Gothic" w:eastAsia="Century Gothic" w:hAnsi="Century Gothic" w:cs="Century Gothic"/>
          <w:sz w:val="20"/>
        </w:rPr>
        <w:t>Liability and Indemnity</w:t>
      </w:r>
    </w:p>
    <w:p w14:paraId="0F929F3B" w14:textId="77777777" w:rsidR="00A91CAA" w:rsidRPr="00912EC7" w:rsidRDefault="00A91CAA" w:rsidP="169500F6">
      <w:pPr>
        <w:ind w:left="720" w:hanging="720"/>
        <w:rPr>
          <w:rFonts w:ascii="Century Gothic" w:eastAsia="Century Gothic" w:hAnsi="Century Gothic" w:cs="Century Gothic"/>
          <w:color w:val="000000"/>
          <w:sz w:val="20"/>
        </w:rPr>
      </w:pPr>
    </w:p>
    <w:p w14:paraId="1D9D5090" w14:textId="6F72BD8C" w:rsidR="00605336" w:rsidRDefault="00A91CAA" w:rsidP="00605336">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agrees to indemnify (now and after this Agreement) and hold harmless Virgin, its officers, agents, employees and </w:t>
      </w:r>
      <w:r w:rsidR="00C624E8" w:rsidRPr="0C33B580">
        <w:rPr>
          <w:rFonts w:ascii="Century Gothic" w:eastAsia="Century Gothic" w:hAnsi="Century Gothic" w:cs="Century Gothic"/>
        </w:rPr>
        <w:t xml:space="preserve">nominated </w:t>
      </w:r>
      <w:r w:rsidRPr="0C33B580">
        <w:rPr>
          <w:rFonts w:ascii="Century Gothic" w:eastAsia="Century Gothic" w:hAnsi="Century Gothic" w:cs="Century Gothic"/>
        </w:rPr>
        <w:t>sub-contractors from and against all and any Costs and/or Losses whatsoever suffered arising out of or in connection with</w:t>
      </w:r>
      <w:r w:rsidR="00DF26CA" w:rsidRPr="0C33B580">
        <w:rPr>
          <w:rFonts w:ascii="Century Gothic" w:eastAsia="Century Gothic" w:hAnsi="Century Gothic" w:cs="Century Gothic"/>
        </w:rPr>
        <w:t>:</w:t>
      </w:r>
    </w:p>
    <w:p w14:paraId="67061881" w14:textId="77777777" w:rsidR="00605336" w:rsidRPr="00FC66DB" w:rsidRDefault="00605336" w:rsidP="00FC66DB">
      <w:pPr>
        <w:pStyle w:val="BodyText2"/>
        <w:rPr>
          <w:rFonts w:eastAsia="Century Gothic"/>
        </w:rPr>
      </w:pPr>
    </w:p>
    <w:p w14:paraId="0622F4E8" w14:textId="70F4E954" w:rsidR="00DE4540" w:rsidRDefault="00A91CAA" w:rsidP="009A418A">
      <w:pPr>
        <w:pStyle w:val="Heading3"/>
        <w:numPr>
          <w:ilvl w:val="0"/>
          <w:numId w:val="214"/>
        </w:numPr>
        <w:rPr>
          <w:rFonts w:ascii="Century Gothic" w:eastAsia="Century Gothic" w:hAnsi="Century Gothic" w:cs="Century Gothic"/>
        </w:rPr>
      </w:pPr>
      <w:r w:rsidRPr="00DE4540">
        <w:rPr>
          <w:rFonts w:ascii="Century Gothic" w:eastAsia="Century Gothic" w:hAnsi="Century Gothic" w:cs="Century Gothic"/>
        </w:rPr>
        <w:t>Supplier’s (or its subcontractors) negligence</w:t>
      </w:r>
      <w:r w:rsidR="006B1823" w:rsidRPr="00DE4540">
        <w:rPr>
          <w:rFonts w:ascii="Century Gothic" w:eastAsia="Century Gothic" w:hAnsi="Century Gothic" w:cs="Century Gothic"/>
        </w:rPr>
        <w:t xml:space="preserve"> and/or</w:t>
      </w:r>
      <w:r w:rsidRPr="00DE4540">
        <w:rPr>
          <w:rFonts w:ascii="Century Gothic" w:eastAsia="Century Gothic" w:hAnsi="Century Gothic" w:cs="Century Gothic"/>
        </w:rPr>
        <w:t xml:space="preserve"> wilful </w:t>
      </w:r>
      <w:proofErr w:type="gramStart"/>
      <w:r w:rsidRPr="00DE4540">
        <w:rPr>
          <w:rFonts w:ascii="Century Gothic" w:eastAsia="Century Gothic" w:hAnsi="Century Gothic" w:cs="Century Gothic"/>
        </w:rPr>
        <w:t>misconduct</w:t>
      </w:r>
      <w:ins w:id="63" w:author="Steve Lenderman" w:date="2024-05-29T17:14:00Z" w16du:dateUtc="2024-05-29T21:14:00Z">
        <w:r w:rsidR="00773B41">
          <w:rPr>
            <w:rFonts w:ascii="Century Gothic" w:eastAsia="Century Gothic" w:hAnsi="Century Gothic" w:cs="Century Gothic"/>
          </w:rPr>
          <w:t>;</w:t>
        </w:r>
      </w:ins>
      <w:proofErr w:type="gramEnd"/>
    </w:p>
    <w:p w14:paraId="69957D3B" w14:textId="77777777" w:rsidR="00DE4540" w:rsidRDefault="00A91CAA" w:rsidP="009A418A">
      <w:pPr>
        <w:pStyle w:val="Heading3"/>
        <w:numPr>
          <w:ilvl w:val="0"/>
          <w:numId w:val="214"/>
        </w:numPr>
        <w:rPr>
          <w:rFonts w:ascii="Century Gothic" w:eastAsia="Century Gothic" w:hAnsi="Century Gothic" w:cs="Century Gothic"/>
        </w:rPr>
      </w:pPr>
      <w:r w:rsidRPr="00DE4540">
        <w:rPr>
          <w:rFonts w:ascii="Century Gothic" w:eastAsia="Century Gothic" w:hAnsi="Century Gothic" w:cs="Century Gothic"/>
        </w:rPr>
        <w:t>the breach, non-performance or non-observation by Supplier, its officers, agents, employees and sub-contractors of any obligation, representation, warranty, undertaking or other term under this Agreement</w:t>
      </w:r>
      <w:r w:rsidR="003348D5" w:rsidRPr="00DE4540">
        <w:rPr>
          <w:rFonts w:ascii="Century Gothic" w:eastAsia="Century Gothic" w:hAnsi="Century Gothic" w:cs="Century Gothic"/>
        </w:rPr>
        <w:t>; and</w:t>
      </w:r>
      <w:r w:rsidR="003F0A2D" w:rsidRPr="00DE4540">
        <w:rPr>
          <w:rFonts w:ascii="Century Gothic" w:eastAsia="Century Gothic" w:hAnsi="Century Gothic" w:cs="Century Gothic"/>
        </w:rPr>
        <w:t xml:space="preserve"> </w:t>
      </w:r>
    </w:p>
    <w:p w14:paraId="4D831A6E" w14:textId="5DED0995" w:rsidR="00AB1BEA" w:rsidRPr="00DE4540" w:rsidRDefault="00CB2731" w:rsidP="009A418A">
      <w:pPr>
        <w:pStyle w:val="Heading3"/>
        <w:numPr>
          <w:ilvl w:val="0"/>
          <w:numId w:val="214"/>
        </w:numPr>
        <w:rPr>
          <w:rFonts w:ascii="Century Gothic" w:eastAsia="Century Gothic" w:hAnsi="Century Gothic" w:cs="Century Gothic"/>
        </w:rPr>
      </w:pPr>
      <w:r w:rsidRPr="00DE4540">
        <w:rPr>
          <w:rFonts w:ascii="Century Gothic" w:eastAsia="Century Gothic" w:hAnsi="Century Gothic" w:cs="Century Gothic"/>
        </w:rPr>
        <w:t>a</w:t>
      </w:r>
      <w:r w:rsidR="003348D5" w:rsidRPr="00DE4540">
        <w:rPr>
          <w:rFonts w:ascii="Century Gothic" w:eastAsia="Century Gothic" w:hAnsi="Century Gothic" w:cs="Century Gothic"/>
        </w:rPr>
        <w:t xml:space="preserve">ny claim that Virgin’s receipt of Services or Goods, or use of the Deliverables infringes the </w:t>
      </w:r>
      <w:r w:rsidR="007127B5" w:rsidRPr="00DE4540">
        <w:rPr>
          <w:rFonts w:ascii="Century Gothic" w:eastAsia="Century Gothic" w:hAnsi="Century Gothic" w:cs="Century Gothic"/>
        </w:rPr>
        <w:t>Intellectual</w:t>
      </w:r>
      <w:r w:rsidR="003348D5" w:rsidRPr="00DE4540">
        <w:rPr>
          <w:rFonts w:ascii="Century Gothic" w:eastAsia="Century Gothic" w:hAnsi="Century Gothic" w:cs="Century Gothic"/>
        </w:rPr>
        <w:t xml:space="preserve"> Property Rights of a third party. </w:t>
      </w:r>
    </w:p>
    <w:p w14:paraId="14D5A1EE" w14:textId="77777777" w:rsidR="00AB1BEA" w:rsidRPr="00FC66DB" w:rsidRDefault="00AB1BEA" w:rsidP="00FC66DB">
      <w:pPr>
        <w:rPr>
          <w:rFonts w:eastAsia="Century Gothic"/>
        </w:rPr>
      </w:pPr>
    </w:p>
    <w:p w14:paraId="06F34DC3" w14:textId="5C5F587A" w:rsidR="00A91CAA" w:rsidRPr="00FC66DB" w:rsidRDefault="00A91CAA" w:rsidP="00FC66DB">
      <w:pPr>
        <w:pStyle w:val="Heading2"/>
        <w:rPr>
          <w:rFonts w:ascii="Century Gothic" w:eastAsia="Century Gothic" w:hAnsi="Century Gothic" w:cs="Century Gothic"/>
        </w:rPr>
      </w:pPr>
      <w:r w:rsidRPr="0C33B580">
        <w:rPr>
          <w:rFonts w:ascii="Century Gothic" w:eastAsia="Century Gothic" w:hAnsi="Century Gothic" w:cs="Century Gothic"/>
        </w:rPr>
        <w:t xml:space="preserve"> Supplier </w:t>
      </w:r>
      <w:r w:rsidR="004D0050" w:rsidRPr="0C33B580">
        <w:rPr>
          <w:rFonts w:ascii="Century Gothic" w:eastAsia="Century Gothic" w:hAnsi="Century Gothic" w:cs="Century Gothic"/>
        </w:rPr>
        <w:t>shall</w:t>
      </w:r>
      <w:r w:rsidRPr="0C33B580">
        <w:rPr>
          <w:rFonts w:ascii="Century Gothic" w:eastAsia="Century Gothic" w:hAnsi="Century Gothic" w:cs="Century Gothic"/>
        </w:rPr>
        <w:t xml:space="preserve"> not exclude or limit its liability under this </w:t>
      </w:r>
      <w:r w:rsidR="003348D5" w:rsidRPr="0C33B580">
        <w:rPr>
          <w:rFonts w:ascii="Century Gothic" w:eastAsia="Century Gothic" w:hAnsi="Century Gothic" w:cs="Century Gothic"/>
        </w:rPr>
        <w:t>A</w:t>
      </w:r>
      <w:r w:rsidRPr="0C33B580">
        <w:rPr>
          <w:rFonts w:ascii="Century Gothic" w:eastAsia="Century Gothic" w:hAnsi="Century Gothic" w:cs="Century Gothic"/>
        </w:rPr>
        <w:t>greement for death or personal injury caused by its negligence.</w:t>
      </w:r>
    </w:p>
    <w:p w14:paraId="3EFAF593" w14:textId="77777777" w:rsidR="005117B2" w:rsidRPr="00912EC7" w:rsidRDefault="005117B2" w:rsidP="169500F6">
      <w:pPr>
        <w:pStyle w:val="Heading2"/>
        <w:numPr>
          <w:ilvl w:val="1"/>
          <w:numId w:val="0"/>
        </w:numPr>
        <w:ind w:left="1430" w:hanging="863"/>
        <w:rPr>
          <w:rFonts w:ascii="Century Gothic" w:eastAsia="Century Gothic" w:hAnsi="Century Gothic" w:cs="Century Gothic"/>
        </w:rPr>
      </w:pPr>
    </w:p>
    <w:p w14:paraId="3CABEA09" w14:textId="77777777" w:rsidR="009A71C3" w:rsidRPr="00912EC7" w:rsidRDefault="009A71C3" w:rsidP="169500F6">
      <w:pPr>
        <w:pStyle w:val="BodyText2"/>
        <w:rPr>
          <w:rFonts w:ascii="Century Gothic" w:eastAsia="Century Gothic" w:hAnsi="Century Gothic" w:cs="Century Gothic"/>
          <w:sz w:val="20"/>
        </w:rPr>
      </w:pPr>
    </w:p>
    <w:p w14:paraId="2A3E28BF" w14:textId="504E8A98"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64" w:name="_Insurance"/>
      <w:bookmarkEnd w:id="64"/>
      <w:r w:rsidRPr="00912EC7">
        <w:rPr>
          <w:rFonts w:ascii="Century Gothic" w:eastAsia="Century Gothic" w:hAnsi="Century Gothic" w:cs="Century Gothic"/>
          <w:sz w:val="20"/>
        </w:rPr>
        <w:t xml:space="preserve">Insurance </w:t>
      </w:r>
    </w:p>
    <w:p w14:paraId="2DADFA2F" w14:textId="77777777" w:rsidR="00F45412" w:rsidRPr="00912EC7" w:rsidRDefault="00F45412" w:rsidP="169500F6">
      <w:pPr>
        <w:pStyle w:val="BodyText1"/>
        <w:rPr>
          <w:rFonts w:ascii="Century Gothic" w:eastAsia="Century Gothic" w:hAnsi="Century Gothic" w:cs="Century Gothic"/>
          <w:sz w:val="20"/>
        </w:rPr>
      </w:pPr>
    </w:p>
    <w:p w14:paraId="0663ABE7" w14:textId="353B700D" w:rsidR="000B7A7C" w:rsidRPr="00B1635F" w:rsidRDefault="3946F906" w:rsidP="009A418A">
      <w:pPr>
        <w:pStyle w:val="Heading2"/>
        <w:numPr>
          <w:ilvl w:val="1"/>
          <w:numId w:val="171"/>
        </w:numPr>
        <w:rPr>
          <w:rFonts w:ascii="Century Gothic" w:eastAsia="Century Gothic" w:hAnsi="Century Gothic" w:cs="Century Gothic"/>
        </w:rPr>
      </w:pPr>
      <w:r w:rsidRPr="00B1635F">
        <w:rPr>
          <w:rFonts w:ascii="Century Gothic" w:eastAsia="Century Gothic" w:hAnsi="Century Gothic" w:cs="Century Gothic"/>
        </w:rPr>
        <w:t>Supplier shall at its own expense and cost</w:t>
      </w:r>
      <w:r w:rsidR="000449A6">
        <w:rPr>
          <w:rFonts w:ascii="Century Gothic" w:eastAsia="Century Gothic" w:hAnsi="Century Gothic" w:cs="Century Gothic"/>
        </w:rPr>
        <w:t>,</w:t>
      </w:r>
      <w:r w:rsidRPr="00B1635F">
        <w:rPr>
          <w:rFonts w:ascii="Century Gothic" w:eastAsia="Century Gothic" w:hAnsi="Century Gothic" w:cs="Century Gothic"/>
        </w:rPr>
        <w:t xml:space="preserve"> effect and maintain during the Term and for a period of </w:t>
      </w:r>
      <w:r w:rsidR="009A756E">
        <w:rPr>
          <w:rFonts w:ascii="Century Gothic" w:eastAsia="Century Gothic" w:hAnsi="Century Gothic" w:cs="Century Gothic"/>
        </w:rPr>
        <w:t>two (2) years</w:t>
      </w:r>
      <w:r w:rsidRPr="00B1635F">
        <w:rPr>
          <w:rFonts w:ascii="Century Gothic" w:eastAsia="Century Gothic" w:hAnsi="Century Gothic" w:cs="Century Gothic"/>
        </w:rPr>
        <w:t xml:space="preserve"> thereafter such insurance as may be reasonably required by Virgin with respect to its obligations under this Agreement and, shall within </w:t>
      </w:r>
      <w:r w:rsidR="009A756E">
        <w:rPr>
          <w:rFonts w:ascii="Century Gothic" w:eastAsia="Century Gothic" w:hAnsi="Century Gothic" w:cs="Century Gothic"/>
        </w:rPr>
        <w:t>fourteen (</w:t>
      </w:r>
      <w:r w:rsidRPr="00B1635F">
        <w:rPr>
          <w:rFonts w:ascii="Century Gothic" w:eastAsia="Century Gothic" w:hAnsi="Century Gothic" w:cs="Century Gothic"/>
        </w:rPr>
        <w:t>14</w:t>
      </w:r>
      <w:r w:rsidR="009A756E">
        <w:rPr>
          <w:rFonts w:ascii="Century Gothic" w:eastAsia="Century Gothic" w:hAnsi="Century Gothic" w:cs="Century Gothic"/>
        </w:rPr>
        <w:t>)</w:t>
      </w:r>
      <w:r w:rsidRPr="00B1635F">
        <w:rPr>
          <w:rFonts w:ascii="Century Gothic" w:eastAsia="Century Gothic" w:hAnsi="Century Gothic" w:cs="Century Gothic"/>
        </w:rPr>
        <w:t xml:space="preserve"> days of signing this Agreement and each anniversary thereof, provide Virgin with documentary evidence that such insurance is properly maintained.</w:t>
      </w:r>
    </w:p>
    <w:p w14:paraId="38C673B1" w14:textId="77777777" w:rsidR="000B7A7C" w:rsidRPr="00912EC7" w:rsidRDefault="000B7A7C" w:rsidP="169500F6">
      <w:pPr>
        <w:pStyle w:val="Heading2"/>
        <w:numPr>
          <w:ilvl w:val="1"/>
          <w:numId w:val="0"/>
        </w:numPr>
        <w:tabs>
          <w:tab w:val="num" w:pos="1418"/>
        </w:tabs>
        <w:ind w:left="1418" w:hanging="851"/>
        <w:rPr>
          <w:rFonts w:ascii="Century Gothic" w:eastAsia="Century Gothic" w:hAnsi="Century Gothic" w:cs="Century Gothic"/>
        </w:rPr>
      </w:pPr>
    </w:p>
    <w:p w14:paraId="30511EAD" w14:textId="7EA55644" w:rsidR="000B7A7C" w:rsidRPr="00912EC7" w:rsidRDefault="3946F906"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Without prejudice to the generality of the clause </w:t>
      </w:r>
      <w:r w:rsidR="00536B4B" w:rsidRPr="0C33B580">
        <w:rPr>
          <w:rFonts w:ascii="Century Gothic" w:eastAsia="Century Gothic" w:hAnsi="Century Gothic" w:cs="Century Gothic"/>
        </w:rPr>
        <w:t>27</w:t>
      </w:r>
      <w:r w:rsidR="00AB472C" w:rsidRPr="0C33B580">
        <w:rPr>
          <w:rFonts w:ascii="Century Gothic" w:eastAsia="Century Gothic" w:hAnsi="Century Gothic" w:cs="Century Gothic"/>
        </w:rPr>
        <w:t xml:space="preserve">.1 </w:t>
      </w:r>
      <w:r w:rsidRPr="0C33B580">
        <w:rPr>
          <w:rFonts w:ascii="Century Gothic" w:eastAsia="Century Gothic" w:hAnsi="Century Gothic" w:cs="Century Gothic"/>
        </w:rPr>
        <w:t>Supplier shall maintain:</w:t>
      </w:r>
    </w:p>
    <w:p w14:paraId="3312905D" w14:textId="77777777" w:rsidR="000B7A7C" w:rsidRPr="00912EC7" w:rsidRDefault="000B7A7C" w:rsidP="169500F6">
      <w:pPr>
        <w:pStyle w:val="Heading2"/>
        <w:numPr>
          <w:ilvl w:val="1"/>
          <w:numId w:val="0"/>
        </w:numPr>
        <w:rPr>
          <w:rFonts w:ascii="Century Gothic" w:eastAsia="Century Gothic" w:hAnsi="Century Gothic" w:cs="Century Gothic"/>
          <w:lang w:val="en-US"/>
        </w:rPr>
      </w:pPr>
    </w:p>
    <w:p w14:paraId="428E04E9" w14:textId="02BBF501" w:rsidR="00DE4540" w:rsidRDefault="7B09B213" w:rsidP="009A418A">
      <w:pPr>
        <w:pStyle w:val="Heading3"/>
        <w:numPr>
          <w:ilvl w:val="0"/>
          <w:numId w:val="215"/>
        </w:numPr>
        <w:tabs>
          <w:tab w:val="num" w:pos="1985"/>
        </w:tabs>
        <w:rPr>
          <w:rFonts w:ascii="Century Gothic" w:eastAsia="Century Gothic" w:hAnsi="Century Gothic" w:cs="Century Gothic"/>
        </w:rPr>
      </w:pPr>
      <w:r w:rsidRPr="359F3121">
        <w:rPr>
          <w:rFonts w:ascii="Century Gothic" w:eastAsia="Century Gothic" w:hAnsi="Century Gothic" w:cs="Century Gothic"/>
          <w:color w:val="000000" w:themeColor="text1"/>
        </w:rPr>
        <w:t xml:space="preserve">General </w:t>
      </w:r>
      <w:r w:rsidR="5528E2DB" w:rsidRPr="359F3121">
        <w:rPr>
          <w:rFonts w:ascii="Century Gothic" w:eastAsia="Century Gothic" w:hAnsi="Century Gothic" w:cs="Century Gothic"/>
          <w:color w:val="000000" w:themeColor="text1"/>
        </w:rPr>
        <w:t>Third-Party</w:t>
      </w:r>
      <w:r w:rsidRPr="359F3121">
        <w:rPr>
          <w:rFonts w:ascii="Century Gothic" w:eastAsia="Century Gothic" w:hAnsi="Century Gothic" w:cs="Century Gothic"/>
          <w:color w:val="000000" w:themeColor="text1"/>
        </w:rPr>
        <w:t xml:space="preserve"> Liability</w:t>
      </w:r>
      <w:r w:rsidR="712F56C3" w:rsidRPr="359F3121">
        <w:rPr>
          <w:rFonts w:ascii="Century Gothic" w:eastAsia="Century Gothic" w:hAnsi="Century Gothic" w:cs="Century Gothic"/>
          <w:color w:val="000000" w:themeColor="text1"/>
        </w:rPr>
        <w:t xml:space="preserve"> (to include Property Damage </w:t>
      </w:r>
      <w:r w:rsidR="3C67A362" w:rsidRPr="359F3121">
        <w:rPr>
          <w:rFonts w:ascii="Century Gothic" w:eastAsia="Century Gothic" w:hAnsi="Century Gothic" w:cs="Century Gothic"/>
          <w:color w:val="000000" w:themeColor="text1"/>
        </w:rPr>
        <w:t>Insurance) and</w:t>
      </w:r>
      <w:r w:rsidRPr="359F3121">
        <w:rPr>
          <w:rFonts w:ascii="Century Gothic" w:eastAsia="Century Gothic" w:hAnsi="Century Gothic" w:cs="Century Gothic"/>
          <w:color w:val="000000" w:themeColor="text1"/>
        </w:rPr>
        <w:t xml:space="preserve"> Public Liability Insurance with a limit of </w:t>
      </w:r>
      <w:r w:rsidR="2CC08F81" w:rsidRPr="359F3121">
        <w:rPr>
          <w:rFonts w:ascii="Century Gothic" w:eastAsia="Century Gothic" w:hAnsi="Century Gothic" w:cs="Century Gothic"/>
          <w:color w:val="000000" w:themeColor="text1"/>
        </w:rPr>
        <w:t>[</w:t>
      </w:r>
      <w:r w:rsidR="00B365C0" w:rsidRPr="359F3121">
        <w:rPr>
          <w:rFonts w:ascii="Century Gothic" w:eastAsia="Century Gothic" w:hAnsi="Century Gothic" w:cs="Century Gothic"/>
          <w:color w:val="000000" w:themeColor="text1"/>
        </w:rPr>
        <w:t>$</w:t>
      </w:r>
      <w:r w:rsidRPr="359F3121">
        <w:rPr>
          <w:rFonts w:ascii="Century Gothic" w:eastAsia="Century Gothic" w:hAnsi="Century Gothic" w:cs="Century Gothic"/>
          <w:color w:val="000000" w:themeColor="text1"/>
        </w:rPr>
        <w:t>1</w:t>
      </w:r>
      <w:r w:rsidR="00B365C0" w:rsidRPr="359F3121">
        <w:rPr>
          <w:rFonts w:ascii="Century Gothic" w:eastAsia="Century Gothic" w:hAnsi="Century Gothic" w:cs="Century Gothic"/>
          <w:color w:val="000000" w:themeColor="text1"/>
        </w:rPr>
        <w:t>25</w:t>
      </w:r>
      <w:r w:rsidRPr="359F3121">
        <w:rPr>
          <w:rFonts w:ascii="Century Gothic" w:eastAsia="Century Gothic" w:hAnsi="Century Gothic" w:cs="Century Gothic"/>
          <w:color w:val="000000" w:themeColor="text1"/>
        </w:rPr>
        <w:t>,000,000</w:t>
      </w:r>
      <w:r w:rsidR="00B365C0" w:rsidRPr="359F3121">
        <w:rPr>
          <w:rFonts w:ascii="Century Gothic" w:eastAsia="Century Gothic" w:hAnsi="Century Gothic" w:cs="Century Gothic"/>
          <w:color w:val="000000" w:themeColor="text1"/>
        </w:rPr>
        <w:t xml:space="preserve"> USD</w:t>
      </w:r>
      <w:r w:rsidR="2CC08F81" w:rsidRPr="359F3121">
        <w:rPr>
          <w:rFonts w:ascii="Century Gothic" w:eastAsia="Century Gothic" w:hAnsi="Century Gothic" w:cs="Century Gothic"/>
          <w:color w:val="000000" w:themeColor="text1"/>
        </w:rPr>
        <w:t>]</w:t>
      </w:r>
      <w:r w:rsidRPr="359F3121">
        <w:rPr>
          <w:rFonts w:ascii="Century Gothic" w:eastAsia="Century Gothic" w:hAnsi="Century Gothic" w:cs="Century Gothic"/>
          <w:color w:val="000000" w:themeColor="text1"/>
        </w:rPr>
        <w:t xml:space="preserve"> or the higher amount that the Supplier may purchase dur</w:t>
      </w:r>
      <w:r w:rsidR="7D044297" w:rsidRPr="359F3121">
        <w:rPr>
          <w:rFonts w:ascii="Century Gothic" w:eastAsia="Century Gothic" w:hAnsi="Century Gothic" w:cs="Century Gothic"/>
          <w:color w:val="000000" w:themeColor="text1"/>
        </w:rPr>
        <w:t xml:space="preserve">ing the terms of this </w:t>
      </w:r>
      <w:proofErr w:type="gramStart"/>
      <w:r w:rsidR="7D044297" w:rsidRPr="359F3121">
        <w:rPr>
          <w:rFonts w:ascii="Century Gothic" w:eastAsia="Century Gothic" w:hAnsi="Century Gothic" w:cs="Century Gothic"/>
          <w:color w:val="000000" w:themeColor="text1"/>
        </w:rPr>
        <w:t>Agreement</w:t>
      </w:r>
      <w:r w:rsidR="278C62DC" w:rsidRPr="359F3121">
        <w:rPr>
          <w:rFonts w:ascii="Century Gothic" w:eastAsia="Century Gothic" w:hAnsi="Century Gothic" w:cs="Century Gothic"/>
        </w:rPr>
        <w:t>;</w:t>
      </w:r>
      <w:proofErr w:type="gramEnd"/>
    </w:p>
    <w:p w14:paraId="7C9397E1" w14:textId="77777777" w:rsidR="00DE4540" w:rsidRDefault="00631C71" w:rsidP="009A418A">
      <w:pPr>
        <w:pStyle w:val="Heading3"/>
        <w:numPr>
          <w:ilvl w:val="0"/>
          <w:numId w:val="215"/>
        </w:numPr>
        <w:tabs>
          <w:tab w:val="num" w:pos="1985"/>
        </w:tabs>
        <w:rPr>
          <w:rFonts w:ascii="Century Gothic" w:eastAsia="Century Gothic" w:hAnsi="Century Gothic" w:cs="Century Gothic"/>
        </w:rPr>
      </w:pPr>
      <w:r w:rsidRPr="00DE4540">
        <w:rPr>
          <w:rFonts w:ascii="Century Gothic" w:eastAsia="Century Gothic" w:hAnsi="Century Gothic" w:cs="Century Gothic"/>
          <w:color w:val="000000" w:themeColor="text1"/>
        </w:rPr>
        <w:t xml:space="preserve">Aviation General </w:t>
      </w:r>
      <w:proofErr w:type="gramStart"/>
      <w:r w:rsidRPr="00DE4540">
        <w:rPr>
          <w:rFonts w:ascii="Century Gothic" w:eastAsia="Century Gothic" w:hAnsi="Century Gothic" w:cs="Century Gothic"/>
          <w:color w:val="000000" w:themeColor="text1"/>
        </w:rPr>
        <w:t>Third Party</w:t>
      </w:r>
      <w:proofErr w:type="gramEnd"/>
      <w:r w:rsidRPr="00DE4540">
        <w:rPr>
          <w:rFonts w:ascii="Century Gothic" w:eastAsia="Century Gothic" w:hAnsi="Century Gothic" w:cs="Century Gothic"/>
          <w:color w:val="000000" w:themeColor="text1"/>
        </w:rPr>
        <w:t xml:space="preserve"> Liability </w:t>
      </w:r>
      <w:r w:rsidR="00FE71B9" w:rsidRPr="00DE4540">
        <w:rPr>
          <w:rFonts w:ascii="Century Gothic" w:eastAsia="Century Gothic" w:hAnsi="Century Gothic" w:cs="Century Gothic"/>
          <w:color w:val="000000" w:themeColor="text1"/>
        </w:rPr>
        <w:t>insurance with</w:t>
      </w:r>
      <w:r w:rsidR="00A32A68" w:rsidRPr="00DE4540">
        <w:rPr>
          <w:rFonts w:ascii="Century Gothic" w:eastAsia="Century Gothic" w:hAnsi="Century Gothic" w:cs="Century Gothic"/>
          <w:color w:val="000000" w:themeColor="text1"/>
        </w:rPr>
        <w:t xml:space="preserve"> a limit </w:t>
      </w:r>
      <w:r w:rsidRPr="00DE4540">
        <w:rPr>
          <w:rFonts w:ascii="Century Gothic" w:eastAsia="Century Gothic" w:hAnsi="Century Gothic" w:cs="Century Gothic"/>
          <w:color w:val="000000" w:themeColor="text1"/>
        </w:rPr>
        <w:t>of not less than U</w:t>
      </w:r>
      <w:r w:rsidR="00707E34" w:rsidRPr="00DE4540">
        <w:rPr>
          <w:rFonts w:ascii="Century Gothic" w:eastAsia="Century Gothic" w:hAnsi="Century Gothic" w:cs="Century Gothic"/>
          <w:color w:val="000000" w:themeColor="text1"/>
        </w:rPr>
        <w:t xml:space="preserve">SD </w:t>
      </w:r>
      <w:r w:rsidRPr="00DE4540">
        <w:rPr>
          <w:rFonts w:ascii="Century Gothic" w:eastAsia="Century Gothic" w:hAnsi="Century Gothic" w:cs="Century Gothic"/>
          <w:color w:val="000000" w:themeColor="text1"/>
        </w:rPr>
        <w:t>$</w:t>
      </w:r>
      <w:r w:rsidR="00707E34" w:rsidRPr="00DE4540">
        <w:rPr>
          <w:rFonts w:ascii="Century Gothic" w:eastAsia="Century Gothic" w:hAnsi="Century Gothic" w:cs="Century Gothic"/>
          <w:color w:val="000000" w:themeColor="text1"/>
        </w:rPr>
        <w:t>10</w:t>
      </w:r>
      <w:r w:rsidRPr="00DE4540">
        <w:rPr>
          <w:rFonts w:ascii="Century Gothic" w:eastAsia="Century Gothic" w:hAnsi="Century Gothic" w:cs="Century Gothic"/>
          <w:color w:val="000000" w:themeColor="text1"/>
        </w:rPr>
        <w:t>0 million (United States dollars) per occurrence; such insurance to include the Risk of War and Hijacking and Other Perils as per Lloyds Standard Wording AVN52 to a limit of not less than $</w:t>
      </w:r>
      <w:r w:rsidR="00707E34" w:rsidRPr="00DE4540">
        <w:rPr>
          <w:rFonts w:ascii="Century Gothic" w:eastAsia="Century Gothic" w:hAnsi="Century Gothic" w:cs="Century Gothic"/>
          <w:color w:val="000000" w:themeColor="text1"/>
        </w:rPr>
        <w:t>10</w:t>
      </w:r>
      <w:r w:rsidRPr="00DE4540">
        <w:rPr>
          <w:rFonts w:ascii="Century Gothic" w:eastAsia="Century Gothic" w:hAnsi="Century Gothic" w:cs="Century Gothic"/>
          <w:color w:val="000000" w:themeColor="text1"/>
        </w:rPr>
        <w:t xml:space="preserve">0 million (United States dollars). </w:t>
      </w:r>
    </w:p>
    <w:p w14:paraId="033A7ADE" w14:textId="77777777" w:rsidR="00DE4540" w:rsidRDefault="00FE71B9" w:rsidP="009A418A">
      <w:pPr>
        <w:pStyle w:val="Heading3"/>
        <w:numPr>
          <w:ilvl w:val="0"/>
          <w:numId w:val="215"/>
        </w:numPr>
        <w:tabs>
          <w:tab w:val="num" w:pos="1985"/>
        </w:tabs>
        <w:rPr>
          <w:rFonts w:ascii="Century Gothic" w:eastAsia="Century Gothic" w:hAnsi="Century Gothic" w:cs="Century Gothic"/>
        </w:rPr>
      </w:pPr>
      <w:proofErr w:type="gramStart"/>
      <w:r w:rsidRPr="00DE4540">
        <w:rPr>
          <w:rFonts w:ascii="Century Gothic" w:eastAsia="Century Gothic" w:hAnsi="Century Gothic" w:cs="Century Gothic"/>
        </w:rPr>
        <w:t>E</w:t>
      </w:r>
      <w:r w:rsidR="3946F906" w:rsidRPr="00DE4540">
        <w:rPr>
          <w:rFonts w:ascii="Century Gothic" w:eastAsia="Century Gothic" w:hAnsi="Century Gothic" w:cs="Century Gothic"/>
        </w:rPr>
        <w:t>mployers</w:t>
      </w:r>
      <w:proofErr w:type="gramEnd"/>
      <w:r w:rsidR="3946F906" w:rsidRPr="00DE4540">
        <w:rPr>
          <w:rFonts w:ascii="Century Gothic" w:eastAsia="Century Gothic" w:hAnsi="Century Gothic" w:cs="Century Gothic"/>
        </w:rPr>
        <w:t xml:space="preserve"> </w:t>
      </w:r>
      <w:r w:rsidR="278C62DC" w:rsidRPr="00DE4540">
        <w:rPr>
          <w:rFonts w:ascii="Century Gothic" w:eastAsia="Century Gothic" w:hAnsi="Century Gothic" w:cs="Century Gothic"/>
        </w:rPr>
        <w:t>l</w:t>
      </w:r>
      <w:r w:rsidR="3946F906" w:rsidRPr="00DE4540">
        <w:rPr>
          <w:rFonts w:ascii="Century Gothic" w:eastAsia="Century Gothic" w:hAnsi="Century Gothic" w:cs="Century Gothic"/>
        </w:rPr>
        <w:t>iability/</w:t>
      </w:r>
      <w:r w:rsidR="278C62DC" w:rsidRPr="00DE4540">
        <w:rPr>
          <w:rFonts w:ascii="Century Gothic" w:eastAsia="Century Gothic" w:hAnsi="Century Gothic" w:cs="Century Gothic"/>
        </w:rPr>
        <w:t>w</w:t>
      </w:r>
      <w:r w:rsidR="3946F906" w:rsidRPr="00DE4540">
        <w:rPr>
          <w:rFonts w:ascii="Century Gothic" w:eastAsia="Century Gothic" w:hAnsi="Century Gothic" w:cs="Century Gothic"/>
        </w:rPr>
        <w:t xml:space="preserve">orkers’ </w:t>
      </w:r>
      <w:r w:rsidR="278C62DC" w:rsidRPr="00DE4540">
        <w:rPr>
          <w:rFonts w:ascii="Century Gothic" w:eastAsia="Century Gothic" w:hAnsi="Century Gothic" w:cs="Century Gothic"/>
        </w:rPr>
        <w:t>c</w:t>
      </w:r>
      <w:r w:rsidR="3946F906" w:rsidRPr="00DE4540">
        <w:rPr>
          <w:rFonts w:ascii="Century Gothic" w:eastAsia="Century Gothic" w:hAnsi="Century Gothic" w:cs="Century Gothic"/>
        </w:rPr>
        <w:t xml:space="preserve">ompensation insurance with a minimum limit as required by statute.  Such insurance shall cover all employees of Supplier engaged in the performance of Supplier’s obligations under this Agreement and shall contain an indemnity to </w:t>
      </w:r>
      <w:proofErr w:type="gramStart"/>
      <w:r w:rsidR="3946F906" w:rsidRPr="00DE4540">
        <w:rPr>
          <w:rFonts w:ascii="Century Gothic" w:eastAsia="Century Gothic" w:hAnsi="Century Gothic" w:cs="Century Gothic"/>
        </w:rPr>
        <w:t>principals</w:t>
      </w:r>
      <w:proofErr w:type="gramEnd"/>
      <w:r w:rsidR="3946F906" w:rsidRPr="00DE4540">
        <w:rPr>
          <w:rFonts w:ascii="Century Gothic" w:eastAsia="Century Gothic" w:hAnsi="Century Gothic" w:cs="Century Gothic"/>
        </w:rPr>
        <w:t xml:space="preserve"> clause</w:t>
      </w:r>
      <w:r w:rsidR="278C62DC" w:rsidRPr="00DE4540">
        <w:rPr>
          <w:rFonts w:ascii="Century Gothic" w:eastAsia="Century Gothic" w:hAnsi="Century Gothic" w:cs="Century Gothic"/>
        </w:rPr>
        <w:t>; and</w:t>
      </w:r>
    </w:p>
    <w:p w14:paraId="05184950" w14:textId="1F510BB2" w:rsidR="000B7A7C" w:rsidRPr="00DE4540" w:rsidRDefault="00FE71B9" w:rsidP="009A418A">
      <w:pPr>
        <w:pStyle w:val="Heading3"/>
        <w:numPr>
          <w:ilvl w:val="0"/>
          <w:numId w:val="215"/>
        </w:numPr>
        <w:tabs>
          <w:tab w:val="num" w:pos="1985"/>
        </w:tabs>
        <w:rPr>
          <w:rFonts w:ascii="Century Gothic" w:eastAsia="Century Gothic" w:hAnsi="Century Gothic" w:cs="Century Gothic"/>
        </w:rPr>
      </w:pPr>
      <w:r w:rsidRPr="00DE4540">
        <w:rPr>
          <w:rFonts w:ascii="Century Gothic" w:eastAsia="Century Gothic" w:hAnsi="Century Gothic" w:cs="Century Gothic"/>
        </w:rPr>
        <w:t>F</w:t>
      </w:r>
      <w:r w:rsidR="7D044297" w:rsidRPr="00DE4540">
        <w:rPr>
          <w:rFonts w:ascii="Century Gothic" w:eastAsia="Century Gothic" w:hAnsi="Century Gothic" w:cs="Century Gothic"/>
        </w:rPr>
        <w:t xml:space="preserve">ully </w:t>
      </w:r>
      <w:r w:rsidR="3946F906" w:rsidRPr="00DE4540">
        <w:rPr>
          <w:rFonts w:ascii="Century Gothic" w:eastAsia="Century Gothic" w:hAnsi="Century Gothic" w:cs="Century Gothic"/>
        </w:rPr>
        <w:t xml:space="preserve">comprehensive, </w:t>
      </w:r>
      <w:r w:rsidR="00A34D20" w:rsidRPr="00DE4540">
        <w:rPr>
          <w:rFonts w:ascii="Century Gothic" w:eastAsia="Century Gothic" w:hAnsi="Century Gothic" w:cs="Century Gothic"/>
        </w:rPr>
        <w:t xml:space="preserve">unlimited, </w:t>
      </w:r>
      <w:r w:rsidR="278C62DC" w:rsidRPr="00DE4540">
        <w:rPr>
          <w:rFonts w:ascii="Century Gothic" w:eastAsia="Century Gothic" w:hAnsi="Century Gothic" w:cs="Century Gothic"/>
        </w:rPr>
        <w:t>m</w:t>
      </w:r>
      <w:r w:rsidR="3946F906" w:rsidRPr="00DE4540">
        <w:rPr>
          <w:rFonts w:ascii="Century Gothic" w:eastAsia="Century Gothic" w:hAnsi="Century Gothic" w:cs="Century Gothic"/>
        </w:rPr>
        <w:t xml:space="preserve">otor </w:t>
      </w:r>
      <w:r w:rsidR="278C62DC" w:rsidRPr="00DE4540">
        <w:rPr>
          <w:rFonts w:ascii="Century Gothic" w:eastAsia="Century Gothic" w:hAnsi="Century Gothic" w:cs="Century Gothic"/>
        </w:rPr>
        <w:t>i</w:t>
      </w:r>
      <w:r w:rsidR="3946F906" w:rsidRPr="00DE4540">
        <w:rPr>
          <w:rFonts w:ascii="Century Gothic" w:eastAsia="Century Gothic" w:hAnsi="Century Gothic" w:cs="Century Gothic"/>
        </w:rPr>
        <w:t>nsurance cover, as per the statutory requirements, to cover all vehicles used in connection with the performance of the Services.</w:t>
      </w:r>
    </w:p>
    <w:p w14:paraId="0FC12B0D" w14:textId="77777777" w:rsidR="000B7A7C" w:rsidRPr="00912EC7" w:rsidRDefault="000B7A7C" w:rsidP="169500F6">
      <w:pPr>
        <w:pStyle w:val="BodyText2"/>
        <w:rPr>
          <w:rFonts w:ascii="Century Gothic" w:eastAsia="Century Gothic" w:hAnsi="Century Gothic" w:cs="Century Gothic"/>
          <w:sz w:val="20"/>
        </w:rPr>
      </w:pPr>
    </w:p>
    <w:p w14:paraId="009D52EA" w14:textId="77777777" w:rsidR="000B7A7C" w:rsidRPr="00912EC7" w:rsidRDefault="3946F906"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lastRenderedPageBreak/>
        <w:t>If the Supplier fails to arrange insurance as required in accordance with this clause 28, Virgin may arrange such insurance itself, and any relevant expenses, including but not limited to the cost of the premium, shall be charged to the Supplier and payment shall be made by the Supplier within ten (10) days of its receipt of notification from Virgin.</w:t>
      </w:r>
    </w:p>
    <w:p w14:paraId="2E828F89" w14:textId="77777777" w:rsidR="00F32FFD" w:rsidRPr="00912EC7" w:rsidRDefault="00F32FFD" w:rsidP="169500F6">
      <w:pPr>
        <w:pStyle w:val="BodyText2"/>
        <w:tabs>
          <w:tab w:val="num" w:pos="1418"/>
        </w:tabs>
        <w:ind w:left="1418" w:hanging="851"/>
        <w:rPr>
          <w:rFonts w:ascii="Century Gothic" w:eastAsia="Century Gothic" w:hAnsi="Century Gothic" w:cs="Century Gothic"/>
          <w:sz w:val="20"/>
        </w:rPr>
      </w:pPr>
    </w:p>
    <w:p w14:paraId="0811F5B7" w14:textId="651509C1" w:rsidR="002F26BC" w:rsidRDefault="002F26BC" w:rsidP="00536B4B">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The Supplier shall ensure that any subcontractors also maintain adequate insurance having regard to the obligations under this Agreement which they are contracted to fulfil.  Supplier shall:</w:t>
      </w:r>
    </w:p>
    <w:p w14:paraId="1C4A9189" w14:textId="77777777" w:rsidR="00723E61" w:rsidRPr="00723E61" w:rsidRDefault="00723E61" w:rsidP="00723E61">
      <w:pPr>
        <w:pStyle w:val="BodyText2"/>
        <w:rPr>
          <w:rFonts w:eastAsia="Century Gothic"/>
        </w:rPr>
      </w:pPr>
    </w:p>
    <w:p w14:paraId="4FF5DD75" w14:textId="77777777" w:rsidR="00B365C0" w:rsidRDefault="002F26BC" w:rsidP="009A418A">
      <w:pPr>
        <w:pStyle w:val="Heading3"/>
        <w:numPr>
          <w:ilvl w:val="0"/>
          <w:numId w:val="216"/>
        </w:numPr>
        <w:rPr>
          <w:rFonts w:ascii="Century Gothic" w:eastAsia="Century Gothic" w:hAnsi="Century Gothic" w:cs="Century Gothic"/>
        </w:rPr>
      </w:pPr>
      <w:r w:rsidRPr="00B365C0">
        <w:rPr>
          <w:rFonts w:ascii="Century Gothic" w:eastAsia="Century Gothic" w:hAnsi="Century Gothic" w:cs="Century Gothic"/>
        </w:rPr>
        <w:t>not do nothing to invalidate any insurance policy or to prejudice Virgin's entitlement under it; and</w:t>
      </w:r>
    </w:p>
    <w:p w14:paraId="51B4F907" w14:textId="66F7EAC1" w:rsidR="002F26BC" w:rsidRPr="00B365C0" w:rsidRDefault="002F26BC" w:rsidP="009A418A">
      <w:pPr>
        <w:pStyle w:val="Heading3"/>
        <w:numPr>
          <w:ilvl w:val="0"/>
          <w:numId w:val="216"/>
        </w:numPr>
        <w:rPr>
          <w:rFonts w:ascii="Century Gothic" w:eastAsia="Century Gothic" w:hAnsi="Century Gothic" w:cs="Century Gothic"/>
        </w:rPr>
      </w:pPr>
      <w:r w:rsidRPr="00B365C0">
        <w:rPr>
          <w:rFonts w:ascii="Century Gothic" w:eastAsia="Century Gothic" w:hAnsi="Century Gothic" w:cs="Century Gothic"/>
        </w:rPr>
        <w:t>notify Virgin</w:t>
      </w:r>
      <w:r w:rsidR="00B745C3" w:rsidRPr="00B365C0">
        <w:rPr>
          <w:rFonts w:ascii="Century Gothic" w:eastAsia="Century Gothic" w:hAnsi="Century Gothic" w:cs="Century Gothic"/>
        </w:rPr>
        <w:t xml:space="preserve"> immediately</w:t>
      </w:r>
      <w:r w:rsidRPr="00B365C0">
        <w:rPr>
          <w:rFonts w:ascii="Century Gothic" w:eastAsia="Century Gothic" w:hAnsi="Century Gothic" w:cs="Century Gothic"/>
        </w:rPr>
        <w:t xml:space="preserve"> if any policy is (or will be) cancelled or its terms are (or will be) subject to any material change. </w:t>
      </w:r>
    </w:p>
    <w:p w14:paraId="7FE5CE33" w14:textId="77777777" w:rsidR="000B7A7C" w:rsidRPr="00912EC7" w:rsidRDefault="000B7A7C" w:rsidP="169500F6">
      <w:pPr>
        <w:pStyle w:val="Heading2"/>
        <w:numPr>
          <w:ilvl w:val="1"/>
          <w:numId w:val="0"/>
        </w:numPr>
        <w:tabs>
          <w:tab w:val="num" w:pos="1418"/>
        </w:tabs>
        <w:ind w:left="1418" w:hanging="851"/>
        <w:rPr>
          <w:rFonts w:ascii="Century Gothic" w:eastAsia="Century Gothic" w:hAnsi="Century Gothic" w:cs="Century Gothic"/>
        </w:rPr>
      </w:pPr>
    </w:p>
    <w:p w14:paraId="1CC49B4C" w14:textId="2315BBF1" w:rsidR="004B2901" w:rsidRDefault="3946F906" w:rsidP="009A4DF3">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If Virgin shall elect to take out additional insurance, such insurance shall be without prejudice to </w:t>
      </w:r>
    </w:p>
    <w:p w14:paraId="70629BA2" w14:textId="77777777" w:rsidR="00723E61" w:rsidRPr="00723E61" w:rsidRDefault="00723E61" w:rsidP="00723E61">
      <w:pPr>
        <w:pStyle w:val="BodyText2"/>
        <w:rPr>
          <w:rFonts w:eastAsia="Century Gothic"/>
        </w:rPr>
      </w:pPr>
    </w:p>
    <w:p w14:paraId="615B299C" w14:textId="77777777" w:rsidR="00B365C0" w:rsidRDefault="3946F906" w:rsidP="009A418A">
      <w:pPr>
        <w:pStyle w:val="Heading3"/>
        <w:numPr>
          <w:ilvl w:val="0"/>
          <w:numId w:val="217"/>
        </w:numPr>
        <w:rPr>
          <w:rFonts w:ascii="Century Gothic" w:eastAsia="Century Gothic" w:hAnsi="Century Gothic" w:cs="Century Gothic"/>
        </w:rPr>
      </w:pPr>
      <w:r w:rsidRPr="00B365C0">
        <w:rPr>
          <w:rFonts w:ascii="Century Gothic" w:eastAsia="Century Gothic" w:hAnsi="Century Gothic" w:cs="Century Gothic"/>
        </w:rPr>
        <w:t xml:space="preserve">Supplier’s liability to Virgin (or any third party); and </w:t>
      </w:r>
    </w:p>
    <w:p w14:paraId="2E24830C" w14:textId="48545462" w:rsidR="00F45412" w:rsidRPr="00B365C0" w:rsidRDefault="3946F906" w:rsidP="009A418A">
      <w:pPr>
        <w:pStyle w:val="Heading3"/>
        <w:numPr>
          <w:ilvl w:val="0"/>
          <w:numId w:val="217"/>
        </w:numPr>
        <w:rPr>
          <w:rFonts w:ascii="Century Gothic" w:eastAsia="Century Gothic" w:hAnsi="Century Gothic" w:cs="Century Gothic"/>
        </w:rPr>
      </w:pPr>
      <w:r w:rsidRPr="00B365C0">
        <w:rPr>
          <w:rFonts w:ascii="Century Gothic" w:eastAsia="Century Gothic" w:hAnsi="Century Gothic" w:cs="Century Gothic"/>
        </w:rPr>
        <w:t xml:space="preserve">any rights or remedies which Virgin (or any third party) may have against Supplier or otherwise. </w:t>
      </w:r>
    </w:p>
    <w:p w14:paraId="49C43B66" w14:textId="77777777" w:rsidR="000B7A7C" w:rsidRPr="00F90228" w:rsidRDefault="000B7A7C" w:rsidP="169500F6">
      <w:pPr>
        <w:pStyle w:val="BodyText2"/>
        <w:rPr>
          <w:rFonts w:ascii="Century Gothic" w:eastAsia="Century Gothic" w:hAnsi="Century Gothic" w:cs="Century Gothic"/>
          <w:sz w:val="20"/>
        </w:rPr>
      </w:pPr>
    </w:p>
    <w:p w14:paraId="15D839CA" w14:textId="77777777" w:rsidR="00F90228" w:rsidRPr="009F3F1D" w:rsidRDefault="00F90228" w:rsidP="009A418A">
      <w:pPr>
        <w:pStyle w:val="Heading2"/>
        <w:keepNext/>
        <w:numPr>
          <w:ilvl w:val="1"/>
          <w:numId w:val="1"/>
        </w:numPr>
        <w:rPr>
          <w:rFonts w:ascii="Century Gothic" w:hAnsi="Century Gothic" w:cs="Arial"/>
        </w:rPr>
      </w:pPr>
      <w:r w:rsidRPr="009F3F1D">
        <w:rPr>
          <w:rFonts w:ascii="Century Gothic" w:hAnsi="Century Gothic" w:cs="Arial"/>
        </w:rPr>
        <w:t>The outlined coverage will not be invalidated in respect of the interests of Virgin, its directors, officers, employees, agents and subcontractors by any act or omission, breach, or violation of Supplier of any of its obligations contained within each insurance policy.</w:t>
      </w:r>
    </w:p>
    <w:p w14:paraId="5BD528AB" w14:textId="77777777" w:rsidR="00F90228" w:rsidRPr="00D81BD9" w:rsidRDefault="00F90228" w:rsidP="00E5071D">
      <w:pPr>
        <w:pStyle w:val="BodyText2"/>
      </w:pPr>
    </w:p>
    <w:p w14:paraId="108181C9" w14:textId="77777777" w:rsidR="00F90228" w:rsidRPr="00D81BD9" w:rsidRDefault="00F90228" w:rsidP="009A418A">
      <w:pPr>
        <w:pStyle w:val="Heading2"/>
        <w:keepNext/>
        <w:numPr>
          <w:ilvl w:val="1"/>
          <w:numId w:val="1"/>
        </w:numPr>
        <w:rPr>
          <w:rFonts w:ascii="Century Gothic" w:hAnsi="Century Gothic" w:cs="Arial"/>
        </w:rPr>
      </w:pPr>
      <w:r w:rsidRPr="00D81BD9">
        <w:rPr>
          <w:rFonts w:ascii="Century Gothic" w:hAnsi="Century Gothic" w:cs="Arial"/>
        </w:rPr>
        <w:t xml:space="preserve">Virgin, its directors, officers, employees, </w:t>
      </w:r>
      <w:proofErr w:type="gramStart"/>
      <w:r w:rsidRPr="00D81BD9">
        <w:rPr>
          <w:rFonts w:ascii="Century Gothic" w:hAnsi="Century Gothic" w:cs="Arial"/>
        </w:rPr>
        <w:t>agents</w:t>
      </w:r>
      <w:proofErr w:type="gramEnd"/>
      <w:r w:rsidRPr="00D81BD9">
        <w:rPr>
          <w:rFonts w:ascii="Century Gothic" w:hAnsi="Century Gothic" w:cs="Arial"/>
        </w:rPr>
        <w:t xml:space="preserve"> and Subcontractors will be named as additional insureds.</w:t>
      </w:r>
    </w:p>
    <w:p w14:paraId="3DF1B972" w14:textId="77777777" w:rsidR="002E5FB5" w:rsidRPr="00D81BD9" w:rsidRDefault="002E5FB5" w:rsidP="00E5071D">
      <w:pPr>
        <w:pStyle w:val="BodyText2"/>
      </w:pPr>
    </w:p>
    <w:p w14:paraId="06FD9AEB" w14:textId="77777777" w:rsidR="00F90228" w:rsidRPr="00D81BD9" w:rsidRDefault="00F90228" w:rsidP="009A418A">
      <w:pPr>
        <w:pStyle w:val="Heading2"/>
        <w:keepNext/>
        <w:numPr>
          <w:ilvl w:val="1"/>
          <w:numId w:val="1"/>
        </w:numPr>
        <w:rPr>
          <w:rFonts w:ascii="Century Gothic" w:hAnsi="Century Gothic" w:cs="Arial"/>
        </w:rPr>
      </w:pPr>
      <w:r w:rsidRPr="00D81BD9">
        <w:rPr>
          <w:rFonts w:ascii="Century Gothic" w:hAnsi="Century Gothic" w:cs="Arial"/>
        </w:rPr>
        <w:t>All insurances will be primary and non-contributory with respect to any other applicable insurance carried by Virgin for the benefit of Virgin. These insurances will also contain a severability of interest clause.</w:t>
      </w:r>
    </w:p>
    <w:p w14:paraId="1AA653E3" w14:textId="77777777" w:rsidR="002E5FB5" w:rsidRPr="00D81BD9" w:rsidRDefault="002E5FB5" w:rsidP="00E5071D">
      <w:pPr>
        <w:pStyle w:val="BodyText2"/>
      </w:pPr>
    </w:p>
    <w:p w14:paraId="2FE81E51" w14:textId="00EA70EB" w:rsidR="002E5FB5" w:rsidRPr="00D81BD9" w:rsidRDefault="002E5FB5" w:rsidP="009A418A">
      <w:pPr>
        <w:pStyle w:val="Heading2"/>
        <w:keepNext/>
        <w:numPr>
          <w:ilvl w:val="1"/>
          <w:numId w:val="1"/>
        </w:numPr>
        <w:rPr>
          <w:rFonts w:ascii="Century Gothic" w:hAnsi="Century Gothic" w:cs="Arial"/>
          <w:b/>
          <w:szCs w:val="22"/>
        </w:rPr>
      </w:pPr>
      <w:r w:rsidRPr="00D81BD9">
        <w:rPr>
          <w:rFonts w:ascii="Century Gothic" w:hAnsi="Century Gothic" w:cs="Arial"/>
        </w:rPr>
        <w:t xml:space="preserve">The insurance referred to under clause 28.2 above shall include the following provisions: </w:t>
      </w:r>
    </w:p>
    <w:p w14:paraId="76DFC8BD" w14:textId="77777777" w:rsidR="002E5FB5" w:rsidRPr="00D81BD9" w:rsidRDefault="002E5FB5" w:rsidP="002E5FB5">
      <w:pPr>
        <w:pStyle w:val="GTAStyle2"/>
        <w:spacing w:after="0" w:line="240" w:lineRule="auto"/>
        <w:ind w:left="720"/>
        <w:rPr>
          <w:rFonts w:ascii="Century Gothic" w:hAnsi="Century Gothic"/>
        </w:rPr>
      </w:pPr>
    </w:p>
    <w:p w14:paraId="0224E729" w14:textId="77777777" w:rsidR="002E5FB5" w:rsidRPr="00D81BD9" w:rsidRDefault="002E5FB5" w:rsidP="009A418A">
      <w:pPr>
        <w:pStyle w:val="Heading3"/>
        <w:keepNext/>
        <w:numPr>
          <w:ilvl w:val="2"/>
          <w:numId w:val="1"/>
        </w:numPr>
        <w:jc w:val="left"/>
        <w:rPr>
          <w:rFonts w:ascii="Century Gothic" w:hAnsi="Century Gothic"/>
          <w:b/>
          <w:szCs w:val="22"/>
        </w:rPr>
      </w:pPr>
      <w:r w:rsidRPr="00D81BD9">
        <w:rPr>
          <w:rFonts w:ascii="Century Gothic" w:hAnsi="Century Gothic"/>
        </w:rPr>
        <w:t xml:space="preserve">A standard cross liability </w:t>
      </w:r>
      <w:proofErr w:type="gramStart"/>
      <w:r w:rsidRPr="00D81BD9">
        <w:rPr>
          <w:rFonts w:ascii="Century Gothic" w:hAnsi="Century Gothic"/>
        </w:rPr>
        <w:t>clause;</w:t>
      </w:r>
      <w:proofErr w:type="gramEnd"/>
    </w:p>
    <w:p w14:paraId="039EE428" w14:textId="77777777" w:rsidR="002E5FB5" w:rsidRPr="00D81BD9" w:rsidRDefault="002E5FB5" w:rsidP="009A418A">
      <w:pPr>
        <w:pStyle w:val="Heading3"/>
        <w:keepNext/>
        <w:numPr>
          <w:ilvl w:val="2"/>
          <w:numId w:val="1"/>
        </w:numPr>
        <w:rPr>
          <w:rFonts w:ascii="Century Gothic" w:hAnsi="Century Gothic"/>
          <w:b/>
          <w:szCs w:val="22"/>
        </w:rPr>
      </w:pPr>
      <w:r w:rsidRPr="00D81BD9">
        <w:rPr>
          <w:rFonts w:ascii="Century Gothic" w:hAnsi="Century Gothic"/>
        </w:rPr>
        <w:t>confirmation that Virgin shall be given thirty (30) days (seven (7) days in respect of War Risks) notice of any termination of insurance for failure to pay any premium; and</w:t>
      </w:r>
    </w:p>
    <w:p w14:paraId="77C93E5F" w14:textId="77777777" w:rsidR="002E5FB5" w:rsidRPr="00D81BD9" w:rsidRDefault="002E5FB5" w:rsidP="009A418A">
      <w:pPr>
        <w:pStyle w:val="Heading3"/>
        <w:keepNext/>
        <w:numPr>
          <w:ilvl w:val="2"/>
          <w:numId w:val="1"/>
        </w:numPr>
        <w:rPr>
          <w:rFonts w:ascii="Century Gothic" w:hAnsi="Century Gothic"/>
        </w:rPr>
      </w:pPr>
      <w:r w:rsidRPr="00D81BD9">
        <w:rPr>
          <w:rFonts w:ascii="Century Gothic" w:hAnsi="Century Gothic"/>
        </w:rPr>
        <w:t>that such insurance shall be primary to any other insurance available to Virgin.</w:t>
      </w:r>
    </w:p>
    <w:p w14:paraId="014BD68D" w14:textId="77777777" w:rsidR="00304F94" w:rsidRPr="00D81BD9" w:rsidRDefault="00304F94" w:rsidP="00E5071D">
      <w:pPr>
        <w:pStyle w:val="BodyText2"/>
        <w:ind w:left="0"/>
        <w:rPr>
          <w:rFonts w:ascii="Century Gothic" w:hAnsi="Century Gothic"/>
        </w:rPr>
      </w:pPr>
    </w:p>
    <w:p w14:paraId="659553FE" w14:textId="77777777" w:rsidR="00304F94" w:rsidRPr="00D81BD9" w:rsidRDefault="00304F94" w:rsidP="009A418A">
      <w:pPr>
        <w:pStyle w:val="Heading2"/>
        <w:keepNext/>
        <w:numPr>
          <w:ilvl w:val="1"/>
          <w:numId w:val="1"/>
        </w:numPr>
        <w:rPr>
          <w:rFonts w:ascii="Century Gothic" w:hAnsi="Century Gothic" w:cs="Arial"/>
        </w:rPr>
      </w:pPr>
      <w:r w:rsidRPr="00D81BD9">
        <w:rPr>
          <w:rFonts w:ascii="Century Gothic" w:hAnsi="Century Gothic" w:cs="Arial"/>
        </w:rPr>
        <w:t>Supplier shall give immediate written notice to Virgin in the event of cancellation of or material change to the insurance policies which may affect the Supplier or Virgin’s interest.</w:t>
      </w:r>
    </w:p>
    <w:p w14:paraId="23DFC2D6" w14:textId="77777777" w:rsidR="00304F94" w:rsidRPr="00D81BD9" w:rsidRDefault="00304F94" w:rsidP="00E5071D">
      <w:pPr>
        <w:pStyle w:val="BodyText2"/>
        <w:rPr>
          <w:rFonts w:ascii="Century Gothic" w:hAnsi="Century Gothic"/>
        </w:rPr>
      </w:pPr>
    </w:p>
    <w:p w14:paraId="5336329F" w14:textId="197DE06E" w:rsidR="005868F1" w:rsidRPr="00D81BD9" w:rsidRDefault="00304F94" w:rsidP="009A418A">
      <w:pPr>
        <w:pStyle w:val="Heading2"/>
        <w:numPr>
          <w:ilvl w:val="1"/>
          <w:numId w:val="1"/>
        </w:numPr>
        <w:rPr>
          <w:rFonts w:ascii="Century Gothic" w:hAnsi="Century Gothic" w:cs="Arial"/>
        </w:rPr>
      </w:pPr>
      <w:r w:rsidRPr="00D81BD9">
        <w:rPr>
          <w:rFonts w:ascii="Century Gothic" w:hAnsi="Century Gothic" w:cs="Arial"/>
        </w:rPr>
        <w:t xml:space="preserve">The Supplier shall bear </w:t>
      </w:r>
      <w:proofErr w:type="gramStart"/>
      <w:r w:rsidRPr="00D81BD9">
        <w:rPr>
          <w:rFonts w:ascii="Century Gothic" w:hAnsi="Century Gothic" w:cs="Arial"/>
        </w:rPr>
        <w:t>any</w:t>
      </w:r>
      <w:proofErr w:type="gramEnd"/>
      <w:r w:rsidRPr="00D81BD9">
        <w:rPr>
          <w:rFonts w:ascii="Century Gothic" w:hAnsi="Century Gothic" w:cs="Arial"/>
        </w:rPr>
        <w:t xml:space="preserve"> and all costs associated with all excesses, deductibles or franchises incorporated in insurance policies taken out as required by this </w:t>
      </w:r>
      <w:r w:rsidR="008572C2" w:rsidRPr="00D81BD9">
        <w:rPr>
          <w:rFonts w:ascii="Century Gothic" w:hAnsi="Century Gothic" w:cs="Arial"/>
        </w:rPr>
        <w:t>Agreement</w:t>
      </w:r>
      <w:r w:rsidR="00A77830" w:rsidRPr="00D81BD9">
        <w:rPr>
          <w:rFonts w:ascii="Century Gothic" w:hAnsi="Century Gothic" w:cs="Arial"/>
        </w:rPr>
        <w:t>.</w:t>
      </w:r>
    </w:p>
    <w:p w14:paraId="605EE33A" w14:textId="77777777" w:rsidR="008572C2" w:rsidRPr="00D81BD9" w:rsidRDefault="008572C2" w:rsidP="00E5071D">
      <w:pPr>
        <w:pStyle w:val="BodyText2"/>
        <w:ind w:left="0"/>
      </w:pPr>
    </w:p>
    <w:p w14:paraId="005F6662" w14:textId="39C430BB" w:rsidR="00304F94" w:rsidRPr="00D81BD9" w:rsidRDefault="00304F94" w:rsidP="009A418A">
      <w:pPr>
        <w:pStyle w:val="Heading2"/>
        <w:numPr>
          <w:ilvl w:val="1"/>
          <w:numId w:val="1"/>
        </w:numPr>
      </w:pPr>
      <w:r w:rsidRPr="00D81BD9">
        <w:rPr>
          <w:rFonts w:ascii="Century Gothic" w:hAnsi="Century Gothic"/>
        </w:rPr>
        <w:t>The Parties agree that this Clause shall survive the expiry or termination of this Agreement.</w:t>
      </w:r>
      <w:r w:rsidRPr="00D81BD9">
        <w:t xml:space="preserve"> </w:t>
      </w:r>
    </w:p>
    <w:p w14:paraId="0775FA7B" w14:textId="77777777" w:rsidR="005868F1" w:rsidRPr="00D81BD9" w:rsidRDefault="005868F1" w:rsidP="00E5071D">
      <w:pPr>
        <w:pStyle w:val="Heading2"/>
        <w:numPr>
          <w:ilvl w:val="0"/>
          <w:numId w:val="0"/>
        </w:numPr>
        <w:ind w:left="1430"/>
        <w:rPr>
          <w:rFonts w:cs="Arial"/>
          <w:szCs w:val="22"/>
        </w:rPr>
      </w:pPr>
    </w:p>
    <w:p w14:paraId="03D091C6" w14:textId="77777777" w:rsidR="00E11325" w:rsidRDefault="00E11325" w:rsidP="004B715A">
      <w:pPr>
        <w:pStyle w:val="Heading2"/>
        <w:numPr>
          <w:ilvl w:val="0"/>
          <w:numId w:val="0"/>
        </w:numPr>
        <w:ind w:left="1430"/>
        <w:rPr>
          <w:rFonts w:cs="Arial"/>
          <w:color w:val="FF0000"/>
          <w:szCs w:val="22"/>
        </w:rPr>
      </w:pPr>
    </w:p>
    <w:p w14:paraId="0ECF32CB" w14:textId="77777777" w:rsidR="004B715A" w:rsidRPr="004B715A" w:rsidRDefault="004B715A" w:rsidP="004B715A"/>
    <w:p w14:paraId="72B181A3" w14:textId="77777777" w:rsidR="008D3408" w:rsidRPr="008D3408" w:rsidRDefault="008D3408" w:rsidP="008D3408">
      <w:pPr>
        <w:pStyle w:val="GTAStyle2"/>
        <w:spacing w:after="0" w:line="240" w:lineRule="auto"/>
        <w:ind w:left="720"/>
        <w:rPr>
          <w:color w:val="FF0000"/>
        </w:rPr>
      </w:pPr>
    </w:p>
    <w:p w14:paraId="5E03221A" w14:textId="77777777" w:rsidR="008D3408" w:rsidRPr="008D3408" w:rsidRDefault="008D3408" w:rsidP="008D3408">
      <w:pPr>
        <w:pStyle w:val="GTAStyle2"/>
        <w:spacing w:after="0" w:line="240" w:lineRule="auto"/>
        <w:ind w:left="720"/>
        <w:rPr>
          <w:color w:val="FF0000"/>
        </w:rPr>
      </w:pPr>
    </w:p>
    <w:p w14:paraId="598ADA7A" w14:textId="77777777" w:rsidR="008D3408" w:rsidRPr="008D3408" w:rsidRDefault="008D3408" w:rsidP="008D3408">
      <w:pPr>
        <w:pStyle w:val="GTAStyle2"/>
        <w:spacing w:after="0" w:line="240" w:lineRule="auto"/>
        <w:ind w:left="720"/>
        <w:rPr>
          <w:color w:val="FF0000"/>
        </w:rPr>
      </w:pPr>
    </w:p>
    <w:p w14:paraId="0F566D2D" w14:textId="77777777" w:rsidR="008D3408" w:rsidRPr="008D3408" w:rsidRDefault="008D3408" w:rsidP="008D3408">
      <w:pPr>
        <w:pStyle w:val="GTAStyle2"/>
        <w:spacing w:after="0" w:line="240" w:lineRule="auto"/>
        <w:ind w:left="720"/>
        <w:rPr>
          <w:color w:val="FF0000"/>
        </w:rPr>
      </w:pPr>
    </w:p>
    <w:p w14:paraId="01F7DF93" w14:textId="77777777" w:rsidR="008D3408" w:rsidRPr="008D3408" w:rsidRDefault="008D3408" w:rsidP="008D3408">
      <w:pPr>
        <w:pStyle w:val="GTAStyle2"/>
        <w:spacing w:after="0" w:line="240" w:lineRule="auto"/>
        <w:ind w:left="720"/>
        <w:rPr>
          <w:color w:val="FF0000"/>
        </w:rPr>
      </w:pPr>
    </w:p>
    <w:p w14:paraId="05EEB4F9" w14:textId="77777777" w:rsidR="008D3408" w:rsidRDefault="008D3408" w:rsidP="169500F6">
      <w:pPr>
        <w:pStyle w:val="BodyText2"/>
        <w:rPr>
          <w:rFonts w:ascii="Century Gothic" w:eastAsia="Century Gothic" w:hAnsi="Century Gothic" w:cs="Century Gothic"/>
          <w:sz w:val="20"/>
        </w:rPr>
      </w:pPr>
    </w:p>
    <w:p w14:paraId="0827A24F"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65" w:name="_Warranties"/>
      <w:bookmarkEnd w:id="65"/>
      <w:r w:rsidRPr="00912EC7">
        <w:rPr>
          <w:rFonts w:ascii="Century Gothic" w:eastAsia="Century Gothic" w:hAnsi="Century Gothic" w:cs="Century Gothic"/>
          <w:sz w:val="20"/>
        </w:rPr>
        <w:t>Warranties</w:t>
      </w:r>
    </w:p>
    <w:p w14:paraId="738A538A" w14:textId="77777777" w:rsidR="00F45412" w:rsidRPr="00912EC7" w:rsidRDefault="00F45412" w:rsidP="169500F6">
      <w:pPr>
        <w:ind w:left="567"/>
        <w:rPr>
          <w:rFonts w:ascii="Century Gothic" w:eastAsia="Century Gothic" w:hAnsi="Century Gothic" w:cs="Century Gothic"/>
          <w:color w:val="000000"/>
          <w:sz w:val="20"/>
        </w:rPr>
      </w:pPr>
    </w:p>
    <w:p w14:paraId="1CB3C0BB" w14:textId="77777777" w:rsidR="00F45412" w:rsidRPr="00B1635F" w:rsidRDefault="30B5E1AA" w:rsidP="009A418A">
      <w:pPr>
        <w:pStyle w:val="Heading2"/>
        <w:numPr>
          <w:ilvl w:val="1"/>
          <w:numId w:val="172"/>
        </w:numPr>
        <w:rPr>
          <w:rFonts w:ascii="Century Gothic" w:eastAsia="Century Gothic" w:hAnsi="Century Gothic" w:cs="Century Gothic"/>
        </w:rPr>
      </w:pPr>
      <w:r w:rsidRPr="00B1635F">
        <w:rPr>
          <w:rFonts w:ascii="Century Gothic" w:eastAsia="Century Gothic" w:hAnsi="Century Gothic" w:cs="Century Gothic"/>
        </w:rPr>
        <w:t>Supplier represents and warrants that:</w:t>
      </w:r>
    </w:p>
    <w:p w14:paraId="36F5997B" w14:textId="77777777" w:rsidR="00F45412" w:rsidRPr="00912EC7" w:rsidRDefault="00F45412" w:rsidP="169500F6">
      <w:pPr>
        <w:ind w:left="720"/>
        <w:rPr>
          <w:rFonts w:ascii="Century Gothic" w:eastAsia="Century Gothic" w:hAnsi="Century Gothic" w:cs="Century Gothic"/>
          <w:color w:val="000000"/>
          <w:sz w:val="20"/>
        </w:rPr>
      </w:pPr>
    </w:p>
    <w:p w14:paraId="6F38C4F6" w14:textId="40FA6C16" w:rsidR="00B365C0" w:rsidDel="0064290D" w:rsidRDefault="30B5E1AA" w:rsidP="009A418A">
      <w:pPr>
        <w:pStyle w:val="Heading3"/>
        <w:numPr>
          <w:ilvl w:val="0"/>
          <w:numId w:val="218"/>
        </w:numPr>
        <w:tabs>
          <w:tab w:val="num" w:pos="1985"/>
        </w:tabs>
        <w:rPr>
          <w:del w:id="66" w:author="Steve Lenderman" w:date="2024-05-29T15:03:00Z" w16du:dateUtc="2024-05-29T19:03:00Z"/>
          <w:rFonts w:ascii="Century Gothic" w:eastAsia="Century Gothic" w:hAnsi="Century Gothic" w:cs="Century Gothic"/>
        </w:rPr>
      </w:pPr>
      <w:del w:id="67" w:author="Steve Lenderman" w:date="2024-05-29T15:03:00Z" w16du:dateUtc="2024-05-29T19:03:00Z">
        <w:r w:rsidRPr="00B365C0" w:rsidDel="0064290D">
          <w:rPr>
            <w:rFonts w:ascii="Century Gothic" w:eastAsia="Century Gothic" w:hAnsi="Century Gothic" w:cs="Century Gothic"/>
          </w:rPr>
          <w:delText xml:space="preserve">it is a duly incorporated and validly existing incorporation under the laws of </w:delText>
        </w:r>
      </w:del>
      <w:ins w:id="68" w:author="Steve Lenderman" w:date="2024-05-29T17:15:00Z" w16du:dateUtc="2024-05-29T21:15:00Z">
        <w:r w:rsidR="000136C6">
          <w:rPr>
            <w:rFonts w:ascii="Century Gothic" w:eastAsia="Century Gothic" w:hAnsi="Century Gothic" w:cs="Century Gothic"/>
          </w:rPr>
          <w:t>it is a duly organized and validly existing Limited Liabilit</w:t>
        </w:r>
      </w:ins>
      <w:ins w:id="69" w:author="Steve Lenderman" w:date="2024-05-29T17:16:00Z" w16du:dateUtc="2024-05-29T21:16:00Z">
        <w:r w:rsidR="000136C6">
          <w:rPr>
            <w:rFonts w:ascii="Century Gothic" w:eastAsia="Century Gothic" w:hAnsi="Century Gothic" w:cs="Century Gothic"/>
          </w:rPr>
          <w:t xml:space="preserve">y Company under the laws of the </w:t>
        </w:r>
      </w:ins>
      <w:ins w:id="70" w:author="Steve Lenderman" w:date="2024-05-29T17:15:00Z" w16du:dateUtc="2024-05-29T21:15:00Z">
        <w:r w:rsidR="00524743">
          <w:rPr>
            <w:rFonts w:ascii="Century Gothic" w:eastAsia="Century Gothic" w:hAnsi="Century Gothic" w:cs="Century Gothic"/>
          </w:rPr>
          <w:t xml:space="preserve">State of Georgia, USA.  </w:t>
        </w:r>
      </w:ins>
      <w:del w:id="71" w:author="Steve Lenderman" w:date="2024-05-29T15:03:00Z" w16du:dateUtc="2024-05-29T19:03:00Z">
        <w:r w:rsidR="3946F906" w:rsidRPr="00B365C0" w:rsidDel="0064290D">
          <w:rPr>
            <w:rFonts w:ascii="Century Gothic" w:eastAsia="Century Gothic" w:hAnsi="Century Gothic" w:cs="Century Gothic"/>
          </w:rPr>
          <w:delText>England and Wales;</w:delText>
        </w:r>
      </w:del>
    </w:p>
    <w:p w14:paraId="7F7887A9"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the Deliverables (if any) will, so far as they do not comprise un</w:t>
      </w:r>
      <w:r w:rsidR="00100112" w:rsidRPr="00B365C0">
        <w:rPr>
          <w:rFonts w:ascii="Century Gothic" w:eastAsia="Century Gothic" w:hAnsi="Century Gothic" w:cs="Century Gothic"/>
        </w:rPr>
        <w:t>-</w:t>
      </w:r>
      <w:r w:rsidRPr="00B365C0">
        <w:rPr>
          <w:rFonts w:ascii="Century Gothic" w:eastAsia="Century Gothic" w:hAnsi="Century Gothic" w:cs="Century Gothic"/>
        </w:rPr>
        <w:t>adapted Virgin Materials, be original works of authorship and Supplier has all necessary rights, licences and permissions to grant to Virgin the rights which it purports to grant to Virgin under this Agreement and no further consents (other than as expressly set out in this Agreement or otherwise agreed by Virgin in writing) are required from any third party for Virgin to use, sub-license or adapt any Deliverables and/or exercise any rights granted to it hereunder;</w:t>
      </w:r>
    </w:p>
    <w:p w14:paraId="1453AC3D"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the Deliverables (if any, in so far as they do not comprise un</w:t>
      </w:r>
      <w:r w:rsidR="7B0178E3" w:rsidRPr="00B365C0">
        <w:rPr>
          <w:rFonts w:ascii="Century Gothic" w:eastAsia="Century Gothic" w:hAnsi="Century Gothic" w:cs="Century Gothic"/>
        </w:rPr>
        <w:t>-</w:t>
      </w:r>
      <w:r w:rsidRPr="00B365C0">
        <w:rPr>
          <w:rFonts w:ascii="Century Gothic" w:eastAsia="Century Gothic" w:hAnsi="Century Gothic" w:cs="Century Gothic"/>
        </w:rPr>
        <w:t xml:space="preserve">adapted Virgin Materials) do not and shall not infringe any Intellectual Property Rights and any privacy, publicity, or other rights of any third party, and shall not be libellous, obscene or otherwise contrary to law and the use or possession of any of the Deliverables by Virgin or Supplier will not subject Virgin, Virgin’s staff or Supplier to any claim for infringement of any proprietary rights of any third party; </w:t>
      </w:r>
    </w:p>
    <w:p w14:paraId="6ECF5716"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the Services will be provided with all due care and skill in a timely and professional manner and in accordance with such time schedules as may reasonably be stipulated by Virgin from time to </w:t>
      </w:r>
      <w:proofErr w:type="gramStart"/>
      <w:r w:rsidRPr="00B365C0">
        <w:rPr>
          <w:rFonts w:ascii="Century Gothic" w:eastAsia="Century Gothic" w:hAnsi="Century Gothic" w:cs="Century Gothic"/>
        </w:rPr>
        <w:t>time;</w:t>
      </w:r>
      <w:proofErr w:type="gramEnd"/>
    </w:p>
    <w:p w14:paraId="011675B7"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all the Services shall be provided only by qualified, experienced and fully licensed and trained personnel exercising all reasonable skill and </w:t>
      </w:r>
      <w:proofErr w:type="gramStart"/>
      <w:r w:rsidRPr="00B365C0">
        <w:rPr>
          <w:rFonts w:ascii="Century Gothic" w:eastAsia="Century Gothic" w:hAnsi="Century Gothic" w:cs="Century Gothic"/>
        </w:rPr>
        <w:t>attention;</w:t>
      </w:r>
      <w:proofErr w:type="gramEnd"/>
    </w:p>
    <w:p w14:paraId="53B9A7CB"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has all rights, powers and authorities to enter into this Agreement and to perform its obligations </w:t>
      </w:r>
      <w:proofErr w:type="gramStart"/>
      <w:r w:rsidRPr="00B365C0">
        <w:rPr>
          <w:rFonts w:ascii="Century Gothic" w:eastAsia="Century Gothic" w:hAnsi="Century Gothic" w:cs="Century Gothic"/>
        </w:rPr>
        <w:t>hereunder;</w:t>
      </w:r>
      <w:proofErr w:type="gramEnd"/>
    </w:p>
    <w:p w14:paraId="6DE9CD47"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the individual signing this Agreement is duly authorised on behalf of Supplier to execute this </w:t>
      </w:r>
      <w:proofErr w:type="gramStart"/>
      <w:r w:rsidRPr="00B365C0">
        <w:rPr>
          <w:rFonts w:ascii="Century Gothic" w:eastAsia="Century Gothic" w:hAnsi="Century Gothic" w:cs="Century Gothic"/>
        </w:rPr>
        <w:t>Agreement;</w:t>
      </w:r>
      <w:proofErr w:type="gramEnd"/>
      <w:r w:rsidRPr="00B365C0">
        <w:rPr>
          <w:rFonts w:ascii="Century Gothic" w:eastAsia="Century Gothic" w:hAnsi="Century Gothic" w:cs="Century Gothic"/>
        </w:rPr>
        <w:t xml:space="preserve">  </w:t>
      </w:r>
    </w:p>
    <w:p w14:paraId="46EE6FAF"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the execution and delivery of this Agreement and the performance by it of its obligations under this Agreement have been duly authorised by all necessary corporate action and does not contravene any provision of its certificate </w:t>
      </w:r>
      <w:r w:rsidR="0048CA34" w:rsidRPr="00B365C0">
        <w:rPr>
          <w:rFonts w:ascii="Century Gothic" w:eastAsia="Century Gothic" w:hAnsi="Century Gothic" w:cs="Century Gothic"/>
        </w:rPr>
        <w:t>of</w:t>
      </w:r>
      <w:r w:rsidRPr="00B365C0">
        <w:rPr>
          <w:rFonts w:ascii="Century Gothic" w:eastAsia="Century Gothic" w:hAnsi="Century Gothic" w:cs="Century Gothic"/>
        </w:rPr>
        <w:t xml:space="preserve"> incorporation, any of its constitutional documents, law, or </w:t>
      </w:r>
      <w:proofErr w:type="gramStart"/>
      <w:r w:rsidRPr="00B365C0">
        <w:rPr>
          <w:rFonts w:ascii="Century Gothic" w:eastAsia="Century Gothic" w:hAnsi="Century Gothic" w:cs="Century Gothic"/>
        </w:rPr>
        <w:t>regulation</w:t>
      </w:r>
      <w:r w:rsidR="00B365C0">
        <w:rPr>
          <w:rFonts w:ascii="Century Gothic" w:eastAsia="Century Gothic" w:hAnsi="Century Gothic" w:cs="Century Gothic"/>
        </w:rPr>
        <w:t>;</w:t>
      </w:r>
      <w:proofErr w:type="gramEnd"/>
    </w:p>
    <w:p w14:paraId="2406EEE2"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there is no pending or, to its knowledge, threatened actions of proceedings before any court or administrative agency or arbitrator that would adversely affect its ability to perform its obligations under this Agreement.</w:t>
      </w:r>
    </w:p>
    <w:p w14:paraId="46FE4EA9"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it has, and shall at its own cost maintain throughout the period of this Agreement, all licences, certificates, permits and consents necessary to enter into and perform its obligations under this </w:t>
      </w:r>
      <w:proofErr w:type="gramStart"/>
      <w:r w:rsidRPr="00B365C0">
        <w:rPr>
          <w:rFonts w:ascii="Century Gothic" w:eastAsia="Century Gothic" w:hAnsi="Century Gothic" w:cs="Century Gothic"/>
        </w:rPr>
        <w:t>Agreement;</w:t>
      </w:r>
      <w:proofErr w:type="gramEnd"/>
    </w:p>
    <w:p w14:paraId="499AC713" w14:textId="77777777" w:rsidR="00B365C0" w:rsidRDefault="30B5E1AA"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it shall comply and continue to comply with all applicable laws, regulations, ordinances codes of practice, guidance notes and other requirements of any relevant government or governmental </w:t>
      </w:r>
      <w:proofErr w:type="gramStart"/>
      <w:r w:rsidRPr="00B365C0">
        <w:rPr>
          <w:rFonts w:ascii="Century Gothic" w:eastAsia="Century Gothic" w:hAnsi="Century Gothic" w:cs="Century Gothic"/>
        </w:rPr>
        <w:t>agency;</w:t>
      </w:r>
      <w:proofErr w:type="gramEnd"/>
      <w:r w:rsidRPr="00B365C0">
        <w:rPr>
          <w:rFonts w:ascii="Century Gothic" w:eastAsia="Century Gothic" w:hAnsi="Century Gothic" w:cs="Century Gothic"/>
        </w:rPr>
        <w:t xml:space="preserve"> </w:t>
      </w:r>
    </w:p>
    <w:p w14:paraId="051E6A2B" w14:textId="77777777" w:rsidR="00B365C0" w:rsidRDefault="207D7B57"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t xml:space="preserve">all staff working on Virgin sites and/or with access to Virgin IT systems have the necessary permits and licences to work in the UK and </w:t>
      </w:r>
      <w:proofErr w:type="gramStart"/>
      <w:r w:rsidRPr="00B365C0">
        <w:rPr>
          <w:rFonts w:ascii="Century Gothic" w:eastAsia="Century Gothic" w:hAnsi="Century Gothic" w:cs="Century Gothic"/>
        </w:rPr>
        <w:t>are able to</w:t>
      </w:r>
      <w:proofErr w:type="gramEnd"/>
      <w:r w:rsidRPr="00B365C0">
        <w:rPr>
          <w:rFonts w:ascii="Century Gothic" w:eastAsia="Century Gothic" w:hAnsi="Century Gothic" w:cs="Century Gothic"/>
        </w:rPr>
        <w:t xml:space="preserve"> provide a minimum of five (5) years’ references (not necessarily employment related). Any gaps of more than twenty-eight (28) days during the reference period must be accounted for (for example, proof of travel); and</w:t>
      </w:r>
    </w:p>
    <w:p w14:paraId="0F732410" w14:textId="2C16E365" w:rsidR="002D78C1" w:rsidRPr="00B365C0" w:rsidRDefault="207D7B57" w:rsidP="009A418A">
      <w:pPr>
        <w:pStyle w:val="Heading3"/>
        <w:numPr>
          <w:ilvl w:val="0"/>
          <w:numId w:val="218"/>
        </w:numPr>
        <w:tabs>
          <w:tab w:val="num" w:pos="1985"/>
        </w:tabs>
        <w:rPr>
          <w:rFonts w:ascii="Century Gothic" w:eastAsia="Century Gothic" w:hAnsi="Century Gothic" w:cs="Century Gothic"/>
        </w:rPr>
      </w:pPr>
      <w:r w:rsidRPr="00B365C0">
        <w:rPr>
          <w:rFonts w:ascii="Century Gothic" w:eastAsia="Century Gothic" w:hAnsi="Century Gothic" w:cs="Century Gothic"/>
        </w:rPr>
        <w:lastRenderedPageBreak/>
        <w:t>it will procure that all employees contracted for at least three (3) months by or on behalf of the Supplier in relation to the provision of Services will obtain a criminal record certificate.</w:t>
      </w:r>
    </w:p>
    <w:p w14:paraId="4F3B2725" w14:textId="77777777" w:rsidR="00F45412" w:rsidRDefault="00F45412" w:rsidP="169500F6">
      <w:pPr>
        <w:pStyle w:val="Heading1"/>
        <w:numPr>
          <w:ilvl w:val="0"/>
          <w:numId w:val="0"/>
        </w:numPr>
        <w:rPr>
          <w:rFonts w:ascii="Century Gothic" w:eastAsia="Century Gothic" w:hAnsi="Century Gothic" w:cs="Century Gothic"/>
          <w:b w:val="0"/>
          <w:color w:val="000000"/>
          <w:sz w:val="20"/>
        </w:rPr>
      </w:pPr>
    </w:p>
    <w:p w14:paraId="3630FD38" w14:textId="77777777" w:rsidR="00B365C0" w:rsidRDefault="00B365C0" w:rsidP="00B365C0">
      <w:pPr>
        <w:pStyle w:val="BodyText1"/>
        <w:rPr>
          <w:rFonts w:eastAsia="Century Gothic"/>
        </w:rPr>
      </w:pPr>
    </w:p>
    <w:p w14:paraId="35EB1C4A" w14:textId="77777777" w:rsidR="00B365C0" w:rsidRPr="00B365C0" w:rsidRDefault="00B365C0" w:rsidP="00B365C0">
      <w:pPr>
        <w:pStyle w:val="BodyText1"/>
        <w:rPr>
          <w:rFonts w:eastAsia="Century Gothic"/>
        </w:rPr>
      </w:pPr>
    </w:p>
    <w:p w14:paraId="2B598C29"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Virgin represents and warrants that:</w:t>
      </w:r>
    </w:p>
    <w:p w14:paraId="2562D2F1" w14:textId="77777777" w:rsidR="00F45412" w:rsidRPr="00912EC7" w:rsidRDefault="00F45412" w:rsidP="169500F6">
      <w:pPr>
        <w:pStyle w:val="Heading2"/>
        <w:numPr>
          <w:ilvl w:val="1"/>
          <w:numId w:val="0"/>
        </w:numPr>
        <w:ind w:left="1430"/>
        <w:rPr>
          <w:rFonts w:ascii="Century Gothic" w:eastAsia="Century Gothic" w:hAnsi="Century Gothic" w:cs="Century Gothic"/>
          <w:b/>
          <w:bCs/>
        </w:rPr>
      </w:pPr>
    </w:p>
    <w:p w14:paraId="3339BD4C" w14:textId="77777777" w:rsidR="00B365C0" w:rsidRDefault="30B5E1AA" w:rsidP="009A418A">
      <w:pPr>
        <w:pStyle w:val="Heading3"/>
        <w:numPr>
          <w:ilvl w:val="0"/>
          <w:numId w:val="219"/>
        </w:numPr>
        <w:rPr>
          <w:rFonts w:ascii="Century Gothic" w:eastAsia="Century Gothic" w:hAnsi="Century Gothic" w:cs="Century Gothic"/>
        </w:rPr>
      </w:pPr>
      <w:r w:rsidRPr="00B365C0">
        <w:rPr>
          <w:rFonts w:ascii="Century Gothic" w:eastAsia="Century Gothic" w:hAnsi="Century Gothic" w:cs="Century Gothic"/>
        </w:rPr>
        <w:t>it is a duly incorporated and validly existing incorporation under the laws of England and Wales;</w:t>
      </w:r>
      <w:r w:rsidR="00B365C0">
        <w:rPr>
          <w:rFonts w:ascii="Century Gothic" w:eastAsia="Century Gothic" w:hAnsi="Century Gothic" w:cs="Century Gothic"/>
        </w:rPr>
        <w:t xml:space="preserve"> </w:t>
      </w:r>
      <w:r w:rsidRPr="00B365C0">
        <w:rPr>
          <w:rFonts w:ascii="Century Gothic" w:eastAsia="Century Gothic" w:hAnsi="Century Gothic" w:cs="Century Gothic"/>
        </w:rPr>
        <w:t>and</w:t>
      </w:r>
    </w:p>
    <w:p w14:paraId="0DF1CC30" w14:textId="03ECEC81" w:rsidR="00F45412" w:rsidRPr="00912EC7" w:rsidRDefault="30B5E1AA" w:rsidP="009A418A">
      <w:pPr>
        <w:pStyle w:val="Heading3"/>
        <w:numPr>
          <w:ilvl w:val="0"/>
          <w:numId w:val="219"/>
        </w:numPr>
        <w:rPr>
          <w:rFonts w:ascii="Century Gothic" w:eastAsia="Century Gothic" w:hAnsi="Century Gothic" w:cs="Century Gothic"/>
        </w:rPr>
      </w:pPr>
      <w:r w:rsidRPr="0C33B580">
        <w:rPr>
          <w:rFonts w:ascii="Century Gothic" w:eastAsia="Century Gothic" w:hAnsi="Century Gothic" w:cs="Century Gothic"/>
        </w:rPr>
        <w:t xml:space="preserve">the individual signing this Agreement is duly authorised on behalf of Virgin to execute this Agreement.  </w:t>
      </w:r>
    </w:p>
    <w:p w14:paraId="103307CF" w14:textId="77777777" w:rsidR="00F45412" w:rsidRPr="00912EC7" w:rsidRDefault="00F45412" w:rsidP="169500F6">
      <w:pPr>
        <w:rPr>
          <w:rFonts w:ascii="Century Gothic" w:eastAsia="Century Gothic" w:hAnsi="Century Gothic" w:cs="Century Gothic"/>
          <w:color w:val="000000"/>
          <w:sz w:val="20"/>
        </w:rPr>
      </w:pPr>
    </w:p>
    <w:p w14:paraId="10BF56C9"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Each of the warranties, representations and undertakings under this Agreement shall be construed as a separate warranty, representation and undertaking and (save as expressly provided to the contrary) shall not be limited or restricted by reference to, or inference from, the terms of any other warranty, representation, undertaking or any other term of this Agreement.</w:t>
      </w:r>
    </w:p>
    <w:p w14:paraId="1771148B" w14:textId="77777777" w:rsidR="00F32FFD" w:rsidRPr="00912EC7" w:rsidRDefault="00F32FFD" w:rsidP="169500F6">
      <w:pPr>
        <w:pStyle w:val="BodyText2"/>
        <w:rPr>
          <w:rFonts w:ascii="Century Gothic" w:eastAsia="Century Gothic" w:hAnsi="Century Gothic" w:cs="Century Gothic"/>
          <w:sz w:val="20"/>
        </w:rPr>
      </w:pPr>
    </w:p>
    <w:p w14:paraId="682DE2D3"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72" w:name="_Confidentiality"/>
      <w:bookmarkEnd w:id="72"/>
      <w:r w:rsidRPr="00912EC7">
        <w:rPr>
          <w:rFonts w:ascii="Century Gothic" w:eastAsia="Century Gothic" w:hAnsi="Century Gothic" w:cs="Century Gothic"/>
          <w:sz w:val="20"/>
        </w:rPr>
        <w:t xml:space="preserve">Confidentiality </w:t>
      </w:r>
    </w:p>
    <w:p w14:paraId="436399AF" w14:textId="77777777" w:rsidR="00F45412" w:rsidRPr="00912EC7" w:rsidRDefault="00F45412" w:rsidP="169500F6">
      <w:pPr>
        <w:spacing w:line="240" w:lineRule="atLeast"/>
        <w:rPr>
          <w:rFonts w:ascii="Century Gothic" w:eastAsia="Century Gothic" w:hAnsi="Century Gothic" w:cs="Century Gothic"/>
          <w:color w:val="000000"/>
          <w:sz w:val="20"/>
        </w:rPr>
      </w:pPr>
    </w:p>
    <w:p w14:paraId="5F0BB107" w14:textId="77777777" w:rsidR="00F45412" w:rsidRPr="00B1635F" w:rsidRDefault="30B5E1AA" w:rsidP="009A418A">
      <w:pPr>
        <w:pStyle w:val="Heading2"/>
        <w:numPr>
          <w:ilvl w:val="1"/>
          <w:numId w:val="173"/>
        </w:numPr>
        <w:rPr>
          <w:rFonts w:ascii="Century Gothic" w:eastAsia="Century Gothic" w:hAnsi="Century Gothic" w:cs="Century Gothic"/>
        </w:rPr>
      </w:pPr>
      <w:r w:rsidRPr="00B1635F">
        <w:rPr>
          <w:rFonts w:ascii="Century Gothic" w:eastAsia="Century Gothic" w:hAnsi="Century Gothic" w:cs="Century Gothic"/>
        </w:rPr>
        <w:t xml:space="preserve">Each party (the “Receiving Party”) acknowledges the economic value to the other party (the “Disclosing Party”) of all Confidential Information and, in accordance with the terms of this Agreement, will keep in confidence all such Confidential Information.  The Receiving Party will (and will procure that such </w:t>
      </w:r>
      <w:r w:rsidRPr="00536B4B">
        <w:rPr>
          <w:rFonts w:ascii="Century Gothic" w:eastAsia="Century Gothic" w:hAnsi="Century Gothic" w:cs="Century Gothic"/>
        </w:rPr>
        <w:t xml:space="preserve">of its directors, employees, agents, servants, professional </w:t>
      </w:r>
      <w:proofErr w:type="gramStart"/>
      <w:r w:rsidRPr="00536B4B">
        <w:rPr>
          <w:rFonts w:ascii="Century Gothic" w:eastAsia="Century Gothic" w:hAnsi="Century Gothic" w:cs="Century Gothic"/>
        </w:rPr>
        <w:t>advisers</w:t>
      </w:r>
      <w:proofErr w:type="gramEnd"/>
      <w:r w:rsidRPr="00536B4B">
        <w:rPr>
          <w:rFonts w:ascii="Century Gothic" w:eastAsia="Century Gothic" w:hAnsi="Century Gothic" w:cs="Century Gothic"/>
        </w:rPr>
        <w:t xml:space="preserve"> and sub-contractors who have access to Confidential Information pursuant to clause 30.2) will:</w:t>
      </w:r>
    </w:p>
    <w:p w14:paraId="5E934D4E" w14:textId="77777777" w:rsidR="00F45412" w:rsidRPr="00912EC7" w:rsidRDefault="00F45412" w:rsidP="169500F6">
      <w:pPr>
        <w:spacing w:line="240" w:lineRule="atLeast"/>
        <w:rPr>
          <w:rFonts w:ascii="Century Gothic" w:eastAsia="Century Gothic" w:hAnsi="Century Gothic" w:cs="Century Gothic"/>
          <w:color w:val="000000"/>
          <w:sz w:val="20"/>
        </w:rPr>
      </w:pPr>
    </w:p>
    <w:p w14:paraId="7610CF53" w14:textId="77777777" w:rsidR="00DC0EBA" w:rsidRDefault="30B5E1AA" w:rsidP="009A418A">
      <w:pPr>
        <w:pStyle w:val="Heading3"/>
        <w:numPr>
          <w:ilvl w:val="2"/>
          <w:numId w:val="174"/>
        </w:numPr>
        <w:tabs>
          <w:tab w:val="num" w:pos="1985"/>
        </w:tabs>
        <w:rPr>
          <w:rFonts w:ascii="Century Gothic" w:eastAsia="Century Gothic" w:hAnsi="Century Gothic" w:cs="Century Gothic"/>
        </w:rPr>
      </w:pPr>
      <w:r w:rsidRPr="00B1635F">
        <w:rPr>
          <w:rFonts w:ascii="Century Gothic" w:eastAsia="Century Gothic" w:hAnsi="Century Gothic" w:cs="Century Gothic"/>
        </w:rPr>
        <w:t>treat and maintain as confidential all Confidential Information by taking the same security measures and using the same degree of care as those which the Receiving Party applies to its own confidential information and which it warrants as providing adequate protection against any unauthorised disclosure, copying or use (but shall in any event use all reasonable endeavours to keep the Confidential Information confidential</w:t>
      </w:r>
      <w:proofErr w:type="gramStart"/>
      <w:r w:rsidRPr="00B1635F">
        <w:rPr>
          <w:rFonts w:ascii="Century Gothic" w:eastAsia="Century Gothic" w:hAnsi="Century Gothic" w:cs="Century Gothic"/>
        </w:rPr>
        <w:t>);</w:t>
      </w:r>
      <w:proofErr w:type="gramEnd"/>
    </w:p>
    <w:p w14:paraId="5AD11AC2" w14:textId="77777777" w:rsidR="00DC0EBA" w:rsidRDefault="30B5E1AA" w:rsidP="009A418A">
      <w:pPr>
        <w:pStyle w:val="Heading3"/>
        <w:numPr>
          <w:ilvl w:val="2"/>
          <w:numId w:val="174"/>
        </w:numPr>
        <w:tabs>
          <w:tab w:val="num" w:pos="1985"/>
        </w:tabs>
        <w:rPr>
          <w:rFonts w:ascii="Century Gothic" w:eastAsia="Century Gothic" w:hAnsi="Century Gothic" w:cs="Century Gothic"/>
        </w:rPr>
      </w:pPr>
      <w:r w:rsidRPr="00DC0EBA">
        <w:rPr>
          <w:rFonts w:ascii="Century Gothic" w:eastAsia="Century Gothic" w:hAnsi="Century Gothic" w:cs="Century Gothic"/>
        </w:rPr>
        <w:t>not disclose the Confidential Information to any other person other than with the prior written consent of the Disclosing Party or in accordance with Clauses 30.2 and 30.3; and</w:t>
      </w:r>
    </w:p>
    <w:p w14:paraId="2E30EC5C" w14:textId="47607764" w:rsidR="00F45412" w:rsidRPr="00DC0EBA" w:rsidRDefault="30B5E1AA" w:rsidP="009A418A">
      <w:pPr>
        <w:pStyle w:val="Heading3"/>
        <w:numPr>
          <w:ilvl w:val="2"/>
          <w:numId w:val="174"/>
        </w:numPr>
        <w:tabs>
          <w:tab w:val="num" w:pos="1985"/>
        </w:tabs>
        <w:rPr>
          <w:rFonts w:ascii="Century Gothic" w:eastAsia="Century Gothic" w:hAnsi="Century Gothic" w:cs="Century Gothic"/>
        </w:rPr>
      </w:pPr>
      <w:r w:rsidRPr="00DC0EBA">
        <w:rPr>
          <w:rFonts w:ascii="Century Gothic" w:eastAsia="Century Gothic" w:hAnsi="Century Gothic" w:cs="Century Gothic"/>
        </w:rPr>
        <w:t>not use the Confidential Information for any purpose other than the performance of its obligations under this Agreement.</w:t>
      </w:r>
    </w:p>
    <w:p w14:paraId="25E86243" w14:textId="77777777" w:rsidR="00F32FFD" w:rsidRPr="00912EC7" w:rsidRDefault="00F32FFD" w:rsidP="169500F6">
      <w:pPr>
        <w:rPr>
          <w:rFonts w:ascii="Century Gothic" w:eastAsia="Century Gothic" w:hAnsi="Century Gothic" w:cs="Century Gothic"/>
          <w:sz w:val="20"/>
        </w:rPr>
      </w:pPr>
    </w:p>
    <w:p w14:paraId="5F0E59D6" w14:textId="26FEA7CB"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During the Term, the receiving party may disclose the Confidential Information solely to its directors, employees, agents, servants, professional </w:t>
      </w:r>
      <w:proofErr w:type="gramStart"/>
      <w:r w:rsidRPr="0C33B580">
        <w:rPr>
          <w:rFonts w:ascii="Century Gothic" w:eastAsia="Century Gothic" w:hAnsi="Century Gothic" w:cs="Century Gothic"/>
        </w:rPr>
        <w:t>advisers</w:t>
      </w:r>
      <w:proofErr w:type="gramEnd"/>
      <w:r w:rsidRPr="0C33B580">
        <w:rPr>
          <w:rFonts w:ascii="Century Gothic" w:eastAsia="Century Gothic" w:hAnsi="Century Gothic" w:cs="Century Gothic"/>
        </w:rPr>
        <w:t xml:space="preserve"> and sub-contractors (</w:t>
      </w:r>
      <w:r w:rsidR="008F1E43" w:rsidRPr="0C33B580">
        <w:rPr>
          <w:rFonts w:ascii="Century Gothic" w:eastAsia="Century Gothic" w:hAnsi="Century Gothic" w:cs="Century Gothic"/>
        </w:rPr>
        <w:t xml:space="preserve">each a </w:t>
      </w:r>
      <w:r w:rsidRPr="0C33B580">
        <w:rPr>
          <w:rFonts w:ascii="Century Gothic" w:eastAsia="Century Gothic" w:hAnsi="Century Gothic" w:cs="Century Gothic"/>
        </w:rPr>
        <w:t>“Recipient”) to the extent that it is necessary for the purposes of this Agreement.</w:t>
      </w:r>
    </w:p>
    <w:p w14:paraId="44995B1B" w14:textId="77777777" w:rsidR="00F32FFD" w:rsidRPr="00912EC7" w:rsidRDefault="00F32FFD" w:rsidP="169500F6">
      <w:pPr>
        <w:pStyle w:val="BodyText2"/>
        <w:tabs>
          <w:tab w:val="num" w:pos="1418"/>
        </w:tabs>
        <w:ind w:left="1418" w:hanging="709"/>
        <w:rPr>
          <w:rFonts w:ascii="Century Gothic" w:eastAsia="Century Gothic" w:hAnsi="Century Gothic" w:cs="Century Gothic"/>
          <w:sz w:val="20"/>
        </w:rPr>
      </w:pPr>
    </w:p>
    <w:p w14:paraId="4A48F805"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The Receiving party shall procure that each Recipient is made aware of and complies with all the Receiving Party’s obligations of confidentiality under this Agreement as if the Recipient was a party to this Agreement.</w:t>
      </w:r>
    </w:p>
    <w:p w14:paraId="38F43371" w14:textId="77777777" w:rsidR="00CF53A0" w:rsidRPr="00290F20" w:rsidRDefault="00CF53A0" w:rsidP="00290F20">
      <w:pPr>
        <w:pStyle w:val="Heading2"/>
        <w:numPr>
          <w:ilvl w:val="0"/>
          <w:numId w:val="0"/>
        </w:numPr>
        <w:ind w:left="567"/>
        <w:rPr>
          <w:rFonts w:ascii="Century Gothic" w:eastAsia="Century Gothic" w:hAnsi="Century Gothic" w:cs="Century Gothic"/>
        </w:rPr>
      </w:pPr>
    </w:p>
    <w:p w14:paraId="2AE2E984" w14:textId="3758E3FD" w:rsidR="00CF53A0" w:rsidRPr="00CF53A0" w:rsidRDefault="00CF53A0">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During the Term, Virgin may disclose the Confidential Information to any Virgin Affiliate Company.  For the purposes of clause </w:t>
      </w:r>
      <w:r w:rsidR="00E122E2" w:rsidRPr="0C33B580">
        <w:rPr>
          <w:rFonts w:ascii="Century Gothic" w:eastAsia="Century Gothic" w:hAnsi="Century Gothic" w:cs="Century Gothic"/>
        </w:rPr>
        <w:t>3</w:t>
      </w:r>
      <w:r w:rsidR="004538B1" w:rsidRPr="0C33B580">
        <w:rPr>
          <w:rFonts w:ascii="Century Gothic" w:eastAsia="Century Gothic" w:hAnsi="Century Gothic" w:cs="Century Gothic"/>
        </w:rPr>
        <w:t>0</w:t>
      </w:r>
      <w:r w:rsidR="00E122E2" w:rsidRPr="0C33B580">
        <w:rPr>
          <w:rFonts w:ascii="Century Gothic" w:eastAsia="Century Gothic" w:hAnsi="Century Gothic" w:cs="Century Gothic"/>
        </w:rPr>
        <w:t>.3</w:t>
      </w:r>
      <w:r w:rsidRPr="0C33B580">
        <w:rPr>
          <w:rFonts w:ascii="Century Gothic" w:eastAsia="Century Gothic" w:hAnsi="Century Gothic" w:cs="Century Gothic"/>
        </w:rPr>
        <w:t>, Recipient shall include any Virgin Affiliate Company</w:t>
      </w:r>
      <w:r w:rsidR="00290F20" w:rsidRPr="0C33B580">
        <w:rPr>
          <w:rFonts w:ascii="Century Gothic" w:eastAsia="Century Gothic" w:hAnsi="Century Gothic" w:cs="Century Gothic"/>
        </w:rPr>
        <w:t>.</w:t>
      </w:r>
    </w:p>
    <w:p w14:paraId="6C5FB028" w14:textId="77777777" w:rsidR="00F32FFD" w:rsidRPr="00912EC7" w:rsidRDefault="00F32FFD" w:rsidP="169500F6">
      <w:pPr>
        <w:pStyle w:val="BodyText2"/>
        <w:tabs>
          <w:tab w:val="num" w:pos="1418"/>
        </w:tabs>
        <w:ind w:left="1418" w:hanging="851"/>
        <w:rPr>
          <w:rFonts w:ascii="Century Gothic" w:eastAsia="Century Gothic" w:hAnsi="Century Gothic" w:cs="Century Gothic"/>
          <w:sz w:val="20"/>
        </w:rPr>
      </w:pPr>
    </w:p>
    <w:p w14:paraId="2DF5CE4B"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The obligations of confidence under this clause shall not apply to information that the Receiving Party can demonstrate:</w:t>
      </w:r>
    </w:p>
    <w:p w14:paraId="49F7CC1E" w14:textId="77777777" w:rsidR="00F45412" w:rsidRPr="00912EC7" w:rsidRDefault="00F45412" w:rsidP="169500F6">
      <w:pPr>
        <w:spacing w:line="240" w:lineRule="atLeast"/>
        <w:rPr>
          <w:rFonts w:ascii="Century Gothic" w:eastAsia="Century Gothic" w:hAnsi="Century Gothic" w:cs="Century Gothic"/>
          <w:color w:val="000000"/>
          <w:sz w:val="20"/>
        </w:rPr>
      </w:pPr>
    </w:p>
    <w:p w14:paraId="51F5F7CD"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B1635F">
        <w:rPr>
          <w:rFonts w:ascii="Century Gothic" w:eastAsia="Century Gothic" w:hAnsi="Century Gothic" w:cs="Century Gothic"/>
        </w:rPr>
        <w:lastRenderedPageBreak/>
        <w:t xml:space="preserve">was previously known by the Receiving Party without any obligation to hold it in </w:t>
      </w:r>
      <w:proofErr w:type="gramStart"/>
      <w:r w:rsidRPr="00B1635F">
        <w:rPr>
          <w:rFonts w:ascii="Century Gothic" w:eastAsia="Century Gothic" w:hAnsi="Century Gothic" w:cs="Century Gothic"/>
        </w:rPr>
        <w:t>confidence;</w:t>
      </w:r>
      <w:proofErr w:type="gramEnd"/>
    </w:p>
    <w:p w14:paraId="016C670C"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 xml:space="preserve">is independently developed by the Receiving Party without the use of Confidential Information of the Disclosing </w:t>
      </w:r>
      <w:proofErr w:type="gramStart"/>
      <w:r w:rsidRPr="00DC0EBA">
        <w:rPr>
          <w:rFonts w:ascii="Century Gothic" w:eastAsia="Century Gothic" w:hAnsi="Century Gothic" w:cs="Century Gothic"/>
        </w:rPr>
        <w:t>Party;</w:t>
      </w:r>
      <w:proofErr w:type="gramEnd"/>
    </w:p>
    <w:p w14:paraId="63F37DD8"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 xml:space="preserve">is or becomes available to the public through no breach of this Agreement by the Receiving </w:t>
      </w:r>
      <w:proofErr w:type="gramStart"/>
      <w:r w:rsidRPr="00DC0EBA">
        <w:rPr>
          <w:rFonts w:ascii="Century Gothic" w:eastAsia="Century Gothic" w:hAnsi="Century Gothic" w:cs="Century Gothic"/>
        </w:rPr>
        <w:t>Party;</w:t>
      </w:r>
      <w:proofErr w:type="gramEnd"/>
    </w:p>
    <w:p w14:paraId="33D9352B"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 xml:space="preserve">is approved for release by written authorisation of the disclosing party, but only to the extent of and subject to such conditions as may be imposed in such written </w:t>
      </w:r>
      <w:proofErr w:type="gramStart"/>
      <w:r w:rsidRPr="00DC0EBA">
        <w:rPr>
          <w:rFonts w:ascii="Century Gothic" w:eastAsia="Century Gothic" w:hAnsi="Century Gothic" w:cs="Century Gothic"/>
        </w:rPr>
        <w:t>authorisation;</w:t>
      </w:r>
      <w:proofErr w:type="gramEnd"/>
    </w:p>
    <w:p w14:paraId="2FBAF7A7"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 xml:space="preserve">is required to be disclosed by law, regulations or the listing requirements of an internationally authorised electronic stock trading system to be disclosed, but only to the extent and for the purposes of such required </w:t>
      </w:r>
      <w:proofErr w:type="gramStart"/>
      <w:r w:rsidRPr="00DC0EBA">
        <w:rPr>
          <w:rFonts w:ascii="Century Gothic" w:eastAsia="Century Gothic" w:hAnsi="Century Gothic" w:cs="Century Gothic"/>
        </w:rPr>
        <w:t>disclosure;</w:t>
      </w:r>
      <w:proofErr w:type="gramEnd"/>
    </w:p>
    <w:p w14:paraId="6D56291B" w14:textId="77777777" w:rsid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is required to be disclosed by valid order of a court or other governmental body, but only to the extent of and for the purposes of such order; provided, however, that the Receiving Party must use its commercially reasonable best efforts to notify the Disclosing Party in advance of such required disclosure and assist and permit the Disclosing Party to oppose or restrict such disclosure; or</w:t>
      </w:r>
    </w:p>
    <w:p w14:paraId="2A11780B" w14:textId="14968417" w:rsidR="00F45412" w:rsidRPr="00DC0EBA" w:rsidRDefault="30B5E1AA" w:rsidP="009A418A">
      <w:pPr>
        <w:pStyle w:val="Heading3"/>
        <w:numPr>
          <w:ilvl w:val="2"/>
          <w:numId w:val="175"/>
        </w:numPr>
        <w:tabs>
          <w:tab w:val="num" w:pos="1985"/>
        </w:tabs>
        <w:rPr>
          <w:rFonts w:ascii="Century Gothic" w:eastAsia="Century Gothic" w:hAnsi="Century Gothic" w:cs="Century Gothic"/>
        </w:rPr>
      </w:pPr>
      <w:r w:rsidRPr="00DC0EBA">
        <w:rPr>
          <w:rFonts w:ascii="Century Gothic" w:eastAsia="Century Gothic" w:hAnsi="Century Gothic" w:cs="Century Gothic"/>
        </w:rPr>
        <w:t>is lawfully received, without restriction, against disclosure, from a third party free to disclose such information.</w:t>
      </w:r>
    </w:p>
    <w:p w14:paraId="7B37150F" w14:textId="77777777" w:rsidR="00F45412" w:rsidRPr="00912EC7" w:rsidRDefault="00F45412" w:rsidP="169500F6">
      <w:pPr>
        <w:pStyle w:val="Heading3"/>
        <w:numPr>
          <w:ilvl w:val="2"/>
          <w:numId w:val="0"/>
        </w:numPr>
        <w:ind w:left="1440"/>
        <w:rPr>
          <w:rFonts w:ascii="Century Gothic" w:eastAsia="Century Gothic" w:hAnsi="Century Gothic" w:cs="Century Gothic"/>
        </w:rPr>
      </w:pPr>
    </w:p>
    <w:p w14:paraId="19E2D1B9" w14:textId="77777777" w:rsidR="005A465D" w:rsidRPr="005A465D" w:rsidRDefault="005A465D" w:rsidP="005A465D">
      <w:pPr>
        <w:pStyle w:val="Heading2"/>
        <w:rPr>
          <w:rFonts w:ascii="Century Gothic" w:eastAsia="Century Gothic" w:hAnsi="Century Gothic" w:cs="Century Gothic"/>
        </w:rPr>
      </w:pPr>
      <w:r w:rsidRPr="0C33B580">
        <w:rPr>
          <w:rFonts w:ascii="Century Gothic" w:eastAsia="Century Gothic" w:hAnsi="Century Gothic" w:cs="Century Gothic"/>
        </w:rPr>
        <w:t xml:space="preserve">Confidential Information, including permitted copies, shall be deemed the property of the Disclosing Party.  </w:t>
      </w:r>
    </w:p>
    <w:p w14:paraId="438568BD" w14:textId="77777777" w:rsidR="005A465D" w:rsidRDefault="005A465D" w:rsidP="004538B1">
      <w:pPr>
        <w:pStyle w:val="Heading2"/>
        <w:numPr>
          <w:ilvl w:val="0"/>
          <w:numId w:val="0"/>
        </w:numPr>
        <w:ind w:left="1418"/>
        <w:rPr>
          <w:rFonts w:ascii="Century Gothic" w:eastAsia="Century Gothic" w:hAnsi="Century Gothic" w:cs="Century Gothic"/>
        </w:rPr>
      </w:pPr>
    </w:p>
    <w:p w14:paraId="0B2FE334"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Confidential Information, including permitted copies will, within </w:t>
      </w:r>
      <w:r w:rsidR="642FE293" w:rsidRPr="0C33B580">
        <w:rPr>
          <w:rFonts w:ascii="Century Gothic" w:eastAsia="Century Gothic" w:hAnsi="Century Gothic" w:cs="Century Gothic"/>
        </w:rPr>
        <w:t>twenty (</w:t>
      </w:r>
      <w:r w:rsidRPr="0C33B580">
        <w:rPr>
          <w:rFonts w:ascii="Century Gothic" w:eastAsia="Century Gothic" w:hAnsi="Century Gothic" w:cs="Century Gothic"/>
        </w:rPr>
        <w:t>20</w:t>
      </w:r>
      <w:r w:rsidR="642FE293" w:rsidRPr="0C33B580">
        <w:rPr>
          <w:rFonts w:ascii="Century Gothic" w:eastAsia="Century Gothic" w:hAnsi="Century Gothic" w:cs="Century Gothic"/>
        </w:rPr>
        <w:t>)</w:t>
      </w:r>
      <w:r w:rsidRPr="0C33B580">
        <w:rPr>
          <w:rFonts w:ascii="Century Gothic" w:eastAsia="Century Gothic" w:hAnsi="Century Gothic" w:cs="Century Gothic"/>
        </w:rPr>
        <w:t xml:space="preserve"> days of a written request by the Disclosing Party, destroy or return all Confidential Information, including copies thereof, to the Disclosing Party.</w:t>
      </w:r>
    </w:p>
    <w:p w14:paraId="472BF404" w14:textId="77777777" w:rsidR="00F45412" w:rsidRPr="004538B1"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7459025A" w14:textId="77777777" w:rsidR="009C3274" w:rsidRPr="004538B1"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The obligations of confidence under this clause 30 shall survive</w:t>
      </w:r>
      <w:r w:rsidR="642FE293" w:rsidRPr="0C33B580">
        <w:rPr>
          <w:rFonts w:ascii="Century Gothic" w:eastAsia="Century Gothic" w:hAnsi="Century Gothic" w:cs="Century Gothic"/>
        </w:rPr>
        <w:t xml:space="preserve"> </w:t>
      </w:r>
      <w:r w:rsidR="62BC1D72" w:rsidRPr="0C33B580">
        <w:rPr>
          <w:rFonts w:ascii="Century Gothic" w:eastAsia="Century Gothic" w:hAnsi="Century Gothic" w:cs="Century Gothic"/>
        </w:rPr>
        <w:t xml:space="preserve">the </w:t>
      </w:r>
      <w:r w:rsidRPr="0C33B580">
        <w:rPr>
          <w:rFonts w:ascii="Century Gothic" w:eastAsia="Century Gothic" w:hAnsi="Century Gothic" w:cs="Century Gothic"/>
        </w:rPr>
        <w:t>expiry or termination of this Agreement howsoever arising.</w:t>
      </w:r>
    </w:p>
    <w:p w14:paraId="693813C1" w14:textId="77777777" w:rsidR="007C4DFB" w:rsidRPr="004538B1" w:rsidRDefault="007C4DFB" w:rsidP="004538B1">
      <w:pPr>
        <w:pStyle w:val="BodyText2"/>
        <w:rPr>
          <w:rFonts w:eastAsia="Century Gothic"/>
        </w:rPr>
      </w:pPr>
    </w:p>
    <w:p w14:paraId="6F0DBEAC" w14:textId="36018BB2" w:rsidR="007C4DFB" w:rsidRPr="007C4DFB" w:rsidRDefault="007C4DFB">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No public announcement, communication or circular (other than to the extent required by law) concerning the subject matter of this Agreement shall be made or despatched by Supplier without the prior written consent of Virgin.</w:t>
      </w:r>
    </w:p>
    <w:p w14:paraId="51AD27A5" w14:textId="77777777" w:rsidR="00F45412" w:rsidRPr="00912EC7" w:rsidRDefault="00F45412" w:rsidP="169500F6">
      <w:pPr>
        <w:pStyle w:val="Heading2"/>
        <w:numPr>
          <w:ilvl w:val="1"/>
          <w:numId w:val="0"/>
        </w:numPr>
        <w:ind w:left="720"/>
        <w:rPr>
          <w:rFonts w:ascii="Century Gothic" w:eastAsia="Century Gothic" w:hAnsi="Century Gothic" w:cs="Century Gothic"/>
          <w:color w:val="000000"/>
        </w:rPr>
      </w:pPr>
    </w:p>
    <w:p w14:paraId="17F33FA8" w14:textId="7B2D67C2" w:rsidR="0B2AA191" w:rsidRPr="00912EC7" w:rsidRDefault="0B2AA191" w:rsidP="169500F6">
      <w:pPr>
        <w:pStyle w:val="BodyText2"/>
        <w:rPr>
          <w:rFonts w:ascii="Century Gothic" w:eastAsia="Century Gothic" w:hAnsi="Century Gothic" w:cs="Century Gothic"/>
        </w:rPr>
      </w:pPr>
    </w:p>
    <w:p w14:paraId="7AD6D2DC" w14:textId="77777777" w:rsidR="00AC65CE" w:rsidRPr="00705799" w:rsidRDefault="74702498" w:rsidP="169500F6">
      <w:pPr>
        <w:pStyle w:val="Heading1"/>
        <w:tabs>
          <w:tab w:val="clear" w:pos="720"/>
          <w:tab w:val="num" w:pos="567"/>
        </w:tabs>
        <w:rPr>
          <w:rFonts w:ascii="Century Gothic" w:eastAsia="Century Gothic" w:hAnsi="Century Gothic" w:cs="Century Gothic"/>
          <w:sz w:val="20"/>
          <w:lang w:val="en-US"/>
        </w:rPr>
      </w:pPr>
      <w:bookmarkStart w:id="73" w:name="_Data_Protection_and"/>
      <w:bookmarkStart w:id="74" w:name="_Toc200779106"/>
      <w:bookmarkStart w:id="75" w:name="_Toc393277684"/>
      <w:bookmarkStart w:id="76" w:name="_Toc387840826"/>
      <w:bookmarkEnd w:id="73"/>
      <w:r w:rsidRPr="00912EC7">
        <w:rPr>
          <w:rFonts w:ascii="Century Gothic" w:eastAsia="Century Gothic" w:hAnsi="Century Gothic" w:cs="Century Gothic"/>
          <w:sz w:val="20"/>
          <w:lang w:val="en-US"/>
        </w:rPr>
        <w:t>Data Protection</w:t>
      </w:r>
      <w:bookmarkEnd w:id="74"/>
      <w:bookmarkEnd w:id="75"/>
      <w:r w:rsidRPr="00912EC7">
        <w:rPr>
          <w:rFonts w:ascii="Century Gothic" w:eastAsia="Century Gothic" w:hAnsi="Century Gothic" w:cs="Century Gothic"/>
          <w:b w:val="0"/>
          <w:sz w:val="20"/>
          <w:lang w:val="en-US"/>
        </w:rPr>
        <w:t xml:space="preserve"> </w:t>
      </w:r>
      <w:bookmarkStart w:id="77" w:name="_Toc320696214"/>
      <w:r w:rsidRPr="00912EC7">
        <w:rPr>
          <w:rFonts w:ascii="Century Gothic" w:eastAsia="Century Gothic" w:hAnsi="Century Gothic" w:cs="Century Gothic"/>
          <w:sz w:val="20"/>
          <w:lang w:val="en-US"/>
        </w:rPr>
        <w:t>and Information Security</w:t>
      </w:r>
    </w:p>
    <w:p w14:paraId="1E642DAC" w14:textId="77777777" w:rsidR="00AC65CE" w:rsidRPr="00705799" w:rsidRDefault="00AC65CE" w:rsidP="169500F6">
      <w:pPr>
        <w:pStyle w:val="BodyText1"/>
        <w:rPr>
          <w:rFonts w:ascii="Century Gothic" w:eastAsia="Century Gothic" w:hAnsi="Century Gothic" w:cs="Century Gothic"/>
          <w:sz w:val="20"/>
          <w:lang w:val="en-US"/>
        </w:rPr>
      </w:pPr>
    </w:p>
    <w:bookmarkEnd w:id="76"/>
    <w:bookmarkEnd w:id="77"/>
    <w:p w14:paraId="0DF05DCF" w14:textId="4D414E0A" w:rsidR="00705799" w:rsidRPr="00B1635F" w:rsidRDefault="00705799" w:rsidP="009A418A">
      <w:pPr>
        <w:pStyle w:val="Heading2"/>
        <w:numPr>
          <w:ilvl w:val="1"/>
          <w:numId w:val="176"/>
        </w:numPr>
        <w:rPr>
          <w:rFonts w:ascii="Century Gothic" w:hAnsi="Century Gothic" w:cs="Arial"/>
        </w:rPr>
      </w:pPr>
      <w:r w:rsidRPr="00B1635F">
        <w:rPr>
          <w:rFonts w:ascii="Century Gothic" w:hAnsi="Century Gothic" w:cs="Arial"/>
        </w:rPr>
        <w:t xml:space="preserve">The Supplier agrees to comply with all data protection obligations set out in this Clause </w:t>
      </w:r>
      <w:r w:rsidR="001B0B4C" w:rsidRPr="00B1635F">
        <w:rPr>
          <w:rFonts w:ascii="Century Gothic" w:hAnsi="Century Gothic" w:cs="Arial"/>
        </w:rPr>
        <w:t>31</w:t>
      </w:r>
      <w:r w:rsidRPr="00B1635F">
        <w:rPr>
          <w:rFonts w:ascii="Century Gothic" w:hAnsi="Century Gothic" w:cs="Arial"/>
        </w:rPr>
        <w:t>.</w:t>
      </w:r>
    </w:p>
    <w:p w14:paraId="42714780" w14:textId="77777777" w:rsidR="00705799" w:rsidRPr="00705799" w:rsidRDefault="00705799" w:rsidP="00705799">
      <w:pPr>
        <w:pStyle w:val="BodyText2"/>
        <w:rPr>
          <w:rFonts w:ascii="Century Gothic" w:hAnsi="Century Gothic"/>
        </w:rPr>
      </w:pPr>
    </w:p>
    <w:p w14:paraId="0B7F261C" w14:textId="77777777" w:rsidR="00705799" w:rsidRPr="00705799" w:rsidRDefault="00705799" w:rsidP="009A418A">
      <w:pPr>
        <w:pStyle w:val="Heading2"/>
        <w:numPr>
          <w:ilvl w:val="1"/>
          <w:numId w:val="1"/>
        </w:numPr>
        <w:rPr>
          <w:rFonts w:ascii="Century Gothic" w:hAnsi="Century Gothic" w:cs="Arial"/>
        </w:rPr>
      </w:pPr>
      <w:r w:rsidRPr="00705799">
        <w:rPr>
          <w:rFonts w:ascii="Century Gothic" w:hAnsi="Century Gothic" w:cs="Arial"/>
        </w:rPr>
        <w:t xml:space="preserve">Within this Agreement: </w:t>
      </w:r>
    </w:p>
    <w:p w14:paraId="27E5AC28" w14:textId="77777777" w:rsidR="00705799" w:rsidRPr="00705799" w:rsidRDefault="00705799" w:rsidP="00705799">
      <w:pPr>
        <w:pStyle w:val="BodyText2"/>
        <w:ind w:left="0"/>
        <w:rPr>
          <w:rFonts w:ascii="Century Gothic" w:hAnsi="Century Gothic"/>
        </w:rPr>
      </w:pPr>
    </w:p>
    <w:p w14:paraId="310A45E9" w14:textId="77777777" w:rsidR="00705799" w:rsidRPr="00705799" w:rsidRDefault="00705799" w:rsidP="009A418A">
      <w:pPr>
        <w:pStyle w:val="Heading3"/>
        <w:numPr>
          <w:ilvl w:val="2"/>
          <w:numId w:val="43"/>
        </w:numPr>
        <w:rPr>
          <w:rFonts w:ascii="Century Gothic" w:hAnsi="Century Gothic" w:cs="Arial"/>
        </w:rPr>
      </w:pPr>
      <w:r w:rsidRPr="00705799">
        <w:rPr>
          <w:rFonts w:ascii="Century Gothic" w:hAnsi="Century Gothic" w:cs="Arial"/>
        </w:rPr>
        <w:t>“</w:t>
      </w:r>
      <w:r w:rsidRPr="00705799">
        <w:rPr>
          <w:rFonts w:ascii="Century Gothic" w:hAnsi="Century Gothic" w:cs="Arial"/>
          <w:b/>
        </w:rPr>
        <w:t>DP Law</w:t>
      </w:r>
      <w:r w:rsidRPr="00705799">
        <w:rPr>
          <w:rFonts w:ascii="Century Gothic" w:hAnsi="Century Gothic" w:cs="Arial"/>
        </w:rPr>
        <w:t>” means the Data Protection Act 2018, the General Data Protection Regulation (</w:t>
      </w:r>
      <w:r w:rsidRPr="00705799">
        <w:rPr>
          <w:rFonts w:ascii="Century Gothic" w:hAnsi="Century Gothic" w:cs="Arial"/>
          <w:bCs/>
        </w:rPr>
        <w:t>2016</w:t>
      </w:r>
      <w:r w:rsidRPr="00705799">
        <w:rPr>
          <w:rFonts w:ascii="Century Gothic" w:hAnsi="Century Gothic" w:cs="Arial"/>
        </w:rPr>
        <w:t>/679)(“</w:t>
      </w:r>
      <w:r w:rsidRPr="00705799">
        <w:rPr>
          <w:rFonts w:ascii="Century Gothic" w:hAnsi="Century Gothic" w:cs="Arial"/>
          <w:b/>
          <w:bCs/>
        </w:rPr>
        <w:t>GDPR</w:t>
      </w:r>
      <w:r w:rsidRPr="00705799">
        <w:rPr>
          <w:rFonts w:ascii="Century Gothic" w:hAnsi="Century Gothic" w:cs="Arial"/>
        </w:rPr>
        <w:t>”),</w:t>
      </w:r>
      <w:r w:rsidRPr="00705799">
        <w:rPr>
          <w:rFonts w:ascii="Century Gothic" w:hAnsi="Century Gothic"/>
        </w:rPr>
        <w:t xml:space="preserve"> </w:t>
      </w:r>
      <w:r w:rsidRPr="00705799">
        <w:rPr>
          <w:rFonts w:ascii="Century Gothic" w:hAnsi="Century Gothic" w:cs="Arial"/>
        </w:rPr>
        <w:t>as it forms part of the law of the United Kingdom by virtue of the Data Protection Act 2018 and the European Union (Withdrawal) Act 2018 (“</w:t>
      </w:r>
      <w:r w:rsidRPr="00705799">
        <w:rPr>
          <w:rFonts w:ascii="Century Gothic" w:hAnsi="Century Gothic" w:cs="Arial"/>
          <w:b/>
          <w:bCs/>
        </w:rPr>
        <w:t>UK GDPR</w:t>
      </w:r>
      <w:r w:rsidRPr="00705799">
        <w:rPr>
          <w:rFonts w:ascii="Century Gothic" w:hAnsi="Century Gothic" w:cs="Arial"/>
        </w:rPr>
        <w:t>”),  the Privacy and Electronic Communications Regulations 2003, the E-Privacy Directive (2002/58/EC) and all applicable laws and regulations relating to the processing of Personal Data and privacy, including any legislation that replaces, repeals and/or supersedes any of the foregoing;</w:t>
      </w:r>
      <w:r w:rsidRPr="00705799">
        <w:rPr>
          <w:rFonts w:ascii="Century Gothic" w:hAnsi="Century Gothic" w:cs="Arial"/>
          <w:b/>
        </w:rPr>
        <w:t xml:space="preserve"> </w:t>
      </w:r>
    </w:p>
    <w:p w14:paraId="7228CB24" w14:textId="77777777" w:rsidR="00705799" w:rsidRPr="00705799" w:rsidRDefault="00705799" w:rsidP="004E7441">
      <w:pPr>
        <w:pStyle w:val="BodyText2"/>
        <w:ind w:left="0"/>
        <w:rPr>
          <w:rFonts w:ascii="Century Gothic" w:hAnsi="Century Gothic"/>
        </w:rPr>
      </w:pPr>
    </w:p>
    <w:p w14:paraId="22061991" w14:textId="34951B38" w:rsidR="00705799" w:rsidRPr="00705799" w:rsidRDefault="00705799" w:rsidP="009A418A">
      <w:pPr>
        <w:pStyle w:val="Heading3"/>
        <w:numPr>
          <w:ilvl w:val="2"/>
          <w:numId w:val="43"/>
        </w:numPr>
        <w:rPr>
          <w:rFonts w:ascii="Century Gothic" w:hAnsi="Century Gothic" w:cs="Arial"/>
        </w:rPr>
      </w:pPr>
      <w:r w:rsidRPr="00705799">
        <w:rPr>
          <w:rFonts w:ascii="Century Gothic" w:hAnsi="Century Gothic" w:cs="Arial"/>
        </w:rPr>
        <w:t>“</w:t>
      </w:r>
      <w:r w:rsidRPr="00705799">
        <w:rPr>
          <w:rFonts w:ascii="Century Gothic" w:hAnsi="Century Gothic" w:cs="Arial"/>
          <w:b/>
        </w:rPr>
        <w:t>Controller</w:t>
      </w:r>
      <w:r w:rsidRPr="00705799">
        <w:rPr>
          <w:rFonts w:ascii="Century Gothic" w:hAnsi="Century Gothic" w:cs="Arial"/>
        </w:rPr>
        <w:t>”, “</w:t>
      </w:r>
      <w:r w:rsidRPr="00705799">
        <w:rPr>
          <w:rFonts w:ascii="Century Gothic" w:hAnsi="Century Gothic" w:cs="Arial"/>
          <w:b/>
        </w:rPr>
        <w:t>Processor</w:t>
      </w:r>
      <w:r w:rsidRPr="00705799">
        <w:rPr>
          <w:rFonts w:ascii="Century Gothic" w:hAnsi="Century Gothic" w:cs="Arial"/>
        </w:rPr>
        <w:t>”, “</w:t>
      </w:r>
      <w:r w:rsidRPr="00705799">
        <w:rPr>
          <w:rFonts w:ascii="Century Gothic" w:hAnsi="Century Gothic" w:cs="Arial"/>
          <w:b/>
        </w:rPr>
        <w:t>Data Protection Impact Assessment</w:t>
      </w:r>
      <w:r w:rsidRPr="00705799">
        <w:rPr>
          <w:rFonts w:ascii="Century Gothic" w:hAnsi="Century Gothic" w:cs="Arial"/>
        </w:rPr>
        <w:t>”, “</w:t>
      </w:r>
      <w:r w:rsidRPr="00705799">
        <w:rPr>
          <w:rFonts w:ascii="Century Gothic" w:hAnsi="Century Gothic" w:cs="Arial"/>
          <w:b/>
        </w:rPr>
        <w:t>Data Subject</w:t>
      </w:r>
      <w:r w:rsidRPr="00705799">
        <w:rPr>
          <w:rFonts w:ascii="Century Gothic" w:hAnsi="Century Gothic" w:cs="Arial"/>
        </w:rPr>
        <w:t>”, “</w:t>
      </w:r>
      <w:r w:rsidRPr="00705799">
        <w:rPr>
          <w:rFonts w:ascii="Century Gothic" w:hAnsi="Century Gothic" w:cs="Arial"/>
          <w:b/>
        </w:rPr>
        <w:t>Personal Data</w:t>
      </w:r>
      <w:r w:rsidR="00C271BD" w:rsidRPr="00705799">
        <w:rPr>
          <w:rFonts w:ascii="Century Gothic" w:hAnsi="Century Gothic" w:cs="Arial"/>
        </w:rPr>
        <w:t>”, “</w:t>
      </w:r>
      <w:r w:rsidRPr="00705799">
        <w:rPr>
          <w:rFonts w:ascii="Century Gothic" w:hAnsi="Century Gothic" w:cs="Arial"/>
          <w:b/>
        </w:rPr>
        <w:t>Processing</w:t>
      </w:r>
      <w:r w:rsidRPr="00705799">
        <w:rPr>
          <w:rFonts w:ascii="Century Gothic" w:hAnsi="Century Gothic" w:cs="Arial"/>
        </w:rPr>
        <w:t>” and “</w:t>
      </w:r>
      <w:r w:rsidRPr="00705799">
        <w:rPr>
          <w:rFonts w:ascii="Century Gothic" w:hAnsi="Century Gothic" w:cs="Arial"/>
          <w:b/>
        </w:rPr>
        <w:t>Supervisory Authority</w:t>
      </w:r>
      <w:r w:rsidRPr="00705799">
        <w:rPr>
          <w:rFonts w:ascii="Century Gothic" w:hAnsi="Century Gothic" w:cs="Arial"/>
        </w:rPr>
        <w:t>” shall have the same meanings as in the GDPR and UK GDPR, and their cognate terms shall be construed accordingly and “processed</w:t>
      </w:r>
      <w:proofErr w:type="gramStart"/>
      <w:r w:rsidRPr="00705799">
        <w:rPr>
          <w:rFonts w:ascii="Century Gothic" w:hAnsi="Century Gothic" w:cs="Arial"/>
        </w:rPr>
        <w:t>”</w:t>
      </w:r>
      <w:proofErr w:type="gramEnd"/>
      <w:r w:rsidRPr="00705799">
        <w:rPr>
          <w:rFonts w:ascii="Century Gothic" w:hAnsi="Century Gothic" w:cs="Arial"/>
        </w:rPr>
        <w:t xml:space="preserve"> and </w:t>
      </w:r>
      <w:r w:rsidRPr="00705799">
        <w:rPr>
          <w:rFonts w:ascii="Century Gothic" w:hAnsi="Century Gothic" w:cs="Arial"/>
        </w:rPr>
        <w:lastRenderedPageBreak/>
        <w:t>“process” shall be construed in accordance with the definition of “processing”;</w:t>
      </w:r>
    </w:p>
    <w:p w14:paraId="5F0FA252" w14:textId="77777777" w:rsidR="00705799" w:rsidRPr="00705799" w:rsidRDefault="00705799" w:rsidP="004E7441">
      <w:pPr>
        <w:pStyle w:val="BodyText2"/>
        <w:ind w:left="180"/>
        <w:rPr>
          <w:rFonts w:ascii="Century Gothic" w:hAnsi="Century Gothic"/>
        </w:rPr>
      </w:pPr>
    </w:p>
    <w:p w14:paraId="75D30B0A" w14:textId="77777777" w:rsidR="00705799" w:rsidRPr="00705799" w:rsidRDefault="00705799" w:rsidP="009A418A">
      <w:pPr>
        <w:pStyle w:val="Heading3"/>
        <w:numPr>
          <w:ilvl w:val="2"/>
          <w:numId w:val="43"/>
        </w:numPr>
        <w:rPr>
          <w:rFonts w:ascii="Century Gothic" w:hAnsi="Century Gothic" w:cs="Arial"/>
          <w:lang w:val="en-US"/>
        </w:rPr>
      </w:pPr>
      <w:r w:rsidRPr="00705799">
        <w:rPr>
          <w:rFonts w:ascii="Century Gothic" w:hAnsi="Century Gothic" w:cs="Arial"/>
          <w:lang w:val="en-US"/>
        </w:rPr>
        <w:t>“</w:t>
      </w:r>
      <w:r w:rsidRPr="00705799">
        <w:rPr>
          <w:rFonts w:ascii="Century Gothic" w:hAnsi="Century Gothic" w:cs="Arial"/>
          <w:b/>
          <w:bCs/>
          <w:lang w:val="en-US"/>
        </w:rPr>
        <w:t>Adequate Country</w:t>
      </w:r>
      <w:r w:rsidRPr="00705799">
        <w:rPr>
          <w:rFonts w:ascii="Century Gothic" w:hAnsi="Century Gothic" w:cs="Arial"/>
          <w:lang w:val="en-US"/>
        </w:rPr>
        <w:t>” means any country any country or territory which (</w:t>
      </w:r>
      <w:proofErr w:type="spellStart"/>
      <w:r w:rsidRPr="00705799">
        <w:rPr>
          <w:rFonts w:ascii="Century Gothic" w:hAnsi="Century Gothic" w:cs="Arial"/>
          <w:lang w:val="en-US"/>
        </w:rPr>
        <w:t>i</w:t>
      </w:r>
      <w:proofErr w:type="spellEnd"/>
      <w:r w:rsidRPr="00705799">
        <w:rPr>
          <w:rFonts w:ascii="Century Gothic" w:hAnsi="Century Gothic" w:cs="Arial"/>
          <w:lang w:val="en-US"/>
        </w:rPr>
        <w:t xml:space="preserve">) for transfers subject to UK GDPR, is outside the UK; and (ii) for transfers subject to GDPR, is outside the EEA, which has been determined as providing an adequate level of protection for personal data under Article 45 of the GDPR or UK GDPR, as </w:t>
      </w:r>
      <w:proofErr w:type="gramStart"/>
      <w:r w:rsidRPr="00705799">
        <w:rPr>
          <w:rFonts w:ascii="Century Gothic" w:hAnsi="Century Gothic" w:cs="Arial"/>
          <w:lang w:val="en-US"/>
        </w:rPr>
        <w:t>applicable;</w:t>
      </w:r>
      <w:proofErr w:type="gramEnd"/>
    </w:p>
    <w:p w14:paraId="3C5B6403" w14:textId="77777777" w:rsidR="00705799" w:rsidRPr="00705799" w:rsidRDefault="00705799" w:rsidP="004E7441">
      <w:pPr>
        <w:rPr>
          <w:rFonts w:ascii="Century Gothic" w:hAnsi="Century Gothic"/>
          <w:lang w:val="en-US"/>
        </w:rPr>
      </w:pPr>
    </w:p>
    <w:p w14:paraId="191897CA" w14:textId="5D53B5B2" w:rsidR="00705799" w:rsidRPr="00705799" w:rsidRDefault="00705799" w:rsidP="009A418A">
      <w:pPr>
        <w:pStyle w:val="Heading3"/>
        <w:numPr>
          <w:ilvl w:val="2"/>
          <w:numId w:val="43"/>
        </w:numPr>
        <w:rPr>
          <w:rFonts w:ascii="Century Gothic" w:hAnsi="Century Gothic" w:cs="Arial"/>
          <w:lang w:val="en-US"/>
        </w:rPr>
      </w:pPr>
      <w:r w:rsidRPr="00705799">
        <w:rPr>
          <w:rFonts w:ascii="Century Gothic" w:hAnsi="Century Gothic" w:cs="Arial"/>
          <w:lang w:val="en-US"/>
        </w:rPr>
        <w:t>"</w:t>
      </w:r>
      <w:r w:rsidRPr="00705799">
        <w:rPr>
          <w:rFonts w:ascii="Century Gothic" w:hAnsi="Century Gothic" w:cs="Arial"/>
          <w:b/>
          <w:bCs/>
          <w:lang w:val="en-US"/>
        </w:rPr>
        <w:t>EEA Controller to Controller SCCs</w:t>
      </w:r>
      <w:r w:rsidRPr="00705799">
        <w:rPr>
          <w:rFonts w:ascii="Century Gothic" w:hAnsi="Century Gothic" w:cs="Arial"/>
          <w:lang w:val="en-US"/>
        </w:rPr>
        <w:t xml:space="preserve">" means module one of the Standard Contractual Clauses approved by the European Commission Implementing Decision (EU) 2021/914 of 4 June 2021 incorporating the relevant articles, optional provisions and corresponding information as set out in Schedule </w:t>
      </w:r>
      <w:proofErr w:type="gramStart"/>
      <w:r w:rsidR="000064BE">
        <w:rPr>
          <w:rFonts w:ascii="Century Gothic" w:hAnsi="Century Gothic" w:cs="Arial"/>
          <w:lang w:val="en-US"/>
        </w:rPr>
        <w:t>1</w:t>
      </w:r>
      <w:r w:rsidR="00314A64">
        <w:rPr>
          <w:rFonts w:ascii="Century Gothic" w:hAnsi="Century Gothic" w:cs="Arial"/>
          <w:lang w:val="en-US"/>
        </w:rPr>
        <w:t>3</w:t>
      </w:r>
      <w:r w:rsidRPr="00705799">
        <w:rPr>
          <w:rFonts w:ascii="Century Gothic" w:hAnsi="Century Gothic" w:cs="Arial"/>
          <w:lang w:val="en-US"/>
        </w:rPr>
        <w:t>;</w:t>
      </w:r>
      <w:proofErr w:type="gramEnd"/>
    </w:p>
    <w:p w14:paraId="5F83EBE9" w14:textId="77777777" w:rsidR="00705799" w:rsidRPr="00705799" w:rsidRDefault="00705799" w:rsidP="004E7441">
      <w:pPr>
        <w:rPr>
          <w:rFonts w:ascii="Century Gothic" w:hAnsi="Century Gothic"/>
          <w:lang w:val="en-US"/>
        </w:rPr>
      </w:pPr>
    </w:p>
    <w:p w14:paraId="62FE2714" w14:textId="76945973" w:rsidR="00705799" w:rsidRPr="00705799" w:rsidRDefault="00705799" w:rsidP="009A418A">
      <w:pPr>
        <w:pStyle w:val="Heading3"/>
        <w:numPr>
          <w:ilvl w:val="2"/>
          <w:numId w:val="43"/>
        </w:numPr>
        <w:rPr>
          <w:rFonts w:ascii="Century Gothic" w:hAnsi="Century Gothic" w:cs="Arial"/>
          <w:lang w:val="en-US"/>
        </w:rPr>
      </w:pPr>
      <w:r w:rsidRPr="00705799">
        <w:rPr>
          <w:rFonts w:ascii="Century Gothic" w:hAnsi="Century Gothic" w:cs="Arial"/>
          <w:lang w:val="en-US"/>
        </w:rPr>
        <w:t>"</w:t>
      </w:r>
      <w:r w:rsidRPr="00705799">
        <w:rPr>
          <w:rFonts w:ascii="Century Gothic" w:hAnsi="Century Gothic" w:cs="Arial"/>
          <w:b/>
          <w:bCs/>
          <w:lang w:val="en-US"/>
        </w:rPr>
        <w:t>EEA Controller to Processor SCCs</w:t>
      </w:r>
      <w:r w:rsidRPr="00705799">
        <w:rPr>
          <w:rFonts w:ascii="Century Gothic" w:hAnsi="Century Gothic" w:cs="Arial"/>
          <w:lang w:val="en-US"/>
        </w:rPr>
        <w:t xml:space="preserve">" means module two of the Standard Contractual Clauses which is approved by the European Commission Implementing Decision (EU) 2021/914 of 4 June 2021 incorporating the relevant articles, optional provisions and corresponding information as set out in Schedule </w:t>
      </w:r>
      <w:proofErr w:type="gramStart"/>
      <w:r w:rsidR="000064BE">
        <w:rPr>
          <w:rFonts w:ascii="Century Gothic" w:hAnsi="Century Gothic" w:cs="Arial"/>
          <w:lang w:val="en-US"/>
        </w:rPr>
        <w:t>1</w:t>
      </w:r>
      <w:r w:rsidR="00314A64">
        <w:rPr>
          <w:rFonts w:ascii="Century Gothic" w:hAnsi="Century Gothic" w:cs="Arial"/>
          <w:lang w:val="en-US"/>
        </w:rPr>
        <w:t>3</w:t>
      </w:r>
      <w:r w:rsidRPr="00705799">
        <w:rPr>
          <w:rFonts w:ascii="Century Gothic" w:hAnsi="Century Gothic" w:cs="Arial"/>
          <w:lang w:val="en-US"/>
        </w:rPr>
        <w:t>;</w:t>
      </w:r>
      <w:proofErr w:type="gramEnd"/>
    </w:p>
    <w:p w14:paraId="4B2E1783" w14:textId="77777777" w:rsidR="00705799" w:rsidRPr="00F85206" w:rsidRDefault="00705799" w:rsidP="004E7441">
      <w:pPr>
        <w:rPr>
          <w:rFonts w:ascii="Century Gothic" w:hAnsi="Century Gothic"/>
          <w:sz w:val="20"/>
          <w:lang w:val="en-US"/>
        </w:rPr>
      </w:pPr>
    </w:p>
    <w:p w14:paraId="4248CFFC" w14:textId="77777777" w:rsidR="00705799" w:rsidRPr="00F85206" w:rsidRDefault="00705799" w:rsidP="009A418A">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Mandatory Clauses</w:t>
      </w:r>
      <w:r w:rsidRPr="00F85206">
        <w:rPr>
          <w:rFonts w:ascii="Century Gothic" w:hAnsi="Century Gothic" w:cs="Arial"/>
          <w:lang w:val="en-US"/>
        </w:rPr>
        <w:t xml:space="preserve">" means Part 2: Mandatory Clauses of the Approved Addendum, being the template Addendum B.1.0 issued by the ICO and laid before Parliament in accordance with s119A of the Data Protection Act 2018 on 2 February 2022, as it is revised under Section </w:t>
      </w:r>
      <w:r w:rsidRPr="00F85206">
        <w:rPr>
          <w:rFonts w:cs="Arial"/>
          <w:lang w:val="en-US"/>
        </w:rPr>
        <w:t>‎</w:t>
      </w:r>
      <w:r w:rsidRPr="00F85206">
        <w:rPr>
          <w:rFonts w:ascii="Century Gothic" w:hAnsi="Century Gothic" w:cs="Arial"/>
          <w:lang w:val="en-US"/>
        </w:rPr>
        <w:t xml:space="preserve">18 of those Mandatory </w:t>
      </w:r>
      <w:proofErr w:type="gramStart"/>
      <w:r w:rsidRPr="00F85206">
        <w:rPr>
          <w:rFonts w:ascii="Century Gothic" w:hAnsi="Century Gothic" w:cs="Arial"/>
          <w:lang w:val="en-US"/>
        </w:rPr>
        <w:t>Clauses;</w:t>
      </w:r>
      <w:proofErr w:type="gramEnd"/>
    </w:p>
    <w:p w14:paraId="7E5FD6C0" w14:textId="77777777" w:rsidR="00705799" w:rsidRPr="00F85206" w:rsidRDefault="00705799" w:rsidP="004E7441">
      <w:pPr>
        <w:rPr>
          <w:rFonts w:ascii="Century Gothic" w:hAnsi="Century Gothic"/>
          <w:sz w:val="20"/>
          <w:lang w:val="en-US"/>
        </w:rPr>
      </w:pPr>
    </w:p>
    <w:p w14:paraId="3DBE8CA5" w14:textId="77777777" w:rsidR="00705799" w:rsidRPr="00F85206" w:rsidRDefault="00705799" w:rsidP="009A418A">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Standard Contractual Clauses</w:t>
      </w:r>
      <w:r w:rsidRPr="00F85206">
        <w:rPr>
          <w:rFonts w:ascii="Century Gothic" w:hAnsi="Century Gothic" w:cs="Arial"/>
          <w:lang w:val="en-US"/>
        </w:rPr>
        <w:t xml:space="preserve">" means the EEA Controller to Controller SCCs, the EEA Controller to Processor SCCs, the UK Controller to Controller SCCs, and the UK Controller to Processor SCCs, as </w:t>
      </w:r>
      <w:proofErr w:type="gramStart"/>
      <w:r w:rsidRPr="00F85206">
        <w:rPr>
          <w:rFonts w:ascii="Century Gothic" w:hAnsi="Century Gothic" w:cs="Arial"/>
          <w:lang w:val="en-US"/>
        </w:rPr>
        <w:t>applicable;</w:t>
      </w:r>
      <w:proofErr w:type="gramEnd"/>
    </w:p>
    <w:p w14:paraId="52266A63" w14:textId="77777777" w:rsidR="00705799" w:rsidRPr="00F85206" w:rsidRDefault="00705799" w:rsidP="004E7441">
      <w:pPr>
        <w:rPr>
          <w:rFonts w:ascii="Century Gothic" w:hAnsi="Century Gothic"/>
          <w:sz w:val="20"/>
          <w:lang w:val="en-US"/>
        </w:rPr>
      </w:pPr>
    </w:p>
    <w:p w14:paraId="26CC26A4" w14:textId="77777777" w:rsidR="00705799" w:rsidRPr="00F85206" w:rsidRDefault="00705799" w:rsidP="009A418A">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UK Addendum</w:t>
      </w:r>
      <w:r w:rsidRPr="00F85206">
        <w:rPr>
          <w:rFonts w:ascii="Century Gothic" w:hAnsi="Century Gothic" w:cs="Arial"/>
          <w:lang w:val="en-US"/>
        </w:rPr>
        <w:t xml:space="preserve">" means Part 1 of the template Addendum B.1.0 issued by the Information Commissioner's Office and laid before Parliament in accordance with s119A of the Data Protection Act 2018 on 2 February 2022 incorporating the details as set out in Schedule 10 together with the Mandatory </w:t>
      </w:r>
      <w:proofErr w:type="gramStart"/>
      <w:r w:rsidRPr="00F85206">
        <w:rPr>
          <w:rFonts w:ascii="Century Gothic" w:hAnsi="Century Gothic" w:cs="Arial"/>
          <w:lang w:val="en-US"/>
        </w:rPr>
        <w:t>Clauses;</w:t>
      </w:r>
      <w:proofErr w:type="gramEnd"/>
      <w:r w:rsidRPr="00F85206">
        <w:rPr>
          <w:rFonts w:ascii="Century Gothic" w:hAnsi="Century Gothic" w:cs="Arial"/>
          <w:lang w:val="en-US"/>
        </w:rPr>
        <w:t xml:space="preserve"> </w:t>
      </w:r>
    </w:p>
    <w:p w14:paraId="00F330C8" w14:textId="77777777" w:rsidR="00705799" w:rsidRPr="00F85206" w:rsidRDefault="00705799" w:rsidP="004E7441">
      <w:pPr>
        <w:rPr>
          <w:rFonts w:ascii="Century Gothic" w:hAnsi="Century Gothic"/>
          <w:sz w:val="20"/>
          <w:lang w:val="en-US"/>
        </w:rPr>
      </w:pPr>
    </w:p>
    <w:p w14:paraId="0CA31BE9" w14:textId="77777777" w:rsidR="00705799" w:rsidRPr="00F85206" w:rsidRDefault="00705799" w:rsidP="009A418A">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UK Controller to Controller SCCs</w:t>
      </w:r>
      <w:r w:rsidRPr="00F85206">
        <w:rPr>
          <w:rFonts w:ascii="Century Gothic" w:hAnsi="Century Gothic" w:cs="Arial"/>
          <w:lang w:val="en-US"/>
        </w:rPr>
        <w:t>" means the UK Addendum as appended to the EEA Controller to Controller SCCs that are incorporated into this Agreement; and</w:t>
      </w:r>
    </w:p>
    <w:p w14:paraId="68727669" w14:textId="77777777" w:rsidR="00705799" w:rsidRPr="00F85206" w:rsidRDefault="00705799" w:rsidP="004E7441">
      <w:pPr>
        <w:rPr>
          <w:rFonts w:ascii="Century Gothic" w:hAnsi="Century Gothic"/>
          <w:sz w:val="20"/>
          <w:lang w:val="en-US"/>
        </w:rPr>
      </w:pPr>
    </w:p>
    <w:p w14:paraId="0A358B67" w14:textId="77777777" w:rsidR="00705799" w:rsidRPr="00F85206" w:rsidRDefault="00705799" w:rsidP="009A418A">
      <w:pPr>
        <w:pStyle w:val="Heading3"/>
        <w:numPr>
          <w:ilvl w:val="2"/>
          <w:numId w:val="43"/>
        </w:numPr>
        <w:rPr>
          <w:rFonts w:ascii="Century Gothic" w:hAnsi="Century Gothic" w:cs="Arial"/>
          <w:lang w:val="en-US"/>
        </w:rPr>
      </w:pPr>
      <w:r w:rsidRPr="00F85206">
        <w:rPr>
          <w:rFonts w:ascii="Century Gothic" w:hAnsi="Century Gothic" w:cs="Arial"/>
          <w:lang w:val="en-US"/>
        </w:rPr>
        <w:t>"</w:t>
      </w:r>
      <w:r w:rsidRPr="00F85206">
        <w:rPr>
          <w:rFonts w:ascii="Century Gothic" w:hAnsi="Century Gothic" w:cs="Arial"/>
          <w:b/>
          <w:bCs/>
          <w:lang w:val="en-US"/>
        </w:rPr>
        <w:t>UK Controller to Processor SCCs</w:t>
      </w:r>
      <w:r w:rsidRPr="00F85206">
        <w:rPr>
          <w:rFonts w:ascii="Century Gothic" w:hAnsi="Century Gothic" w:cs="Arial"/>
          <w:lang w:val="en-US"/>
        </w:rPr>
        <w:t>" means the UK Addendum as appended to the EEA Controller to Processor SCCs that are incorporated in this Agreement.</w:t>
      </w:r>
    </w:p>
    <w:p w14:paraId="4331A3C4" w14:textId="77777777" w:rsidR="00705799" w:rsidRPr="00F85206" w:rsidRDefault="00705799" w:rsidP="0044367D">
      <w:pPr>
        <w:pStyle w:val="Heading2"/>
        <w:numPr>
          <w:ilvl w:val="0"/>
          <w:numId w:val="0"/>
        </w:numPr>
        <w:ind w:left="1430"/>
        <w:rPr>
          <w:rFonts w:ascii="Century Gothic" w:hAnsi="Century Gothic"/>
          <w:lang w:val="en-US"/>
        </w:rPr>
      </w:pPr>
    </w:p>
    <w:p w14:paraId="62647CA1" w14:textId="77777777" w:rsidR="00705799" w:rsidRPr="00F85206" w:rsidRDefault="00705799" w:rsidP="0044367D">
      <w:pPr>
        <w:pStyle w:val="Heading2"/>
        <w:rPr>
          <w:rFonts w:ascii="Century Gothic" w:hAnsi="Century Gothic" w:cs="Arial"/>
          <w:lang w:val="en-US"/>
        </w:rPr>
      </w:pPr>
      <w:bookmarkStart w:id="78" w:name="_Hlk129014133"/>
      <w:r w:rsidRPr="0C33B580">
        <w:rPr>
          <w:rFonts w:ascii="Century Gothic" w:hAnsi="Century Gothic" w:cs="Arial"/>
          <w:lang w:val="en-US"/>
        </w:rPr>
        <w:t xml:space="preserve">Each Party will comply with their respective obligations under DP Law. This clause is in addition to, and does not relieve, </w:t>
      </w:r>
      <w:proofErr w:type="gramStart"/>
      <w:r w:rsidRPr="0C33B580">
        <w:rPr>
          <w:rFonts w:ascii="Century Gothic" w:hAnsi="Century Gothic" w:cs="Arial"/>
          <w:lang w:val="en-US"/>
        </w:rPr>
        <w:t>remove</w:t>
      </w:r>
      <w:proofErr w:type="gramEnd"/>
      <w:r w:rsidRPr="0C33B580">
        <w:rPr>
          <w:rFonts w:ascii="Century Gothic" w:hAnsi="Century Gothic" w:cs="Arial"/>
          <w:lang w:val="en-US"/>
        </w:rPr>
        <w:t xml:space="preserve"> or replace, a Party’s obligations under the DP Law.</w:t>
      </w:r>
    </w:p>
    <w:p w14:paraId="440E11F1" w14:textId="77777777" w:rsidR="00705799" w:rsidRPr="00F85206" w:rsidRDefault="00705799" w:rsidP="00705799">
      <w:pPr>
        <w:pStyle w:val="BodyText2"/>
        <w:rPr>
          <w:rFonts w:ascii="Century Gothic" w:hAnsi="Century Gothic"/>
          <w:sz w:val="20"/>
          <w:lang w:val="en-US"/>
        </w:rPr>
      </w:pPr>
    </w:p>
    <w:p w14:paraId="6AD32224" w14:textId="2DC01FF0" w:rsidR="00705799" w:rsidRPr="00F85206" w:rsidRDefault="00B03967" w:rsidP="009A418A">
      <w:pPr>
        <w:pStyle w:val="Heading2"/>
        <w:numPr>
          <w:ilvl w:val="1"/>
          <w:numId w:val="16"/>
        </w:numPr>
        <w:rPr>
          <w:rFonts w:ascii="Century Gothic" w:hAnsi="Century Gothic"/>
          <w:lang w:val="en-US"/>
        </w:rPr>
      </w:pPr>
      <w:bookmarkStart w:id="79" w:name="_Ref138404968"/>
      <w:bookmarkEnd w:id="78"/>
      <w:r w:rsidRPr="00F85206">
        <w:rPr>
          <w:rFonts w:ascii="Century Gothic" w:hAnsi="Century Gothic"/>
          <w:lang w:val="en-US"/>
        </w:rPr>
        <w:t>Except</w:t>
      </w:r>
      <w:r w:rsidR="00705799" w:rsidRPr="00F85206">
        <w:rPr>
          <w:rFonts w:ascii="Century Gothic" w:hAnsi="Century Gothic"/>
          <w:lang w:val="en-US"/>
        </w:rPr>
        <w:t xml:space="preserve"> to the extent the Supplier operates as a Processor pursuant to Clause </w:t>
      </w:r>
      <w:r w:rsidR="00705799" w:rsidRPr="00F85206">
        <w:rPr>
          <w:rFonts w:ascii="Century Gothic" w:hAnsi="Century Gothic"/>
          <w:lang w:val="en-US"/>
        </w:rPr>
        <w:fldChar w:fldCharType="begin"/>
      </w:r>
      <w:r w:rsidR="00705799" w:rsidRPr="00F85206">
        <w:rPr>
          <w:rFonts w:ascii="Century Gothic" w:hAnsi="Century Gothic"/>
          <w:lang w:val="en-US"/>
        </w:rPr>
        <w:instrText xml:space="preserve"> REF _Ref138262526 \r \h  \* MERGEFORMAT </w:instrText>
      </w:r>
      <w:r w:rsidR="00705799" w:rsidRPr="00F85206">
        <w:rPr>
          <w:rFonts w:ascii="Century Gothic" w:hAnsi="Century Gothic"/>
          <w:lang w:val="en-US"/>
        </w:rPr>
      </w:r>
      <w:r w:rsidR="00705799" w:rsidRPr="00F85206">
        <w:rPr>
          <w:rFonts w:ascii="Century Gothic" w:hAnsi="Century Gothic"/>
          <w:lang w:val="en-US"/>
        </w:rPr>
        <w:fldChar w:fldCharType="separate"/>
      </w:r>
      <w:r w:rsidR="00183B32">
        <w:rPr>
          <w:rFonts w:ascii="Century Gothic" w:hAnsi="Century Gothic"/>
          <w:lang w:val="en-US"/>
        </w:rPr>
        <w:t>31</w:t>
      </w:r>
      <w:r w:rsidR="00705799" w:rsidRPr="00F85206">
        <w:rPr>
          <w:rFonts w:ascii="Century Gothic" w:hAnsi="Century Gothic"/>
          <w:lang w:val="en-US"/>
        </w:rPr>
        <w:t>.6</w:t>
      </w:r>
      <w:r w:rsidR="00705799" w:rsidRPr="00F85206">
        <w:rPr>
          <w:rFonts w:ascii="Century Gothic" w:hAnsi="Century Gothic"/>
          <w:lang w:val="en-US"/>
        </w:rPr>
        <w:fldChar w:fldCharType="end"/>
      </w:r>
      <w:r w:rsidR="00705799" w:rsidRPr="00F85206">
        <w:rPr>
          <w:rFonts w:ascii="Century Gothic" w:hAnsi="Century Gothic"/>
          <w:lang w:val="en-US"/>
        </w:rPr>
        <w:t xml:space="preserve"> below, the Parties acknowledge and agree that, in respect of any Personal Data transferred pursuant to this Agreement, each Party independently determines its own means of the Processing of such Personal Data (and in such circumstances each Party is an independent Controller and subject to Clause </w:t>
      </w:r>
      <w:r w:rsidR="00705799" w:rsidRPr="00F85206">
        <w:rPr>
          <w:rFonts w:ascii="Century Gothic" w:hAnsi="Century Gothic"/>
          <w:lang w:val="en-US"/>
        </w:rPr>
        <w:fldChar w:fldCharType="begin"/>
      </w:r>
      <w:r w:rsidR="00705799" w:rsidRPr="00F85206">
        <w:rPr>
          <w:rFonts w:ascii="Century Gothic" w:hAnsi="Century Gothic"/>
          <w:lang w:val="en-US"/>
        </w:rPr>
        <w:instrText xml:space="preserve"> REF _Ref138262526 \w \h  \* MERGEFORMAT </w:instrText>
      </w:r>
      <w:r w:rsidR="00705799" w:rsidRPr="00F85206">
        <w:rPr>
          <w:rFonts w:ascii="Century Gothic" w:hAnsi="Century Gothic"/>
          <w:lang w:val="en-US"/>
        </w:rPr>
      </w:r>
      <w:r w:rsidR="00705799" w:rsidRPr="00F85206">
        <w:rPr>
          <w:rFonts w:ascii="Century Gothic" w:hAnsi="Century Gothic"/>
          <w:lang w:val="en-US"/>
        </w:rPr>
        <w:fldChar w:fldCharType="separate"/>
      </w:r>
      <w:r w:rsidR="00183B32">
        <w:rPr>
          <w:rFonts w:ascii="Century Gothic" w:hAnsi="Century Gothic"/>
          <w:lang w:val="en-US"/>
        </w:rPr>
        <w:t>31</w:t>
      </w:r>
      <w:r w:rsidR="00705799" w:rsidRPr="00F85206">
        <w:rPr>
          <w:rFonts w:ascii="Century Gothic" w:hAnsi="Century Gothic"/>
          <w:lang w:val="en-US"/>
        </w:rPr>
        <w:t>.6</w:t>
      </w:r>
      <w:r w:rsidR="00705799" w:rsidRPr="00F85206">
        <w:rPr>
          <w:rFonts w:ascii="Century Gothic" w:hAnsi="Century Gothic"/>
          <w:lang w:val="en-US"/>
        </w:rPr>
        <w:fldChar w:fldCharType="end"/>
      </w:r>
      <w:r w:rsidR="00705799" w:rsidRPr="00F85206">
        <w:rPr>
          <w:rFonts w:ascii="Century Gothic" w:hAnsi="Century Gothic"/>
          <w:lang w:val="en-US"/>
        </w:rPr>
        <w:t xml:space="preserve">, nothing in this Agreement shall construe the Supplier to </w:t>
      </w:r>
      <w:r w:rsidR="00705799" w:rsidRPr="00F85206">
        <w:rPr>
          <w:rFonts w:ascii="Century Gothic" w:hAnsi="Century Gothic"/>
          <w:lang w:val="en-US"/>
        </w:rPr>
        <w:lastRenderedPageBreak/>
        <w:t>be a Processor acting on behalf of Virgin, or that Virgin and Supplier are joint Controllers).</w:t>
      </w:r>
      <w:bookmarkEnd w:id="79"/>
    </w:p>
    <w:p w14:paraId="40D1A5E1" w14:textId="77777777" w:rsidR="00705799" w:rsidRPr="00F85206" w:rsidRDefault="00705799" w:rsidP="0044367D">
      <w:pPr>
        <w:pStyle w:val="Heading2"/>
        <w:numPr>
          <w:ilvl w:val="0"/>
          <w:numId w:val="0"/>
        </w:numPr>
        <w:ind w:left="1430"/>
        <w:rPr>
          <w:rFonts w:ascii="Century Gothic" w:hAnsi="Century Gothic"/>
          <w:lang w:val="en-US"/>
        </w:rPr>
      </w:pPr>
      <w:bookmarkStart w:id="80" w:name="_Hlk129014088"/>
    </w:p>
    <w:p w14:paraId="45D58AAB" w14:textId="77777777" w:rsidR="00705799" w:rsidRPr="00F85206" w:rsidRDefault="00705799" w:rsidP="009A418A">
      <w:pPr>
        <w:pStyle w:val="Heading2"/>
        <w:numPr>
          <w:ilvl w:val="1"/>
          <w:numId w:val="16"/>
        </w:numPr>
        <w:rPr>
          <w:rFonts w:ascii="Century Gothic" w:hAnsi="Century Gothic"/>
          <w:lang w:val="en-US"/>
        </w:rPr>
      </w:pPr>
      <w:bookmarkStart w:id="81" w:name="_Ref138262570"/>
      <w:bookmarkStart w:id="82" w:name="_Hlk129014156"/>
      <w:r w:rsidRPr="00F85206">
        <w:rPr>
          <w:rFonts w:ascii="Century Gothic" w:hAnsi="Century Gothic"/>
          <w:lang w:val="en-US"/>
        </w:rPr>
        <w:t xml:space="preserve">In its capacity as Controller under this Agreement, Supplier hereby warrants, </w:t>
      </w:r>
      <w:proofErr w:type="gramStart"/>
      <w:r w:rsidRPr="00F85206">
        <w:rPr>
          <w:rFonts w:ascii="Century Gothic" w:hAnsi="Century Gothic"/>
          <w:lang w:val="en-US"/>
        </w:rPr>
        <w:t>represents</w:t>
      </w:r>
      <w:proofErr w:type="gramEnd"/>
      <w:r w:rsidRPr="00F85206">
        <w:rPr>
          <w:rFonts w:ascii="Century Gothic" w:hAnsi="Century Gothic"/>
          <w:lang w:val="en-US"/>
        </w:rPr>
        <w:t xml:space="preserve"> and undertakes that it shall:</w:t>
      </w:r>
      <w:bookmarkEnd w:id="81"/>
    </w:p>
    <w:bookmarkEnd w:id="82"/>
    <w:p w14:paraId="2C35AB79" w14:textId="77777777" w:rsidR="00705799" w:rsidRPr="00F85206" w:rsidRDefault="00705799" w:rsidP="00B03967">
      <w:pPr>
        <w:pStyle w:val="Heading2"/>
        <w:numPr>
          <w:ilvl w:val="0"/>
          <w:numId w:val="0"/>
        </w:numPr>
        <w:ind w:left="1430"/>
        <w:rPr>
          <w:rFonts w:ascii="Century Gothic" w:hAnsi="Century Gothic" w:cs="Calibri"/>
          <w:bCs/>
          <w:iCs/>
          <w:highlight w:val="yellow"/>
        </w:rPr>
      </w:pPr>
    </w:p>
    <w:p w14:paraId="3F3DFDF5" w14:textId="77777777" w:rsidR="00B03967" w:rsidRPr="00F85206" w:rsidRDefault="00705799" w:rsidP="009A418A">
      <w:pPr>
        <w:pStyle w:val="Heading2"/>
        <w:numPr>
          <w:ilvl w:val="0"/>
          <w:numId w:val="44"/>
        </w:numPr>
        <w:rPr>
          <w:rFonts w:ascii="Century Gothic" w:hAnsi="Century Gothic"/>
          <w:lang w:val="en-US"/>
        </w:rPr>
      </w:pPr>
      <w:r w:rsidRPr="00F85206">
        <w:rPr>
          <w:rFonts w:ascii="Century Gothic" w:hAnsi="Century Gothic"/>
          <w:lang w:val="en-US"/>
        </w:rPr>
        <w:t xml:space="preserve">provide Virgin with reasonable assistance and co-operation upon request to enable Virgin to comply with its obligations under DP Law in respect of the processing of Personal Data undertaken by Supplier in connection with this </w:t>
      </w:r>
      <w:proofErr w:type="gramStart"/>
      <w:r w:rsidRPr="00F85206">
        <w:rPr>
          <w:rFonts w:ascii="Century Gothic" w:hAnsi="Century Gothic"/>
          <w:lang w:val="en-US"/>
        </w:rPr>
        <w:t>Agreement;</w:t>
      </w:r>
      <w:proofErr w:type="gramEnd"/>
      <w:r w:rsidRPr="00F85206">
        <w:rPr>
          <w:rFonts w:ascii="Century Gothic" w:hAnsi="Century Gothic"/>
          <w:lang w:val="en-US"/>
        </w:rPr>
        <w:t xml:space="preserve"> </w:t>
      </w:r>
    </w:p>
    <w:p w14:paraId="5229C48F" w14:textId="77777777" w:rsidR="00B03967" w:rsidRPr="00F85206" w:rsidRDefault="00B03967" w:rsidP="00B03967">
      <w:pPr>
        <w:pStyle w:val="Heading2"/>
        <w:numPr>
          <w:ilvl w:val="0"/>
          <w:numId w:val="0"/>
        </w:numPr>
        <w:ind w:left="1430"/>
        <w:rPr>
          <w:rFonts w:ascii="Century Gothic" w:hAnsi="Century Gothic"/>
          <w:lang w:val="en-US"/>
        </w:rPr>
      </w:pPr>
    </w:p>
    <w:p w14:paraId="53885160" w14:textId="2F9DC20A" w:rsidR="00705799" w:rsidRPr="00F85206" w:rsidRDefault="00705799" w:rsidP="009A418A">
      <w:pPr>
        <w:pStyle w:val="Heading2"/>
        <w:numPr>
          <w:ilvl w:val="0"/>
          <w:numId w:val="44"/>
        </w:numPr>
        <w:rPr>
          <w:rFonts w:ascii="Century Gothic" w:hAnsi="Century Gothic"/>
          <w:lang w:val="en-US"/>
        </w:rPr>
      </w:pPr>
      <w:r w:rsidRPr="00F85206">
        <w:rPr>
          <w:rFonts w:ascii="Century Gothic" w:hAnsi="Century Gothic"/>
          <w:lang w:val="en-US"/>
        </w:rPr>
        <w:t xml:space="preserve">take appropriate technical and </w:t>
      </w:r>
      <w:proofErr w:type="spellStart"/>
      <w:r w:rsidRPr="00F85206">
        <w:rPr>
          <w:rFonts w:ascii="Century Gothic" w:hAnsi="Century Gothic"/>
          <w:lang w:val="en-US"/>
        </w:rPr>
        <w:t>organisational</w:t>
      </w:r>
      <w:proofErr w:type="spellEnd"/>
      <w:r w:rsidRPr="00F85206">
        <w:rPr>
          <w:rFonts w:ascii="Century Gothic" w:hAnsi="Century Gothic"/>
          <w:lang w:val="en-US"/>
        </w:rPr>
        <w:t xml:space="preserve"> measures against </w:t>
      </w:r>
      <w:proofErr w:type="spellStart"/>
      <w:r w:rsidRPr="00F85206">
        <w:rPr>
          <w:rFonts w:ascii="Century Gothic" w:hAnsi="Century Gothic"/>
          <w:lang w:val="en-US"/>
        </w:rPr>
        <w:t>unauthorised</w:t>
      </w:r>
      <w:proofErr w:type="spellEnd"/>
      <w:r w:rsidRPr="00F85206">
        <w:rPr>
          <w:rFonts w:ascii="Century Gothic" w:hAnsi="Century Gothic"/>
          <w:lang w:val="en-US"/>
        </w:rPr>
        <w:t xml:space="preserve"> or unlawful Processing of the Personal Data and against accidental loss or destruction of, or damage to, Personal </w:t>
      </w:r>
      <w:proofErr w:type="gramStart"/>
      <w:r w:rsidRPr="00F85206">
        <w:rPr>
          <w:rFonts w:ascii="Century Gothic" w:hAnsi="Century Gothic"/>
          <w:lang w:val="en-US"/>
        </w:rPr>
        <w:t>Data;</w:t>
      </w:r>
      <w:proofErr w:type="gramEnd"/>
      <w:r w:rsidRPr="00F85206">
        <w:rPr>
          <w:rFonts w:ascii="Century Gothic" w:hAnsi="Century Gothic"/>
          <w:lang w:val="en-US"/>
        </w:rPr>
        <w:t xml:space="preserve"> </w:t>
      </w:r>
    </w:p>
    <w:p w14:paraId="2FA6C1FE" w14:textId="77777777" w:rsidR="00705799" w:rsidRPr="00F85206" w:rsidRDefault="00705799" w:rsidP="00B03967">
      <w:pPr>
        <w:pStyle w:val="Heading2"/>
        <w:numPr>
          <w:ilvl w:val="0"/>
          <w:numId w:val="0"/>
        </w:numPr>
        <w:ind w:left="1430"/>
        <w:rPr>
          <w:rFonts w:ascii="Century Gothic" w:hAnsi="Century Gothic" w:cs="Calibri"/>
          <w:bCs/>
          <w:iCs/>
          <w:highlight w:val="yellow"/>
        </w:rPr>
      </w:pPr>
    </w:p>
    <w:p w14:paraId="2B6CF941" w14:textId="77777777" w:rsidR="00705799" w:rsidRPr="00F85206" w:rsidRDefault="00705799" w:rsidP="009A418A">
      <w:pPr>
        <w:pStyle w:val="Heading2"/>
        <w:numPr>
          <w:ilvl w:val="0"/>
          <w:numId w:val="44"/>
        </w:numPr>
        <w:rPr>
          <w:rFonts w:ascii="Century Gothic" w:hAnsi="Century Gothic"/>
          <w:lang w:val="en-US"/>
        </w:rPr>
      </w:pPr>
      <w:bookmarkStart w:id="83" w:name="_Ref110424199"/>
      <w:r w:rsidRPr="00F85206">
        <w:rPr>
          <w:rFonts w:ascii="Century Gothic" w:hAnsi="Century Gothic"/>
          <w:lang w:val="en-US"/>
        </w:rPr>
        <w:t xml:space="preserve">notify Virgin immediately on becoming aware of any accidental or unlawful destruction, loss, alteration, </w:t>
      </w:r>
      <w:proofErr w:type="spellStart"/>
      <w:r w:rsidRPr="00F85206">
        <w:rPr>
          <w:rFonts w:ascii="Century Gothic" w:hAnsi="Century Gothic"/>
          <w:lang w:val="en-US"/>
        </w:rPr>
        <w:t>unauthorised</w:t>
      </w:r>
      <w:proofErr w:type="spellEnd"/>
      <w:r w:rsidRPr="00F85206">
        <w:rPr>
          <w:rFonts w:ascii="Century Gothic" w:hAnsi="Century Gothic"/>
          <w:lang w:val="en-US"/>
        </w:rPr>
        <w:t xml:space="preserve"> disclosure of or access to any Personal Data provided to or otherwise made available to Supplier by Virgin in connection with this Agreement; and</w:t>
      </w:r>
      <w:bookmarkEnd w:id="83"/>
    </w:p>
    <w:p w14:paraId="0EA2ED23" w14:textId="77777777" w:rsidR="00705799" w:rsidRPr="00F85206" w:rsidRDefault="00705799" w:rsidP="00B03967">
      <w:pPr>
        <w:pStyle w:val="Heading2"/>
        <w:numPr>
          <w:ilvl w:val="0"/>
          <w:numId w:val="0"/>
        </w:numPr>
        <w:ind w:left="1430"/>
        <w:rPr>
          <w:rFonts w:ascii="Century Gothic" w:hAnsi="Century Gothic"/>
          <w:lang w:val="en-US"/>
        </w:rPr>
      </w:pPr>
    </w:p>
    <w:p w14:paraId="1B7005E0" w14:textId="255FF651" w:rsidR="00705799" w:rsidRPr="00F85206" w:rsidRDefault="00705799" w:rsidP="009A418A">
      <w:pPr>
        <w:pStyle w:val="Heading2"/>
        <w:numPr>
          <w:ilvl w:val="0"/>
          <w:numId w:val="44"/>
        </w:numPr>
        <w:rPr>
          <w:rFonts w:ascii="Century Gothic" w:hAnsi="Century Gothic"/>
          <w:lang w:val="en-US"/>
        </w:rPr>
      </w:pPr>
      <w:r w:rsidRPr="00F85206">
        <w:rPr>
          <w:rFonts w:ascii="Century Gothic" w:hAnsi="Century Gothic"/>
          <w:lang w:val="en-US"/>
        </w:rPr>
        <w:t xml:space="preserve">provide Virgin with all reasonable assistance and co-operation Virgin may request in respect of assessing, mitigating and/or remediating any personal data breach notified to Virgin pursuant to Clause </w:t>
      </w:r>
      <w:r w:rsidRPr="00F85206">
        <w:rPr>
          <w:rFonts w:ascii="Century Gothic" w:hAnsi="Century Gothic"/>
          <w:lang w:val="en-US"/>
        </w:rPr>
        <w:fldChar w:fldCharType="begin"/>
      </w:r>
      <w:r w:rsidRPr="00F85206">
        <w:rPr>
          <w:rFonts w:ascii="Century Gothic" w:hAnsi="Century Gothic"/>
          <w:lang w:val="en-US"/>
        </w:rPr>
        <w:instrText xml:space="preserve"> REF _Ref138262570 \w \h  \* MERGEFORMAT </w:instrText>
      </w:r>
      <w:r w:rsidRPr="00F85206">
        <w:rPr>
          <w:rFonts w:ascii="Century Gothic" w:hAnsi="Century Gothic"/>
          <w:lang w:val="en-US"/>
        </w:rPr>
      </w:r>
      <w:r w:rsidRPr="00F85206">
        <w:rPr>
          <w:rFonts w:ascii="Century Gothic" w:hAnsi="Century Gothic"/>
          <w:lang w:val="en-US"/>
        </w:rPr>
        <w:fldChar w:fldCharType="separate"/>
      </w:r>
      <w:r w:rsidRPr="00F85206">
        <w:rPr>
          <w:rFonts w:ascii="Century Gothic" w:hAnsi="Century Gothic"/>
          <w:lang w:val="en-US"/>
        </w:rPr>
        <w:t>9.5</w:t>
      </w:r>
      <w:r w:rsidRPr="00F85206">
        <w:rPr>
          <w:rFonts w:ascii="Century Gothic" w:hAnsi="Century Gothic"/>
          <w:lang w:val="en-US"/>
        </w:rPr>
        <w:fldChar w:fldCharType="end"/>
      </w:r>
      <w:r w:rsidRPr="00F85206">
        <w:rPr>
          <w:rFonts w:ascii="Century Gothic" w:hAnsi="Century Gothic"/>
          <w:lang w:val="en-US"/>
        </w:rPr>
        <w:fldChar w:fldCharType="begin"/>
      </w:r>
      <w:r w:rsidRPr="00F85206">
        <w:rPr>
          <w:rFonts w:ascii="Century Gothic" w:hAnsi="Century Gothic"/>
          <w:lang w:val="en-US"/>
        </w:rPr>
        <w:instrText xml:space="preserve"> REF _Ref110424199 \w \h  \* MERGEFORMAT </w:instrText>
      </w:r>
      <w:r w:rsidRPr="00F85206">
        <w:rPr>
          <w:rFonts w:ascii="Century Gothic" w:hAnsi="Century Gothic"/>
          <w:lang w:val="en-US"/>
        </w:rPr>
      </w:r>
      <w:r w:rsidRPr="00F85206">
        <w:rPr>
          <w:rFonts w:ascii="Century Gothic" w:hAnsi="Century Gothic"/>
          <w:lang w:val="en-US"/>
        </w:rPr>
        <w:fldChar w:fldCharType="separate"/>
      </w:r>
      <w:r w:rsidRPr="00F85206">
        <w:rPr>
          <w:rFonts w:ascii="Century Gothic" w:hAnsi="Century Gothic"/>
          <w:lang w:val="en-US"/>
        </w:rPr>
        <w:t>(c)</w:t>
      </w:r>
      <w:r w:rsidRPr="00F85206">
        <w:rPr>
          <w:rFonts w:ascii="Century Gothic" w:hAnsi="Century Gothic"/>
          <w:lang w:val="en-US"/>
        </w:rPr>
        <w:fldChar w:fldCharType="end"/>
      </w:r>
      <w:r w:rsidRPr="00F85206">
        <w:rPr>
          <w:rFonts w:ascii="Century Gothic" w:hAnsi="Century Gothic"/>
          <w:lang w:val="en-US"/>
        </w:rPr>
        <w:t xml:space="preserve"> and to enable Virgin comply with any applicable notification obligations under DP Law.</w:t>
      </w:r>
    </w:p>
    <w:bookmarkEnd w:id="80"/>
    <w:p w14:paraId="339E11A8" w14:textId="77777777" w:rsidR="00705799" w:rsidRPr="00F85206" w:rsidRDefault="00705799" w:rsidP="00B03967">
      <w:pPr>
        <w:pStyle w:val="Heading2"/>
        <w:numPr>
          <w:ilvl w:val="0"/>
          <w:numId w:val="0"/>
        </w:numPr>
        <w:ind w:left="1430"/>
        <w:rPr>
          <w:rFonts w:ascii="Century Gothic" w:hAnsi="Century Gothic"/>
        </w:rPr>
      </w:pPr>
    </w:p>
    <w:p w14:paraId="5218251C" w14:textId="77777777" w:rsidR="00705799" w:rsidRPr="00F85206" w:rsidRDefault="00705799" w:rsidP="009A418A">
      <w:pPr>
        <w:pStyle w:val="Heading2"/>
        <w:numPr>
          <w:ilvl w:val="1"/>
          <w:numId w:val="1"/>
        </w:numPr>
        <w:rPr>
          <w:rFonts w:ascii="Century Gothic" w:hAnsi="Century Gothic" w:cs="Arial"/>
        </w:rPr>
      </w:pPr>
      <w:bookmarkStart w:id="84" w:name="_Ref138262526"/>
      <w:r w:rsidRPr="00F85206">
        <w:rPr>
          <w:rFonts w:ascii="Century Gothic" w:hAnsi="Century Gothic" w:cs="Arial"/>
        </w:rPr>
        <w:t xml:space="preserve">In its capacity as Processor under this Agreement, Supplier hereby warrants, </w:t>
      </w:r>
      <w:proofErr w:type="gramStart"/>
      <w:r w:rsidRPr="00F85206">
        <w:rPr>
          <w:rFonts w:ascii="Century Gothic" w:hAnsi="Century Gothic" w:cs="Arial"/>
        </w:rPr>
        <w:t>represents</w:t>
      </w:r>
      <w:proofErr w:type="gramEnd"/>
      <w:r w:rsidRPr="00F85206">
        <w:rPr>
          <w:rFonts w:ascii="Century Gothic" w:hAnsi="Century Gothic" w:cs="Arial"/>
        </w:rPr>
        <w:t xml:space="preserve"> and undertakes that it shall:</w:t>
      </w:r>
      <w:bookmarkEnd w:id="84"/>
    </w:p>
    <w:p w14:paraId="03547D2A" w14:textId="77777777" w:rsidR="00705799" w:rsidRPr="00F85206" w:rsidRDefault="00705799" w:rsidP="00705799">
      <w:pPr>
        <w:pStyle w:val="BodyText2"/>
        <w:rPr>
          <w:rFonts w:ascii="Century Gothic" w:hAnsi="Century Gothic" w:cs="Arial"/>
          <w:sz w:val="20"/>
        </w:rPr>
      </w:pPr>
    </w:p>
    <w:p w14:paraId="5B526D80" w14:textId="77777777" w:rsidR="00705799" w:rsidRPr="00183B32" w:rsidRDefault="00705799" w:rsidP="009A418A">
      <w:pPr>
        <w:pStyle w:val="Heading3"/>
        <w:numPr>
          <w:ilvl w:val="2"/>
          <w:numId w:val="177"/>
        </w:numPr>
        <w:spacing w:before="120"/>
        <w:rPr>
          <w:rFonts w:ascii="Century Gothic" w:hAnsi="Century Gothic" w:cs="Arial"/>
        </w:rPr>
      </w:pPr>
      <w:r w:rsidRPr="00183B32">
        <w:rPr>
          <w:rFonts w:ascii="Century Gothic" w:hAnsi="Century Gothic" w:cs="Arial"/>
        </w:rPr>
        <w:t>at all times implement and ensure that its agents, sub-contractors and employees implement appropriate physical, technical and organisational measures to protect Personal Data against unauthorised or unlawful Processing and against accidental loss, destruction of, or damage to, the Personal Data, taking into account the harm that might result from the unauthorised or unlawful Processing or accidental loss, destruction or damage and the nature of the Personal  Data to be protected, and having regard to the state of technological development and the cost of implementing any measures (including, where appropriate, pseudonymising and/or encrypting the Personal Data, ensuring the confidentiality, integrity, availability of the Personal Data and resilience of its systems and services, ensuring that availability of and access to Personal Data can be restored in a timely manner after an incident);</w:t>
      </w:r>
    </w:p>
    <w:p w14:paraId="043FBF04"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regularly assess and evaluate the effectiveness of the technical and organisational measures guaranteed above and report to Virgin at least once per calendar year and at any time on Virgin’s reasonable request, the results of its assessments and evaluations and any actions taken or planned to address any potential </w:t>
      </w:r>
      <w:proofErr w:type="gramStart"/>
      <w:r w:rsidRPr="00F85206">
        <w:rPr>
          <w:rFonts w:ascii="Century Gothic" w:hAnsi="Century Gothic" w:cs="Arial"/>
        </w:rPr>
        <w:t>deficiencies;</w:t>
      </w:r>
      <w:proofErr w:type="gramEnd"/>
    </w:p>
    <w:p w14:paraId="1C8FBC12"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at all times only Process the Personal Data in accordance with Virgin’s instructions from time to time unless the Processing is required by the DP Laws or any applicable law to which Supplier is subject (provided that Supplier notifies Virgin of such Processing unless notification is prohibited by the applicable law</w:t>
      </w:r>
      <w:proofErr w:type="gramStart"/>
      <w:r w:rsidRPr="00F85206">
        <w:rPr>
          <w:rFonts w:ascii="Century Gothic" w:hAnsi="Century Gothic" w:cs="Arial"/>
        </w:rPr>
        <w:t>);</w:t>
      </w:r>
      <w:proofErr w:type="gramEnd"/>
    </w:p>
    <w:p w14:paraId="512EBA2E"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not appoint or engage another Processor to Process the Personal Data (or disclose the Personal Data to another Processor) without Virgin’s prior written authorisation and if approved, only by </w:t>
      </w:r>
      <w:proofErr w:type="gramStart"/>
      <w:r w:rsidRPr="00F85206">
        <w:rPr>
          <w:rFonts w:ascii="Century Gothic" w:hAnsi="Century Gothic" w:cs="Arial"/>
        </w:rPr>
        <w:t>entering into</w:t>
      </w:r>
      <w:proofErr w:type="gramEnd"/>
      <w:r w:rsidRPr="00F85206">
        <w:rPr>
          <w:rFonts w:ascii="Century Gothic" w:hAnsi="Century Gothic" w:cs="Arial"/>
        </w:rPr>
        <w:t xml:space="preserve"> a </w:t>
      </w:r>
      <w:r w:rsidRPr="00F85206">
        <w:rPr>
          <w:rFonts w:ascii="Century Gothic" w:hAnsi="Century Gothic" w:cs="Arial"/>
        </w:rPr>
        <w:lastRenderedPageBreak/>
        <w:t xml:space="preserve">written contract incorporating terms which are substantially similar to those set out in this clause. The Supplier shall remain fully liable for all acts or omissions of any Processor appointed by </w:t>
      </w:r>
      <w:proofErr w:type="gramStart"/>
      <w:r w:rsidRPr="00F85206">
        <w:rPr>
          <w:rFonts w:ascii="Century Gothic" w:hAnsi="Century Gothic" w:cs="Arial"/>
        </w:rPr>
        <w:t>it;</w:t>
      </w:r>
      <w:proofErr w:type="gramEnd"/>
      <w:r w:rsidRPr="00F85206">
        <w:rPr>
          <w:rFonts w:ascii="Century Gothic" w:hAnsi="Century Gothic" w:cs="Arial"/>
        </w:rPr>
        <w:t xml:space="preserve">  </w:t>
      </w:r>
    </w:p>
    <w:p w14:paraId="08A96708"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ensure that all personnel who have access to and/or Process the Personal Data are obliged to keep the Personal Data </w:t>
      </w:r>
      <w:proofErr w:type="gramStart"/>
      <w:r w:rsidRPr="00F85206">
        <w:rPr>
          <w:rFonts w:ascii="Century Gothic" w:hAnsi="Century Gothic" w:cs="Arial"/>
        </w:rPr>
        <w:t>confidential;</w:t>
      </w:r>
      <w:proofErr w:type="gramEnd"/>
    </w:p>
    <w:p w14:paraId="65E25C18" w14:textId="77777777" w:rsidR="00705799" w:rsidRPr="00F85206" w:rsidRDefault="00705799" w:rsidP="009A418A">
      <w:pPr>
        <w:pStyle w:val="Heading3"/>
        <w:numPr>
          <w:ilvl w:val="2"/>
          <w:numId w:val="1"/>
        </w:numPr>
        <w:spacing w:before="120"/>
        <w:rPr>
          <w:rFonts w:ascii="Century Gothic" w:hAnsi="Century Gothic" w:cs="Arial"/>
        </w:rPr>
      </w:pPr>
      <w:bookmarkStart w:id="85" w:name="_Ref138405015"/>
      <w:r w:rsidRPr="00F85206">
        <w:rPr>
          <w:rFonts w:ascii="Century Gothic" w:hAnsi="Century Gothic" w:cs="Arial"/>
        </w:rPr>
        <w:t>notify Virgin immediately on becoming aware of any accidental or unlawful destruction, loss, alteration, unauthorised disclosure of or access to the Personal Data (a "</w:t>
      </w:r>
      <w:r w:rsidRPr="00F85206">
        <w:rPr>
          <w:rFonts w:ascii="Century Gothic" w:hAnsi="Century Gothic" w:cs="Arial"/>
          <w:b/>
          <w:bCs/>
        </w:rPr>
        <w:t>Personal Data Breach</w:t>
      </w:r>
      <w:r w:rsidRPr="00F85206">
        <w:rPr>
          <w:rFonts w:ascii="Century Gothic" w:hAnsi="Century Gothic" w:cs="Arial"/>
        </w:rPr>
        <w:t xml:space="preserve">") or any other kind of processing of Personal Data that does not comply with the provisions of this </w:t>
      </w:r>
      <w:proofErr w:type="gramStart"/>
      <w:r w:rsidRPr="00F85206">
        <w:rPr>
          <w:rFonts w:ascii="Century Gothic" w:hAnsi="Century Gothic" w:cs="Arial"/>
        </w:rPr>
        <w:t>Agreement;</w:t>
      </w:r>
      <w:bookmarkEnd w:id="85"/>
      <w:proofErr w:type="gramEnd"/>
      <w:r w:rsidRPr="00F85206">
        <w:rPr>
          <w:rFonts w:ascii="Century Gothic" w:hAnsi="Century Gothic" w:cs="Arial"/>
        </w:rPr>
        <w:t xml:space="preserve"> </w:t>
      </w:r>
    </w:p>
    <w:p w14:paraId="0D939488" w14:textId="77777777" w:rsidR="003742DF" w:rsidRPr="00F85206" w:rsidRDefault="003742DF" w:rsidP="003742DF">
      <w:pPr>
        <w:rPr>
          <w:rFonts w:ascii="Century Gothic" w:hAnsi="Century Gothic"/>
          <w:sz w:val="20"/>
        </w:rPr>
      </w:pPr>
    </w:p>
    <w:p w14:paraId="37F3FBC8" w14:textId="71295A96" w:rsidR="00705799" w:rsidRPr="00F85206" w:rsidRDefault="00705799" w:rsidP="009A418A">
      <w:pPr>
        <w:pStyle w:val="Heading3"/>
        <w:numPr>
          <w:ilvl w:val="2"/>
          <w:numId w:val="16"/>
        </w:numPr>
        <w:rPr>
          <w:rFonts w:ascii="Century Gothic" w:hAnsi="Century Gothic"/>
        </w:rPr>
      </w:pPr>
      <w:bookmarkStart w:id="86" w:name="_Hlk129014405"/>
      <w:r w:rsidRPr="00F85206">
        <w:rPr>
          <w:rFonts w:ascii="Century Gothic" w:hAnsi="Century Gothic"/>
        </w:rPr>
        <w:t xml:space="preserve">provide Virgin with all reasonable assistance and co-operation that Virgin may request in respect of assessing, mitigating and/or remediating Personal Data Breach notified to it pursuant to Clause </w:t>
      </w:r>
      <w:r w:rsidRPr="00F85206">
        <w:rPr>
          <w:rFonts w:ascii="Century Gothic" w:hAnsi="Century Gothic"/>
        </w:rPr>
        <w:fldChar w:fldCharType="begin"/>
      </w:r>
      <w:r w:rsidRPr="00F85206">
        <w:rPr>
          <w:rFonts w:ascii="Century Gothic" w:hAnsi="Century Gothic"/>
        </w:rPr>
        <w:instrText xml:space="preserve"> REF _Ref138405015 \w \h  \* MERGEFORMAT </w:instrText>
      </w:r>
      <w:r w:rsidRPr="00F85206">
        <w:rPr>
          <w:rFonts w:ascii="Century Gothic" w:hAnsi="Century Gothic"/>
        </w:rPr>
      </w:r>
      <w:r w:rsidRPr="00F85206">
        <w:rPr>
          <w:rFonts w:ascii="Century Gothic" w:hAnsi="Century Gothic"/>
        </w:rPr>
        <w:fldChar w:fldCharType="separate"/>
      </w:r>
      <w:r w:rsidRPr="00F85206">
        <w:rPr>
          <w:rFonts w:ascii="Century Gothic" w:hAnsi="Century Gothic"/>
        </w:rPr>
        <w:t>9.6(f)</w:t>
      </w:r>
      <w:r w:rsidRPr="00F85206">
        <w:rPr>
          <w:rFonts w:ascii="Century Gothic" w:hAnsi="Century Gothic"/>
        </w:rPr>
        <w:fldChar w:fldCharType="end"/>
      </w:r>
      <w:r w:rsidRPr="00F85206">
        <w:rPr>
          <w:rFonts w:ascii="Century Gothic" w:hAnsi="Century Gothic"/>
        </w:rPr>
        <w:t xml:space="preserve"> above and as otherwise may be necessary to enable Virgin to comply with any applicable notification obligations Virgin may have under DP Law, including:</w:t>
      </w:r>
      <w:bookmarkEnd w:id="86"/>
    </w:p>
    <w:p w14:paraId="260EF330" w14:textId="77777777" w:rsidR="00705799" w:rsidRPr="00F85206" w:rsidRDefault="00705799" w:rsidP="00705799">
      <w:pPr>
        <w:rPr>
          <w:rFonts w:ascii="Century Gothic" w:hAnsi="Century Gothic"/>
          <w:sz w:val="20"/>
        </w:rPr>
      </w:pPr>
    </w:p>
    <w:p w14:paraId="26942F83" w14:textId="77777777" w:rsidR="00705799" w:rsidRPr="00F85206" w:rsidRDefault="00705799" w:rsidP="009A418A">
      <w:pPr>
        <w:pStyle w:val="ListParagraph"/>
        <w:numPr>
          <w:ilvl w:val="0"/>
          <w:numId w:val="42"/>
        </w:numPr>
        <w:ind w:left="3240"/>
        <w:rPr>
          <w:rFonts w:ascii="Century Gothic" w:hAnsi="Century Gothic"/>
          <w:sz w:val="20"/>
        </w:rPr>
      </w:pPr>
      <w:r w:rsidRPr="00F85206">
        <w:rPr>
          <w:rFonts w:ascii="Century Gothic" w:hAnsi="Century Gothic"/>
          <w:sz w:val="20"/>
        </w:rPr>
        <w:t xml:space="preserve">co-operating with Virgin and any regulatory bodies, providing information on the Personal Data Breach; investigating the incident and its cause; and containing and recovering the compromised </w:t>
      </w:r>
      <w:proofErr w:type="gramStart"/>
      <w:r w:rsidRPr="00F85206">
        <w:rPr>
          <w:rFonts w:ascii="Century Gothic" w:hAnsi="Century Gothic"/>
          <w:sz w:val="20"/>
        </w:rPr>
        <w:t>data;</w:t>
      </w:r>
      <w:proofErr w:type="gramEnd"/>
      <w:r w:rsidRPr="00F85206">
        <w:rPr>
          <w:rFonts w:ascii="Century Gothic" w:hAnsi="Century Gothic"/>
          <w:sz w:val="20"/>
        </w:rPr>
        <w:t xml:space="preserve"> </w:t>
      </w:r>
    </w:p>
    <w:p w14:paraId="1DEF7B79" w14:textId="77777777" w:rsidR="00705799" w:rsidRPr="00F85206" w:rsidRDefault="00705799" w:rsidP="003742DF">
      <w:pPr>
        <w:pStyle w:val="ListParagraph"/>
        <w:ind w:left="3240"/>
        <w:rPr>
          <w:rFonts w:ascii="Century Gothic" w:hAnsi="Century Gothic"/>
          <w:sz w:val="20"/>
        </w:rPr>
      </w:pPr>
    </w:p>
    <w:p w14:paraId="0760A45B" w14:textId="77777777" w:rsidR="00705799" w:rsidRPr="00F85206" w:rsidRDefault="00705799" w:rsidP="009A418A">
      <w:pPr>
        <w:pStyle w:val="ListParagraph"/>
        <w:numPr>
          <w:ilvl w:val="0"/>
          <w:numId w:val="42"/>
        </w:numPr>
        <w:ind w:left="3240"/>
        <w:rPr>
          <w:rFonts w:ascii="Century Gothic" w:hAnsi="Century Gothic"/>
          <w:sz w:val="20"/>
        </w:rPr>
      </w:pPr>
      <w:r w:rsidRPr="00F85206">
        <w:rPr>
          <w:rFonts w:ascii="Century Gothic" w:hAnsi="Century Gothic"/>
          <w:sz w:val="20"/>
        </w:rPr>
        <w:t xml:space="preserve">coordinating with Virgin on the management of public relations and public statements relating to the Personal Data Breach. For the avoidance of doubt, the Supplier shall not make any public statement in relation to a Personal Data Breach without the consent of </w:t>
      </w:r>
      <w:proofErr w:type="gramStart"/>
      <w:r w:rsidRPr="00F85206">
        <w:rPr>
          <w:rFonts w:ascii="Century Gothic" w:hAnsi="Century Gothic"/>
          <w:sz w:val="20"/>
        </w:rPr>
        <w:t>Virgin</w:t>
      </w:r>
      <w:proofErr w:type="gramEnd"/>
    </w:p>
    <w:p w14:paraId="218DF0E8"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maintain and make available to Virgin on Virgin’s request all information necessary to demonstrate its compliance with this Agreement and permit Virgin or a representative appointed by Virgin to conduct audits and inspections of its information, records and </w:t>
      </w:r>
      <w:proofErr w:type="gramStart"/>
      <w:r w:rsidRPr="00F85206">
        <w:rPr>
          <w:rFonts w:ascii="Century Gothic" w:hAnsi="Century Gothic" w:cs="Arial"/>
        </w:rPr>
        <w:t>procedures;</w:t>
      </w:r>
      <w:proofErr w:type="gramEnd"/>
    </w:p>
    <w:p w14:paraId="5D5FB072"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notwithstanding the confidentiality provisions contained in clause </w:t>
      </w:r>
      <w:r w:rsidRPr="00F85206">
        <w:rPr>
          <w:rFonts w:ascii="Century Gothic" w:hAnsi="Century Gothic" w:cs="Arial"/>
        </w:rPr>
        <w:fldChar w:fldCharType="begin"/>
      </w:r>
      <w:r w:rsidRPr="00F85206">
        <w:rPr>
          <w:rFonts w:ascii="Century Gothic" w:hAnsi="Century Gothic" w:cs="Arial"/>
        </w:rPr>
        <w:instrText xml:space="preserve"> REF _Ref386450536 \r \h  \* MERGEFORMAT </w:instrText>
      </w:r>
      <w:r w:rsidRPr="00F85206">
        <w:rPr>
          <w:rFonts w:ascii="Century Gothic" w:hAnsi="Century Gothic" w:cs="Arial"/>
        </w:rPr>
      </w:r>
      <w:r w:rsidRPr="00F85206">
        <w:rPr>
          <w:rFonts w:ascii="Century Gothic" w:hAnsi="Century Gothic" w:cs="Arial"/>
        </w:rPr>
        <w:fldChar w:fldCharType="separate"/>
      </w:r>
      <w:r w:rsidRPr="00F85206">
        <w:rPr>
          <w:rFonts w:ascii="Century Gothic" w:hAnsi="Century Gothic" w:cs="Arial"/>
        </w:rPr>
        <w:t>8</w:t>
      </w:r>
      <w:r w:rsidRPr="00F85206">
        <w:rPr>
          <w:rFonts w:ascii="Century Gothic" w:hAnsi="Century Gothic" w:cs="Arial"/>
        </w:rPr>
        <w:fldChar w:fldCharType="end"/>
      </w:r>
      <w:r w:rsidRPr="00F85206">
        <w:rPr>
          <w:rFonts w:ascii="Century Gothic" w:hAnsi="Century Gothic" w:cs="Arial"/>
        </w:rPr>
        <w:t xml:space="preserve"> of this Agreement, not disclose, share, transfer, sell, assign, lease or otherwise dispose of any Personal Data other than as expressly permitted by this Agreement, the performance of Supplier’s obligations under this Agreement, or otherwise with Virgin’s prior written consent;</w:t>
      </w:r>
    </w:p>
    <w:p w14:paraId="3B010026"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process the personal Data in accordance with DP Law and do not do or permit anything to be done which might cause Virgin in any way to be in breach of DP </w:t>
      </w:r>
      <w:proofErr w:type="gramStart"/>
      <w:r w:rsidRPr="00F85206">
        <w:rPr>
          <w:rFonts w:ascii="Century Gothic" w:hAnsi="Century Gothic" w:cs="Arial"/>
        </w:rPr>
        <w:t>Law;</w:t>
      </w:r>
      <w:proofErr w:type="gramEnd"/>
      <w:r w:rsidRPr="00F85206">
        <w:rPr>
          <w:rFonts w:ascii="Century Gothic" w:hAnsi="Century Gothic" w:cs="Arial"/>
        </w:rPr>
        <w:t xml:space="preserve"> </w:t>
      </w:r>
    </w:p>
    <w:p w14:paraId="306F7983" w14:textId="77777777" w:rsidR="00705799" w:rsidRPr="00F85206" w:rsidRDefault="00705799" w:rsidP="009A418A">
      <w:pPr>
        <w:pStyle w:val="Heading3"/>
        <w:numPr>
          <w:ilvl w:val="2"/>
          <w:numId w:val="1"/>
        </w:numPr>
        <w:spacing w:before="120"/>
        <w:rPr>
          <w:rFonts w:ascii="Century Gothic" w:hAnsi="Century Gothic" w:cs="Arial"/>
        </w:rPr>
      </w:pPr>
      <w:proofErr w:type="gramStart"/>
      <w:r w:rsidRPr="00F85206">
        <w:rPr>
          <w:rFonts w:ascii="Century Gothic" w:hAnsi="Century Gothic" w:cs="Arial"/>
        </w:rPr>
        <w:t>assist  Virgin</w:t>
      </w:r>
      <w:proofErr w:type="gramEnd"/>
      <w:r w:rsidRPr="00F85206">
        <w:rPr>
          <w:rFonts w:ascii="Century Gothic" w:hAnsi="Century Gothic" w:cs="Arial"/>
        </w:rPr>
        <w:t xml:space="preserve"> in responding to any request from a Data Subject in respect of their rights and in ensuring compliance with its obligations under the DP Laws with respect to security, breach notifications, Data Protection Impact Assessments and consultations with Supervisory Authorities or regulators; and </w:t>
      </w:r>
    </w:p>
    <w:p w14:paraId="3F9569E9" w14:textId="77777777" w:rsidR="00705799" w:rsidRPr="00F85206" w:rsidRDefault="00705799" w:rsidP="009A418A">
      <w:pPr>
        <w:pStyle w:val="Heading3"/>
        <w:numPr>
          <w:ilvl w:val="2"/>
          <w:numId w:val="1"/>
        </w:numPr>
        <w:spacing w:before="120"/>
        <w:rPr>
          <w:rFonts w:ascii="Century Gothic" w:hAnsi="Century Gothic" w:cs="Arial"/>
        </w:rPr>
      </w:pPr>
      <w:r w:rsidRPr="00F85206">
        <w:rPr>
          <w:rFonts w:ascii="Century Gothic" w:hAnsi="Century Gothic" w:cs="Arial"/>
        </w:rPr>
        <w:t xml:space="preserve">cease Processing the Personal Data immediately upon termination or expiry of this Agreement and as soon as possible thereafter, at Virgin’s option, either return or delete the Personal Data and any copies of it or of the information it contains (unless required by the DP Laws or any applicable law to which Supplier is subject to store the Personal Data) and the Supplier shall confirm in writing that this clause has been complied with in full. </w:t>
      </w:r>
    </w:p>
    <w:p w14:paraId="620CE8E2" w14:textId="77777777" w:rsidR="00705799" w:rsidRPr="00F85206" w:rsidRDefault="00705799" w:rsidP="00705799">
      <w:pPr>
        <w:rPr>
          <w:rFonts w:ascii="Century Gothic" w:hAnsi="Century Gothic"/>
          <w:sz w:val="20"/>
        </w:rPr>
      </w:pPr>
    </w:p>
    <w:p w14:paraId="244F0CC1" w14:textId="77777777" w:rsidR="00705799" w:rsidRDefault="00705799" w:rsidP="009A418A">
      <w:pPr>
        <w:pStyle w:val="Heading2"/>
        <w:numPr>
          <w:ilvl w:val="1"/>
          <w:numId w:val="1"/>
        </w:numPr>
        <w:tabs>
          <w:tab w:val="clear" w:pos="1430"/>
        </w:tabs>
        <w:ind w:left="1440" w:hanging="360"/>
        <w:rPr>
          <w:rFonts w:ascii="Century Gothic" w:hAnsi="Century Gothic" w:cs="Arial"/>
        </w:rPr>
      </w:pPr>
      <w:bookmarkStart w:id="87" w:name="_Hlk129014830"/>
      <w:r w:rsidRPr="00F85206">
        <w:rPr>
          <w:rFonts w:ascii="Century Gothic" w:hAnsi="Century Gothic" w:cs="Arial"/>
        </w:rPr>
        <w:lastRenderedPageBreak/>
        <w:t>For the purposes of Article 28(3) of the GDPR, the:</w:t>
      </w:r>
    </w:p>
    <w:p w14:paraId="3AFC780C" w14:textId="77777777" w:rsidR="001E5B53" w:rsidRPr="001E5B53" w:rsidRDefault="001E5B53" w:rsidP="001E5B53">
      <w:pPr>
        <w:pStyle w:val="BodyText2"/>
      </w:pPr>
    </w:p>
    <w:p w14:paraId="07A91C1D" w14:textId="77777777" w:rsidR="00705799" w:rsidRPr="002E2755" w:rsidRDefault="00705799" w:rsidP="009A418A">
      <w:pPr>
        <w:pStyle w:val="Heading3"/>
        <w:numPr>
          <w:ilvl w:val="2"/>
          <w:numId w:val="1"/>
        </w:numPr>
        <w:rPr>
          <w:rFonts w:ascii="Century Gothic" w:hAnsi="Century Gothic" w:cs="Arial"/>
        </w:rPr>
      </w:pPr>
      <w:r w:rsidRPr="002E2755">
        <w:rPr>
          <w:rFonts w:ascii="Century Gothic" w:hAnsi="Century Gothic" w:cs="Arial"/>
        </w:rPr>
        <w:t xml:space="preserve">subject matter and duration of Processing of Personal Data by </w:t>
      </w:r>
      <w:proofErr w:type="gramStart"/>
      <w:r w:rsidRPr="002E2755">
        <w:rPr>
          <w:rFonts w:ascii="Century Gothic" w:hAnsi="Century Gothic" w:cs="Arial"/>
        </w:rPr>
        <w:t>Supplier;</w:t>
      </w:r>
      <w:proofErr w:type="gramEnd"/>
    </w:p>
    <w:p w14:paraId="7DA82965" w14:textId="77777777" w:rsidR="00705799" w:rsidRPr="00F85206" w:rsidRDefault="00705799" w:rsidP="009A418A">
      <w:pPr>
        <w:pStyle w:val="Heading3"/>
        <w:numPr>
          <w:ilvl w:val="2"/>
          <w:numId w:val="1"/>
        </w:numPr>
        <w:rPr>
          <w:rFonts w:ascii="Century Gothic" w:hAnsi="Century Gothic" w:cs="Arial"/>
        </w:rPr>
      </w:pPr>
      <w:r w:rsidRPr="00F85206">
        <w:rPr>
          <w:rFonts w:ascii="Century Gothic" w:hAnsi="Century Gothic" w:cs="Arial"/>
        </w:rPr>
        <w:t xml:space="preserve">nature and purpose of the Processing of Personal Data by </w:t>
      </w:r>
      <w:proofErr w:type="gramStart"/>
      <w:r w:rsidRPr="00F85206">
        <w:rPr>
          <w:rFonts w:ascii="Century Gothic" w:hAnsi="Century Gothic" w:cs="Arial"/>
        </w:rPr>
        <w:t>Supplier;</w:t>
      </w:r>
      <w:proofErr w:type="gramEnd"/>
    </w:p>
    <w:p w14:paraId="374915FB" w14:textId="77777777" w:rsidR="00705799" w:rsidRPr="00F85206" w:rsidRDefault="00705799" w:rsidP="009A418A">
      <w:pPr>
        <w:pStyle w:val="Heading3"/>
        <w:numPr>
          <w:ilvl w:val="2"/>
          <w:numId w:val="1"/>
        </w:numPr>
        <w:rPr>
          <w:rFonts w:ascii="Century Gothic" w:hAnsi="Century Gothic" w:cs="Arial"/>
        </w:rPr>
      </w:pPr>
      <w:r w:rsidRPr="00F85206">
        <w:rPr>
          <w:rFonts w:ascii="Century Gothic" w:hAnsi="Century Gothic" w:cs="Arial"/>
        </w:rPr>
        <w:t>types of Personal Data to be Processed by Supplier; and</w:t>
      </w:r>
    </w:p>
    <w:p w14:paraId="09DD15A1" w14:textId="77777777" w:rsidR="00705799" w:rsidRPr="00F85206" w:rsidRDefault="00705799" w:rsidP="009A418A">
      <w:pPr>
        <w:pStyle w:val="Heading3"/>
        <w:numPr>
          <w:ilvl w:val="2"/>
          <w:numId w:val="1"/>
        </w:numPr>
        <w:rPr>
          <w:rFonts w:ascii="Century Gothic" w:hAnsi="Century Gothic" w:cs="Arial"/>
        </w:rPr>
      </w:pPr>
      <w:r w:rsidRPr="00F85206">
        <w:rPr>
          <w:rFonts w:ascii="Century Gothic" w:hAnsi="Century Gothic" w:cs="Arial"/>
        </w:rPr>
        <w:t xml:space="preserve">categories of Data Subjects to whom the Personal Data relates, </w:t>
      </w:r>
    </w:p>
    <w:p w14:paraId="019373FE" w14:textId="68EF1311" w:rsidR="00705799" w:rsidRPr="00F85206" w:rsidRDefault="00705799" w:rsidP="00705799">
      <w:pPr>
        <w:pStyle w:val="Heading3"/>
        <w:spacing w:before="120"/>
        <w:ind w:left="720"/>
        <w:rPr>
          <w:rFonts w:ascii="Century Gothic" w:hAnsi="Century Gothic" w:cs="Arial"/>
        </w:rPr>
      </w:pPr>
      <w:r w:rsidRPr="00F85206">
        <w:rPr>
          <w:rFonts w:ascii="Century Gothic" w:hAnsi="Century Gothic" w:cs="Arial"/>
        </w:rPr>
        <w:t xml:space="preserve">under this Agreement is all as set out in Appendix 1 of Schedule </w:t>
      </w:r>
      <w:r w:rsidR="000064BE">
        <w:rPr>
          <w:rFonts w:ascii="Century Gothic" w:hAnsi="Century Gothic" w:cs="Arial"/>
        </w:rPr>
        <w:t>1</w:t>
      </w:r>
      <w:r w:rsidR="00314A64">
        <w:rPr>
          <w:rFonts w:ascii="Century Gothic" w:hAnsi="Century Gothic" w:cs="Arial"/>
        </w:rPr>
        <w:t>3</w:t>
      </w:r>
      <w:r w:rsidRPr="00F85206">
        <w:rPr>
          <w:rFonts w:ascii="Century Gothic" w:hAnsi="Century Gothic" w:cs="Arial"/>
        </w:rPr>
        <w:t xml:space="preserve"> of this Agreement. </w:t>
      </w:r>
    </w:p>
    <w:bookmarkEnd w:id="87"/>
    <w:p w14:paraId="10D59B16" w14:textId="77777777" w:rsidR="00705799" w:rsidRPr="00F85206" w:rsidRDefault="00705799" w:rsidP="00705799">
      <w:pPr>
        <w:tabs>
          <w:tab w:val="left" w:pos="720"/>
        </w:tabs>
        <w:outlineLvl w:val="2"/>
        <w:rPr>
          <w:rFonts w:ascii="Century Gothic" w:hAnsi="Century Gothic" w:cs="Arial"/>
          <w:sz w:val="20"/>
          <w:highlight w:val="yellow"/>
          <w:u w:val="single"/>
        </w:rPr>
      </w:pPr>
    </w:p>
    <w:p w14:paraId="6DAB5D3A" w14:textId="77777777" w:rsidR="00705799" w:rsidRPr="00F85206" w:rsidRDefault="00705799" w:rsidP="00705799">
      <w:pPr>
        <w:tabs>
          <w:tab w:val="left" w:pos="720"/>
        </w:tabs>
        <w:ind w:left="720" w:hanging="720"/>
        <w:outlineLvl w:val="2"/>
        <w:rPr>
          <w:rFonts w:ascii="Century Gothic" w:hAnsi="Century Gothic" w:cs="Arial"/>
          <w:b/>
          <w:bCs/>
          <w:sz w:val="20"/>
          <w:u w:val="single"/>
        </w:rPr>
      </w:pPr>
      <w:r w:rsidRPr="00F85206">
        <w:rPr>
          <w:rFonts w:ascii="Century Gothic" w:hAnsi="Century Gothic" w:cs="Arial"/>
          <w:b/>
          <w:bCs/>
          <w:sz w:val="20"/>
          <w:u w:val="single"/>
        </w:rPr>
        <w:t xml:space="preserve">EU international transfers </w:t>
      </w:r>
    </w:p>
    <w:p w14:paraId="6224754A" w14:textId="77777777" w:rsidR="00705799" w:rsidRPr="00F85206" w:rsidRDefault="00705799" w:rsidP="00705799">
      <w:pPr>
        <w:tabs>
          <w:tab w:val="left" w:pos="720"/>
        </w:tabs>
        <w:ind w:left="720" w:hanging="720"/>
        <w:outlineLvl w:val="2"/>
        <w:rPr>
          <w:rFonts w:ascii="Century Gothic" w:hAnsi="Century Gothic" w:cs="Arial"/>
          <w:b/>
          <w:bCs/>
          <w:sz w:val="20"/>
          <w:u w:val="single"/>
        </w:rPr>
      </w:pPr>
    </w:p>
    <w:p w14:paraId="2BB479D1" w14:textId="07F9DE45" w:rsidR="00705799" w:rsidRPr="00F85206" w:rsidRDefault="00705799" w:rsidP="009A418A">
      <w:pPr>
        <w:pStyle w:val="Heading2"/>
        <w:numPr>
          <w:ilvl w:val="1"/>
          <w:numId w:val="16"/>
        </w:numPr>
        <w:rPr>
          <w:rFonts w:ascii="Century Gothic" w:hAnsi="Century Gothic"/>
        </w:rPr>
      </w:pPr>
      <w:r w:rsidRPr="00F85206">
        <w:rPr>
          <w:rFonts w:ascii="Century Gothic" w:hAnsi="Century Gothic"/>
        </w:rPr>
        <w:t>To the extent that the GDPR applies to any Personal Data that is transferred or made accessible by or on behalf of Virgin in connection with this Agreement to Supplier in a location that is not either: (</w:t>
      </w:r>
      <w:proofErr w:type="spellStart"/>
      <w:r w:rsidRPr="00F85206">
        <w:rPr>
          <w:rFonts w:ascii="Century Gothic" w:hAnsi="Century Gothic"/>
        </w:rPr>
        <w:t>i</w:t>
      </w:r>
      <w:proofErr w:type="spellEnd"/>
      <w:r w:rsidRPr="00F85206">
        <w:rPr>
          <w:rFonts w:ascii="Century Gothic" w:hAnsi="Century Gothic"/>
        </w:rPr>
        <w:t>) in the EEA; nor (ii) an Adequate Country, and such transfer does not benefit from a derogation from the requirement to have in place appropriate safeguards under Article 46 of the GDPR (an "</w:t>
      </w:r>
      <w:r w:rsidRPr="00F85206">
        <w:rPr>
          <w:rFonts w:ascii="Century Gothic" w:hAnsi="Century Gothic"/>
          <w:b/>
          <w:bCs/>
        </w:rPr>
        <w:t>EU Restricted Transfer</w:t>
      </w:r>
      <w:r w:rsidRPr="00F85206">
        <w:rPr>
          <w:rFonts w:ascii="Century Gothic" w:hAnsi="Century Gothic"/>
        </w:rPr>
        <w:t xml:space="preserve">"), then the Parties will comply with Clause </w:t>
      </w:r>
      <w:r w:rsidRPr="00F85206">
        <w:rPr>
          <w:rFonts w:ascii="Century Gothic" w:hAnsi="Century Gothic"/>
        </w:rPr>
        <w:fldChar w:fldCharType="begin"/>
      </w:r>
      <w:r w:rsidRPr="00F85206">
        <w:rPr>
          <w:rFonts w:ascii="Century Gothic" w:hAnsi="Century Gothic"/>
        </w:rPr>
        <w:instrText xml:space="preserve"> REF _Ref110501243 \w \h  \* MERGEFORMAT </w:instrText>
      </w:r>
      <w:r w:rsidRPr="00F85206">
        <w:rPr>
          <w:rFonts w:ascii="Century Gothic" w:hAnsi="Century Gothic"/>
        </w:rPr>
      </w:r>
      <w:r w:rsidRPr="00F85206">
        <w:rPr>
          <w:rFonts w:ascii="Century Gothic" w:hAnsi="Century Gothic"/>
        </w:rPr>
        <w:fldChar w:fldCharType="separate"/>
      </w:r>
      <w:r w:rsidR="005C370C">
        <w:rPr>
          <w:rFonts w:ascii="Century Gothic" w:hAnsi="Century Gothic"/>
        </w:rPr>
        <w:t>31</w:t>
      </w:r>
      <w:r w:rsidRPr="00F85206">
        <w:rPr>
          <w:rFonts w:ascii="Century Gothic" w:hAnsi="Century Gothic"/>
        </w:rPr>
        <w:t>.9</w:t>
      </w:r>
      <w:r w:rsidRPr="00F85206">
        <w:rPr>
          <w:rFonts w:ascii="Century Gothic" w:hAnsi="Century Gothic"/>
        </w:rPr>
        <w:fldChar w:fldCharType="end"/>
      </w:r>
      <w:r w:rsidRPr="00F85206">
        <w:rPr>
          <w:rFonts w:ascii="Century Gothic" w:hAnsi="Century Gothic"/>
        </w:rPr>
        <w:t xml:space="preserve"> and </w:t>
      </w:r>
      <w:r w:rsidRPr="00F85206">
        <w:rPr>
          <w:rFonts w:ascii="Century Gothic" w:hAnsi="Century Gothic"/>
        </w:rPr>
        <w:fldChar w:fldCharType="begin"/>
      </w:r>
      <w:r w:rsidRPr="00F85206">
        <w:rPr>
          <w:rFonts w:ascii="Century Gothic" w:hAnsi="Century Gothic"/>
        </w:rPr>
        <w:instrText xml:space="preserve"> REF _Ref138262610 \w \h  \* MERGEFORMAT </w:instrText>
      </w:r>
      <w:r w:rsidRPr="00F85206">
        <w:rPr>
          <w:rFonts w:ascii="Century Gothic" w:hAnsi="Century Gothic"/>
        </w:rPr>
      </w:r>
      <w:r w:rsidRPr="00F85206">
        <w:rPr>
          <w:rFonts w:ascii="Century Gothic" w:hAnsi="Century Gothic"/>
        </w:rPr>
        <w:fldChar w:fldCharType="separate"/>
      </w:r>
      <w:r w:rsidR="005C370C">
        <w:rPr>
          <w:rFonts w:ascii="Century Gothic" w:hAnsi="Century Gothic"/>
        </w:rPr>
        <w:t>31</w:t>
      </w:r>
      <w:r w:rsidRPr="00F85206">
        <w:rPr>
          <w:rFonts w:ascii="Century Gothic" w:hAnsi="Century Gothic"/>
        </w:rPr>
        <w:t>.12</w:t>
      </w:r>
      <w:r w:rsidRPr="00F85206">
        <w:rPr>
          <w:rFonts w:ascii="Century Gothic" w:hAnsi="Century Gothic"/>
        </w:rPr>
        <w:fldChar w:fldCharType="end"/>
      </w:r>
      <w:r w:rsidRPr="00F85206">
        <w:rPr>
          <w:rFonts w:ascii="Century Gothic" w:hAnsi="Century Gothic"/>
        </w:rPr>
        <w:t>.</w:t>
      </w:r>
    </w:p>
    <w:p w14:paraId="45B209E9" w14:textId="77777777" w:rsidR="00705799" w:rsidRPr="00F85206" w:rsidRDefault="00705799" w:rsidP="003742DF">
      <w:pPr>
        <w:pStyle w:val="Heading2"/>
        <w:numPr>
          <w:ilvl w:val="0"/>
          <w:numId w:val="0"/>
        </w:numPr>
        <w:ind w:left="1430"/>
        <w:rPr>
          <w:rFonts w:ascii="Century Gothic" w:hAnsi="Century Gothic" w:cs="Calibri"/>
          <w:bCs/>
          <w:iCs/>
        </w:rPr>
      </w:pPr>
    </w:p>
    <w:p w14:paraId="5A331851" w14:textId="77777777" w:rsidR="00705799" w:rsidRPr="00F85206" w:rsidRDefault="00705799" w:rsidP="009A418A">
      <w:pPr>
        <w:pStyle w:val="Heading2"/>
        <w:numPr>
          <w:ilvl w:val="1"/>
          <w:numId w:val="16"/>
        </w:numPr>
        <w:rPr>
          <w:rFonts w:ascii="Century Gothic" w:hAnsi="Century Gothic"/>
        </w:rPr>
      </w:pPr>
      <w:r w:rsidRPr="00F85206">
        <w:rPr>
          <w:rFonts w:ascii="Century Gothic" w:hAnsi="Century Gothic"/>
        </w:rPr>
        <w:t xml:space="preserve"> </w:t>
      </w:r>
      <w:bookmarkStart w:id="88" w:name="_Ref110501243"/>
      <w:r w:rsidRPr="00F85206">
        <w:rPr>
          <w:rFonts w:ascii="Century Gothic" w:hAnsi="Century Gothic"/>
        </w:rPr>
        <w:t>In respect of EU Restricted Transfers:</w:t>
      </w:r>
      <w:bookmarkEnd w:id="88"/>
    </w:p>
    <w:p w14:paraId="7538D21C" w14:textId="77777777" w:rsidR="00705799" w:rsidRPr="00F85206" w:rsidRDefault="00705799" w:rsidP="003742DF">
      <w:pPr>
        <w:pStyle w:val="Heading2"/>
        <w:numPr>
          <w:ilvl w:val="0"/>
          <w:numId w:val="0"/>
        </w:numPr>
        <w:ind w:left="1430"/>
        <w:rPr>
          <w:rFonts w:ascii="Century Gothic" w:hAnsi="Century Gothic"/>
        </w:rPr>
      </w:pPr>
    </w:p>
    <w:p w14:paraId="1FE17196" w14:textId="48E613B2" w:rsidR="00705799" w:rsidRPr="005C370C" w:rsidRDefault="00705799" w:rsidP="009A418A">
      <w:pPr>
        <w:pStyle w:val="Heading3"/>
        <w:numPr>
          <w:ilvl w:val="2"/>
          <w:numId w:val="178"/>
        </w:numPr>
        <w:rPr>
          <w:rFonts w:ascii="Century Gothic" w:hAnsi="Century Gothic"/>
        </w:rPr>
      </w:pPr>
      <w:bookmarkStart w:id="89" w:name="_Ref138405151"/>
      <w:r w:rsidRPr="005C370C">
        <w:rPr>
          <w:rFonts w:ascii="Century Gothic" w:hAnsi="Century Gothic"/>
        </w:rPr>
        <w:t xml:space="preserve">that are made from Virgin (as Controller / data exporter) to Supplier (as Controller / data importer), the Parties shall comply with their respective obligations under the EEA Controller to Controller SCCs which shall be deemed incorporated into this </w:t>
      </w:r>
      <w:proofErr w:type="gramStart"/>
      <w:r w:rsidRPr="005C370C">
        <w:rPr>
          <w:rFonts w:ascii="Century Gothic" w:hAnsi="Century Gothic"/>
        </w:rPr>
        <w:t>Agreement;</w:t>
      </w:r>
      <w:bookmarkEnd w:id="89"/>
      <w:proofErr w:type="gramEnd"/>
    </w:p>
    <w:p w14:paraId="26CF533F" w14:textId="77777777" w:rsidR="00705799" w:rsidRPr="00F85206" w:rsidRDefault="00705799" w:rsidP="003742DF">
      <w:pPr>
        <w:pStyle w:val="Heading2"/>
        <w:numPr>
          <w:ilvl w:val="0"/>
          <w:numId w:val="0"/>
        </w:numPr>
        <w:ind w:left="1430"/>
        <w:rPr>
          <w:rFonts w:ascii="Century Gothic" w:hAnsi="Century Gothic"/>
        </w:rPr>
      </w:pPr>
    </w:p>
    <w:p w14:paraId="7AB963DC" w14:textId="54B83761" w:rsidR="00705799" w:rsidRPr="00F85206" w:rsidRDefault="00705799" w:rsidP="009A418A">
      <w:pPr>
        <w:pStyle w:val="Heading3"/>
        <w:numPr>
          <w:ilvl w:val="2"/>
          <w:numId w:val="16"/>
        </w:numPr>
        <w:rPr>
          <w:rFonts w:ascii="Century Gothic" w:hAnsi="Century Gothic"/>
        </w:rPr>
      </w:pPr>
      <w:bookmarkStart w:id="90" w:name="_Ref138405161"/>
      <w:r w:rsidRPr="00F85206">
        <w:rPr>
          <w:rFonts w:ascii="Century Gothic" w:hAnsi="Century Gothic"/>
        </w:rPr>
        <w:t>that are made from Virgin (as Controller / data exporter) to Supplier (as Processor / data importer), the Parties shall comply with their respective obligations under the EEA Controller to Processor SCCs shall be deemed incorporated into this Agreement.</w:t>
      </w:r>
      <w:bookmarkEnd w:id="90"/>
    </w:p>
    <w:p w14:paraId="3538F62B" w14:textId="77777777" w:rsidR="00705799" w:rsidRDefault="00705799" w:rsidP="00705799">
      <w:pPr>
        <w:pStyle w:val="ListParagraph"/>
        <w:rPr>
          <w:rFonts w:ascii="Century Gothic" w:hAnsi="Century Gothic" w:cs="Arial"/>
          <w:sz w:val="20"/>
        </w:rPr>
      </w:pPr>
    </w:p>
    <w:p w14:paraId="6548A437" w14:textId="77777777" w:rsidR="00705799" w:rsidRPr="00705799" w:rsidRDefault="00705799" w:rsidP="00705799">
      <w:pPr>
        <w:tabs>
          <w:tab w:val="left" w:pos="720"/>
        </w:tabs>
        <w:ind w:left="720" w:hanging="720"/>
        <w:outlineLvl w:val="2"/>
        <w:rPr>
          <w:rFonts w:ascii="Century Gothic" w:hAnsi="Century Gothic" w:cs="Arial"/>
          <w:sz w:val="20"/>
          <w:u w:val="single"/>
        </w:rPr>
      </w:pPr>
    </w:p>
    <w:p w14:paraId="2ED0AE98" w14:textId="77777777" w:rsidR="00705799" w:rsidRPr="00705799" w:rsidRDefault="00705799" w:rsidP="00705799">
      <w:pPr>
        <w:rPr>
          <w:rFonts w:ascii="Century Gothic" w:hAnsi="Century Gothic" w:cs="Arial"/>
          <w:b/>
          <w:bCs/>
          <w:sz w:val="20"/>
          <w:u w:val="single"/>
        </w:rPr>
      </w:pPr>
      <w:r w:rsidRPr="00705799">
        <w:rPr>
          <w:rFonts w:ascii="Century Gothic" w:hAnsi="Century Gothic" w:cs="Arial"/>
          <w:b/>
          <w:bCs/>
          <w:sz w:val="20"/>
          <w:u w:val="single"/>
        </w:rPr>
        <w:t>UK international transfers</w:t>
      </w:r>
    </w:p>
    <w:p w14:paraId="16C6C42E" w14:textId="77777777" w:rsidR="00705799" w:rsidRPr="00705799" w:rsidRDefault="00705799" w:rsidP="00705799">
      <w:pPr>
        <w:rPr>
          <w:rFonts w:ascii="Century Gothic" w:hAnsi="Century Gothic" w:cs="Arial"/>
          <w:b/>
          <w:bCs/>
          <w:sz w:val="20"/>
          <w:u w:val="single"/>
        </w:rPr>
      </w:pPr>
    </w:p>
    <w:p w14:paraId="6260CCB6" w14:textId="6002C4D1" w:rsidR="00705799" w:rsidRPr="00705799" w:rsidRDefault="00705799" w:rsidP="009A418A">
      <w:pPr>
        <w:pStyle w:val="Heading2"/>
        <w:numPr>
          <w:ilvl w:val="1"/>
          <w:numId w:val="1"/>
        </w:numPr>
        <w:tabs>
          <w:tab w:val="clear" w:pos="1430"/>
        </w:tabs>
        <w:ind w:left="1440" w:hanging="360"/>
        <w:rPr>
          <w:rFonts w:ascii="Century Gothic" w:hAnsi="Century Gothic" w:cs="Arial"/>
        </w:rPr>
      </w:pPr>
      <w:r w:rsidRPr="00705799">
        <w:rPr>
          <w:rFonts w:ascii="Century Gothic" w:hAnsi="Century Gothic" w:cs="Arial"/>
        </w:rPr>
        <w:t>To the extent that the UK GDPR applies to any Personal Data that is transferred in connection with this Agreement by Virgin to Supplier in a location that is not either: (</w:t>
      </w:r>
      <w:proofErr w:type="spellStart"/>
      <w:r w:rsidRPr="00705799">
        <w:rPr>
          <w:rFonts w:ascii="Century Gothic" w:hAnsi="Century Gothic" w:cs="Arial"/>
        </w:rPr>
        <w:t>i</w:t>
      </w:r>
      <w:proofErr w:type="spellEnd"/>
      <w:r w:rsidRPr="00705799">
        <w:rPr>
          <w:rFonts w:ascii="Century Gothic" w:hAnsi="Century Gothic" w:cs="Arial"/>
        </w:rPr>
        <w:t>) in the UK; nor (ii) an Adequate Country, and such transfer does not benefit from a derogation from the requirement to have in place appropriate safeguards under Article 46 of the UK GDPR (a "</w:t>
      </w:r>
      <w:r w:rsidRPr="00705799">
        <w:rPr>
          <w:rFonts w:ascii="Century Gothic" w:hAnsi="Century Gothic" w:cs="Arial"/>
          <w:b/>
          <w:bCs/>
        </w:rPr>
        <w:t>UK Restricted Transfer</w:t>
      </w:r>
      <w:r w:rsidRPr="00705799">
        <w:rPr>
          <w:rFonts w:ascii="Century Gothic" w:hAnsi="Century Gothic" w:cs="Arial"/>
        </w:rPr>
        <w:t xml:space="preserve">”), then the Parties will comply with Clause </w:t>
      </w:r>
      <w:r w:rsidR="005C370C">
        <w:rPr>
          <w:rFonts w:ascii="Century Gothic" w:hAnsi="Century Gothic" w:cs="Arial"/>
        </w:rPr>
        <w:t>31</w:t>
      </w:r>
      <w:r w:rsidRPr="00705799">
        <w:rPr>
          <w:rFonts w:ascii="Century Gothic" w:hAnsi="Century Gothic" w:cs="Arial"/>
        </w:rPr>
        <w:t xml:space="preserve"> and </w:t>
      </w:r>
      <w:r w:rsidR="005C370C">
        <w:rPr>
          <w:rFonts w:ascii="Century Gothic" w:hAnsi="Century Gothic" w:cs="Arial"/>
        </w:rPr>
        <w:t>31.12</w:t>
      </w:r>
      <w:r w:rsidRPr="00705799">
        <w:rPr>
          <w:rFonts w:ascii="Century Gothic" w:hAnsi="Century Gothic" w:cs="Arial"/>
        </w:rPr>
        <w:t>.</w:t>
      </w:r>
    </w:p>
    <w:p w14:paraId="369A3E34" w14:textId="77777777" w:rsidR="00705799" w:rsidRPr="00705799" w:rsidRDefault="00705799" w:rsidP="00705799">
      <w:pPr>
        <w:ind w:left="375"/>
        <w:rPr>
          <w:rFonts w:ascii="Century Gothic" w:hAnsi="Century Gothic" w:cs="Arial"/>
          <w:sz w:val="20"/>
        </w:rPr>
      </w:pPr>
    </w:p>
    <w:p w14:paraId="565133CC" w14:textId="77777777" w:rsidR="00705799" w:rsidRPr="00705799" w:rsidRDefault="00705799" w:rsidP="009A418A">
      <w:pPr>
        <w:pStyle w:val="Heading2"/>
        <w:numPr>
          <w:ilvl w:val="1"/>
          <w:numId w:val="1"/>
        </w:numPr>
        <w:tabs>
          <w:tab w:val="clear" w:pos="1430"/>
        </w:tabs>
        <w:ind w:left="1440" w:hanging="360"/>
        <w:rPr>
          <w:rFonts w:ascii="Century Gothic" w:hAnsi="Century Gothic" w:cs="Arial"/>
        </w:rPr>
      </w:pPr>
      <w:bookmarkStart w:id="91" w:name="_Ref138262617"/>
      <w:bookmarkStart w:id="92" w:name="_Ref110501228"/>
      <w:r w:rsidRPr="00705799">
        <w:rPr>
          <w:rFonts w:ascii="Century Gothic" w:hAnsi="Century Gothic" w:cs="Arial"/>
        </w:rPr>
        <w:t>In respect of UK Restricted Transfers:</w:t>
      </w:r>
      <w:bookmarkEnd w:id="91"/>
    </w:p>
    <w:p w14:paraId="043CE9F6" w14:textId="77777777" w:rsidR="00705799" w:rsidRPr="00705799" w:rsidRDefault="00705799" w:rsidP="00705799">
      <w:pPr>
        <w:pStyle w:val="ListParagraph"/>
        <w:rPr>
          <w:rFonts w:ascii="Century Gothic" w:hAnsi="Century Gothic" w:cs="Arial"/>
          <w:sz w:val="20"/>
        </w:rPr>
      </w:pPr>
    </w:p>
    <w:p w14:paraId="2FE83578" w14:textId="77777777" w:rsidR="00705799" w:rsidRPr="00705799" w:rsidRDefault="00705799" w:rsidP="009A418A">
      <w:pPr>
        <w:numPr>
          <w:ilvl w:val="0"/>
          <w:numId w:val="41"/>
        </w:numPr>
        <w:ind w:left="1440"/>
        <w:rPr>
          <w:rFonts w:ascii="Century Gothic" w:hAnsi="Century Gothic" w:cs="Arial"/>
          <w:sz w:val="20"/>
        </w:rPr>
      </w:pPr>
      <w:r w:rsidRPr="00705799">
        <w:rPr>
          <w:rFonts w:ascii="Century Gothic" w:hAnsi="Century Gothic" w:cs="Arial"/>
          <w:sz w:val="20"/>
        </w:rPr>
        <w:t>that are made from Virgin (as Controller / data exporter) to Supplier (as Controller / data importer), the Parties shall comply with their respective obligations under the UK Controller to Controller SCCs which shall be deemed incorporated into this Agreement (including, for the avoidance of doubt, the Mandatory Clauses).</w:t>
      </w:r>
      <w:bookmarkEnd w:id="92"/>
    </w:p>
    <w:p w14:paraId="7A5811C9" w14:textId="77777777" w:rsidR="00705799" w:rsidRPr="00705799" w:rsidRDefault="00705799" w:rsidP="00F85206">
      <w:pPr>
        <w:ind w:left="1440"/>
        <w:rPr>
          <w:rFonts w:ascii="Century Gothic" w:hAnsi="Century Gothic" w:cs="Arial"/>
          <w:sz w:val="20"/>
        </w:rPr>
      </w:pPr>
    </w:p>
    <w:p w14:paraId="1FAF3A04" w14:textId="77777777" w:rsidR="00705799" w:rsidRPr="00705799" w:rsidRDefault="00705799" w:rsidP="009A418A">
      <w:pPr>
        <w:numPr>
          <w:ilvl w:val="0"/>
          <w:numId w:val="41"/>
        </w:numPr>
        <w:ind w:left="1440"/>
        <w:rPr>
          <w:rFonts w:ascii="Century Gothic" w:hAnsi="Century Gothic" w:cs="Arial"/>
          <w:sz w:val="20"/>
        </w:rPr>
      </w:pPr>
      <w:r w:rsidRPr="00705799">
        <w:rPr>
          <w:rFonts w:ascii="Century Gothic" w:hAnsi="Century Gothic" w:cs="Arial"/>
          <w:sz w:val="20"/>
        </w:rPr>
        <w:t>that are made from Virgin (as Controller / data exporter) to Supplier (as Processor / data importer), the Parties shall comply with their respective obligations under the UK Controller to Processor SCCs which shall be deemed incorporated into this Agreement (including, for the avoidance of doubt, the Mandatory Clauses).</w:t>
      </w:r>
    </w:p>
    <w:p w14:paraId="205177CF" w14:textId="77777777" w:rsidR="00705799" w:rsidRPr="00705799" w:rsidRDefault="00705799" w:rsidP="00F85206">
      <w:pPr>
        <w:pStyle w:val="ListParagraph"/>
        <w:ind w:left="1065"/>
        <w:rPr>
          <w:rFonts w:ascii="Century Gothic" w:hAnsi="Century Gothic" w:cs="Arial"/>
          <w:sz w:val="20"/>
        </w:rPr>
      </w:pPr>
    </w:p>
    <w:p w14:paraId="2673AA30" w14:textId="48F2B17D" w:rsidR="00F62C91" w:rsidRPr="00705799" w:rsidRDefault="00705799" w:rsidP="009A418A">
      <w:pPr>
        <w:pStyle w:val="Heading2"/>
        <w:numPr>
          <w:ilvl w:val="1"/>
          <w:numId w:val="1"/>
        </w:numPr>
        <w:tabs>
          <w:tab w:val="clear" w:pos="1430"/>
        </w:tabs>
        <w:ind w:left="1440" w:hanging="360"/>
        <w:rPr>
          <w:rFonts w:ascii="Century Gothic" w:hAnsi="Century Gothic" w:cs="Arial"/>
        </w:rPr>
      </w:pPr>
      <w:bookmarkStart w:id="93" w:name="_Ref138262610"/>
      <w:r w:rsidRPr="00705799">
        <w:rPr>
          <w:rFonts w:ascii="Century Gothic" w:hAnsi="Century Gothic" w:cs="Arial"/>
        </w:rPr>
        <w:t xml:space="preserve">Supplier will adopt such supplementary measures as may be required to provide such safeguards for the Personal Data that are included in either an EU Restricted Transfer or a UK Restricted Transfer as are necessary, in </w:t>
      </w:r>
      <w:r w:rsidRPr="00705799">
        <w:rPr>
          <w:rFonts w:ascii="Century Gothic" w:hAnsi="Century Gothic" w:cs="Arial"/>
        </w:rPr>
        <w:lastRenderedPageBreak/>
        <w:t>particular as regards to any access by public authorities, to protect the Personal Data against any interference that goes beyond what is necessary and proportionate in a democratic society to safeguard national security, defence and public security and/or that would impinge on Supplier's ability to comply with the Standard Contractual Clauses.</w:t>
      </w:r>
      <w:bookmarkEnd w:id="93"/>
    </w:p>
    <w:p w14:paraId="0AC432A0" w14:textId="77777777" w:rsidR="00F32FFD" w:rsidRDefault="00F32FFD" w:rsidP="169500F6">
      <w:pPr>
        <w:rPr>
          <w:rFonts w:ascii="Century Gothic" w:eastAsia="Century Gothic" w:hAnsi="Century Gothic" w:cs="Century Gothic"/>
          <w:sz w:val="20"/>
        </w:rPr>
      </w:pPr>
    </w:p>
    <w:p w14:paraId="6FBDFD2A" w14:textId="77777777" w:rsidR="00DC0EBA" w:rsidRPr="00912EC7" w:rsidRDefault="00DC0EBA" w:rsidP="169500F6">
      <w:pPr>
        <w:rPr>
          <w:rFonts w:ascii="Century Gothic" w:eastAsia="Century Gothic" w:hAnsi="Century Gothic" w:cs="Century Gothic"/>
          <w:sz w:val="20"/>
        </w:rPr>
      </w:pPr>
    </w:p>
    <w:p w14:paraId="23D6EDB5"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94" w:name="_Publicity"/>
      <w:bookmarkEnd w:id="94"/>
      <w:r w:rsidRPr="00912EC7">
        <w:rPr>
          <w:rFonts w:ascii="Century Gothic" w:eastAsia="Century Gothic" w:hAnsi="Century Gothic" w:cs="Century Gothic"/>
          <w:sz w:val="20"/>
        </w:rPr>
        <w:t xml:space="preserve">Publicity </w:t>
      </w:r>
    </w:p>
    <w:p w14:paraId="0769FA78" w14:textId="77777777" w:rsidR="00F45412" w:rsidRPr="00912EC7" w:rsidRDefault="00F45412" w:rsidP="169500F6">
      <w:pPr>
        <w:ind w:left="720"/>
        <w:rPr>
          <w:rFonts w:ascii="Century Gothic" w:eastAsia="Century Gothic" w:hAnsi="Century Gothic" w:cs="Century Gothic"/>
          <w:color w:val="000000"/>
          <w:sz w:val="20"/>
        </w:rPr>
      </w:pPr>
    </w:p>
    <w:p w14:paraId="07BA8C8A" w14:textId="0ABD28EA" w:rsidR="00F45412" w:rsidRPr="00DA2BBC" w:rsidRDefault="30B5E1AA" w:rsidP="009A418A">
      <w:pPr>
        <w:pStyle w:val="Heading2"/>
        <w:numPr>
          <w:ilvl w:val="1"/>
          <w:numId w:val="179"/>
        </w:numPr>
        <w:rPr>
          <w:rFonts w:ascii="Century Gothic" w:eastAsia="Century Gothic" w:hAnsi="Century Gothic" w:cs="Century Gothic"/>
        </w:rPr>
      </w:pPr>
      <w:r w:rsidRPr="00DA2BBC">
        <w:rPr>
          <w:rFonts w:ascii="Century Gothic" w:eastAsia="Century Gothic" w:hAnsi="Century Gothic" w:cs="Century Gothic"/>
        </w:rPr>
        <w:t>Supplier shall not disclose that Virgin is its customer for any purpose (including advertising, marketing</w:t>
      </w:r>
      <w:r w:rsidR="39F68C1E" w:rsidRPr="00DA2BBC">
        <w:rPr>
          <w:rFonts w:ascii="Century Gothic" w:eastAsia="Century Gothic" w:hAnsi="Century Gothic" w:cs="Century Gothic"/>
        </w:rPr>
        <w:t>,</w:t>
      </w:r>
      <w:r w:rsidRPr="00DA2BBC">
        <w:rPr>
          <w:rFonts w:ascii="Century Gothic" w:eastAsia="Century Gothic" w:hAnsi="Century Gothic" w:cs="Century Gothic"/>
        </w:rPr>
        <w:t xml:space="preserve"> </w:t>
      </w:r>
      <w:proofErr w:type="gramStart"/>
      <w:r w:rsidRPr="00DA2BBC">
        <w:rPr>
          <w:rFonts w:ascii="Century Gothic" w:eastAsia="Century Gothic" w:hAnsi="Century Gothic" w:cs="Century Gothic"/>
        </w:rPr>
        <w:t>publicity</w:t>
      </w:r>
      <w:proofErr w:type="gramEnd"/>
      <w:r w:rsidR="39F68C1E" w:rsidRPr="00DA2BBC">
        <w:rPr>
          <w:rFonts w:ascii="Century Gothic" w:eastAsia="Century Gothic" w:hAnsi="Century Gothic" w:cs="Century Gothic"/>
        </w:rPr>
        <w:t xml:space="preserve"> or social media forums</w:t>
      </w:r>
      <w:r w:rsidRPr="00DA2BBC">
        <w:rPr>
          <w:rFonts w:ascii="Century Gothic" w:eastAsia="Century Gothic" w:hAnsi="Century Gothic" w:cs="Century Gothic"/>
        </w:rPr>
        <w:t>) without Virgin’s prior written consent</w:t>
      </w:r>
      <w:r w:rsidR="194BE409" w:rsidRPr="00DA2BBC">
        <w:rPr>
          <w:rFonts w:ascii="Century Gothic" w:eastAsia="Century Gothic" w:hAnsi="Century Gothic" w:cs="Century Gothic"/>
        </w:rPr>
        <w:t xml:space="preserve"> (in its absolute discretion)</w:t>
      </w:r>
      <w:r w:rsidRPr="00DA2BBC">
        <w:rPr>
          <w:rFonts w:ascii="Century Gothic" w:eastAsia="Century Gothic" w:hAnsi="Century Gothic" w:cs="Century Gothic"/>
        </w:rPr>
        <w:t xml:space="preserve">. </w:t>
      </w:r>
      <w:r w:rsidR="39F68C1E" w:rsidRPr="00DA2BBC">
        <w:rPr>
          <w:rFonts w:ascii="Century Gothic" w:eastAsia="Century Gothic" w:hAnsi="Century Gothic" w:cs="Century Gothic"/>
        </w:rPr>
        <w:t xml:space="preserve">Supplier shall ensure that </w:t>
      </w:r>
      <w:r w:rsidR="3B3FE55B" w:rsidRPr="00DA2BBC">
        <w:rPr>
          <w:rFonts w:ascii="Century Gothic" w:eastAsia="Century Gothic" w:hAnsi="Century Gothic" w:cs="Century Gothic"/>
        </w:rPr>
        <w:t>it’s employees also do not disclose that it works with Virgin.</w:t>
      </w:r>
    </w:p>
    <w:p w14:paraId="1AAE2D6D" w14:textId="77777777" w:rsidR="00F45412" w:rsidRPr="00912EC7" w:rsidRDefault="00F45412" w:rsidP="169500F6">
      <w:pPr>
        <w:ind w:left="720"/>
        <w:rPr>
          <w:rFonts w:ascii="Century Gothic" w:eastAsia="Century Gothic" w:hAnsi="Century Gothic" w:cs="Century Gothic"/>
          <w:color w:val="000000"/>
          <w:sz w:val="20"/>
        </w:rPr>
      </w:pPr>
    </w:p>
    <w:p w14:paraId="27117748"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95" w:name="_Records"/>
      <w:bookmarkEnd w:id="95"/>
      <w:r w:rsidRPr="00912EC7">
        <w:rPr>
          <w:rFonts w:ascii="Century Gothic" w:eastAsia="Century Gothic" w:hAnsi="Century Gothic" w:cs="Century Gothic"/>
          <w:sz w:val="20"/>
        </w:rPr>
        <w:t>Records</w:t>
      </w:r>
    </w:p>
    <w:p w14:paraId="6419BFF9" w14:textId="77777777" w:rsidR="00F45412" w:rsidRPr="00912EC7" w:rsidRDefault="00F45412" w:rsidP="169500F6">
      <w:pPr>
        <w:ind w:left="720"/>
        <w:rPr>
          <w:rFonts w:ascii="Century Gothic" w:eastAsia="Century Gothic" w:hAnsi="Century Gothic" w:cs="Century Gothic"/>
          <w:color w:val="000000"/>
          <w:sz w:val="20"/>
        </w:rPr>
      </w:pPr>
    </w:p>
    <w:p w14:paraId="4AE6A3D9" w14:textId="63E1E533" w:rsidR="00F45412" w:rsidRPr="00DA2BBC" w:rsidRDefault="002665E9" w:rsidP="009A418A">
      <w:pPr>
        <w:pStyle w:val="Heading2"/>
        <w:numPr>
          <w:ilvl w:val="1"/>
          <w:numId w:val="180"/>
        </w:numPr>
        <w:rPr>
          <w:rFonts w:ascii="Century Gothic" w:eastAsia="Century Gothic" w:hAnsi="Century Gothic" w:cs="Century Gothic"/>
        </w:rPr>
      </w:pPr>
      <w:r w:rsidRPr="00C052F3">
        <w:rPr>
          <w:rFonts w:ascii="Century Gothic" w:eastAsia="Century Gothic" w:hAnsi="Century Gothic" w:cs="Century Gothic"/>
        </w:rPr>
        <w:t xml:space="preserve">Subject to Clauses </w:t>
      </w:r>
      <w:r w:rsidR="00C052F3" w:rsidRPr="00C052F3">
        <w:rPr>
          <w:rFonts w:ascii="Century Gothic" w:eastAsia="Century Gothic" w:hAnsi="Century Gothic" w:cs="Century Gothic"/>
        </w:rPr>
        <w:t>24</w:t>
      </w:r>
      <w:r w:rsidRPr="00C052F3">
        <w:rPr>
          <w:rFonts w:ascii="Century Gothic" w:eastAsia="Century Gothic" w:hAnsi="Century Gothic" w:cs="Century Gothic"/>
        </w:rPr>
        <w:t xml:space="preserve"> </w:t>
      </w:r>
      <w:r w:rsidR="00C132A3" w:rsidRPr="00C052F3">
        <w:rPr>
          <w:rFonts w:ascii="Century Gothic" w:eastAsia="Century Gothic" w:hAnsi="Century Gothic" w:cs="Century Gothic"/>
        </w:rPr>
        <w:t xml:space="preserve">(intellectual Property) </w:t>
      </w:r>
      <w:r w:rsidRPr="00C052F3">
        <w:rPr>
          <w:rFonts w:ascii="Century Gothic" w:eastAsia="Century Gothic" w:hAnsi="Century Gothic" w:cs="Century Gothic"/>
        </w:rPr>
        <w:t xml:space="preserve">and </w:t>
      </w:r>
      <w:r w:rsidR="00C052F3" w:rsidRPr="00C052F3">
        <w:rPr>
          <w:rFonts w:ascii="Century Gothic" w:eastAsia="Century Gothic" w:hAnsi="Century Gothic" w:cs="Century Gothic"/>
        </w:rPr>
        <w:t>30</w:t>
      </w:r>
      <w:r w:rsidR="00C132A3" w:rsidRPr="00C052F3">
        <w:rPr>
          <w:rFonts w:ascii="Century Gothic" w:eastAsia="Century Gothic" w:hAnsi="Century Gothic" w:cs="Century Gothic"/>
        </w:rPr>
        <w:t xml:space="preserve"> (Confidentiality)</w:t>
      </w:r>
      <w:r w:rsidRPr="00C052F3">
        <w:rPr>
          <w:rFonts w:ascii="Century Gothic" w:eastAsia="Century Gothic" w:hAnsi="Century Gothic" w:cs="Century Gothic"/>
        </w:rPr>
        <w:t>,</w:t>
      </w:r>
      <w:r w:rsidRPr="002665E9">
        <w:rPr>
          <w:rFonts w:ascii="Century Gothic" w:eastAsia="Century Gothic" w:hAnsi="Century Gothic" w:cs="Century Gothic"/>
        </w:rPr>
        <w:t xml:space="preserve"> all records held by Virgin or Supplier relating to the Services shall be the property of the holder thereof.  Supplier shall safely and securely maintain, and have available for inspection, complete and accurate records of all transactions, work, reports and activities that result from or are created in its performance of this Agreement for a minimum of </w:t>
      </w:r>
      <w:r>
        <w:rPr>
          <w:rFonts w:ascii="Century Gothic" w:eastAsia="Century Gothic" w:hAnsi="Century Gothic" w:cs="Century Gothic"/>
        </w:rPr>
        <w:t>six</w:t>
      </w:r>
      <w:r w:rsidRPr="002665E9">
        <w:rPr>
          <w:rFonts w:ascii="Century Gothic" w:eastAsia="Century Gothic" w:hAnsi="Century Gothic" w:cs="Century Gothic"/>
        </w:rPr>
        <w:t xml:space="preserve"> (</w:t>
      </w:r>
      <w:r>
        <w:rPr>
          <w:rFonts w:ascii="Century Gothic" w:eastAsia="Century Gothic" w:hAnsi="Century Gothic" w:cs="Century Gothic"/>
        </w:rPr>
        <w:t>6</w:t>
      </w:r>
      <w:r w:rsidRPr="002665E9">
        <w:rPr>
          <w:rFonts w:ascii="Century Gothic" w:eastAsia="Century Gothic" w:hAnsi="Century Gothic" w:cs="Century Gothic"/>
        </w:rPr>
        <w:t>) year</w:t>
      </w:r>
      <w:r>
        <w:rPr>
          <w:rFonts w:ascii="Century Gothic" w:eastAsia="Century Gothic" w:hAnsi="Century Gothic" w:cs="Century Gothic"/>
        </w:rPr>
        <w:t>s</w:t>
      </w:r>
      <w:proofErr w:type="gramStart"/>
      <w:r>
        <w:rPr>
          <w:rFonts w:ascii="Century Gothic" w:eastAsia="Century Gothic" w:hAnsi="Century Gothic" w:cs="Century Gothic"/>
        </w:rPr>
        <w:t xml:space="preserve">. </w:t>
      </w:r>
      <w:r w:rsidR="30B5E1AA" w:rsidRPr="00DA2BBC">
        <w:rPr>
          <w:rFonts w:ascii="Century Gothic" w:eastAsia="Century Gothic" w:hAnsi="Century Gothic" w:cs="Century Gothic"/>
        </w:rPr>
        <w:t>.</w:t>
      </w:r>
      <w:proofErr w:type="gramEnd"/>
      <w:r w:rsidR="30B5E1AA" w:rsidRPr="00DA2BBC">
        <w:rPr>
          <w:rFonts w:ascii="Century Gothic" w:eastAsia="Century Gothic" w:hAnsi="Century Gothic" w:cs="Century Gothic"/>
        </w:rPr>
        <w:t xml:space="preserve">  </w:t>
      </w:r>
    </w:p>
    <w:p w14:paraId="0D28A75C" w14:textId="77777777" w:rsidR="00F45412" w:rsidRPr="00912EC7" w:rsidRDefault="00F45412" w:rsidP="169500F6">
      <w:pPr>
        <w:rPr>
          <w:rFonts w:ascii="Century Gothic" w:eastAsia="Century Gothic" w:hAnsi="Century Gothic" w:cs="Century Gothic"/>
          <w:color w:val="000000"/>
          <w:sz w:val="20"/>
        </w:rPr>
      </w:pPr>
    </w:p>
    <w:p w14:paraId="6BA91AA2"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96" w:name="_Notices"/>
      <w:bookmarkEnd w:id="96"/>
      <w:r w:rsidRPr="00912EC7">
        <w:rPr>
          <w:rFonts w:ascii="Century Gothic" w:eastAsia="Century Gothic" w:hAnsi="Century Gothic" w:cs="Century Gothic"/>
          <w:sz w:val="20"/>
        </w:rPr>
        <w:t>Notices</w:t>
      </w:r>
    </w:p>
    <w:p w14:paraId="516FAB1E" w14:textId="77777777" w:rsidR="00F45412" w:rsidRPr="00912EC7" w:rsidRDefault="00F45412" w:rsidP="169500F6">
      <w:pPr>
        <w:spacing w:line="240" w:lineRule="atLeast"/>
        <w:rPr>
          <w:rFonts w:ascii="Century Gothic" w:eastAsia="Century Gothic" w:hAnsi="Century Gothic" w:cs="Century Gothic"/>
          <w:color w:val="000000"/>
          <w:sz w:val="20"/>
        </w:rPr>
      </w:pPr>
    </w:p>
    <w:p w14:paraId="204F739C" w14:textId="0DCA8B7E" w:rsidR="00D50891" w:rsidRDefault="30B5E1AA" w:rsidP="009A418A">
      <w:pPr>
        <w:pStyle w:val="Heading2"/>
        <w:numPr>
          <w:ilvl w:val="1"/>
          <w:numId w:val="181"/>
        </w:numPr>
        <w:rPr>
          <w:rFonts w:ascii="Century Gothic" w:eastAsia="Century Gothic" w:hAnsi="Century Gothic" w:cs="Century Gothic"/>
        </w:rPr>
      </w:pPr>
      <w:r w:rsidRPr="00DA2BBC">
        <w:rPr>
          <w:rFonts w:ascii="Century Gothic" w:eastAsia="Century Gothic" w:hAnsi="Century Gothic" w:cs="Century Gothic"/>
        </w:rPr>
        <w:t xml:space="preserve">Any notice required to be given by one party to this Agreement to the other </w:t>
      </w:r>
      <w:r w:rsidR="00D50891">
        <w:rPr>
          <w:rFonts w:ascii="Century Gothic" w:eastAsia="Century Gothic" w:hAnsi="Century Gothic" w:cs="Century Gothic"/>
        </w:rPr>
        <w:t>shall</w:t>
      </w:r>
      <w:r w:rsidR="00D50891" w:rsidRPr="00DA2BBC">
        <w:rPr>
          <w:rFonts w:ascii="Century Gothic" w:eastAsia="Century Gothic" w:hAnsi="Century Gothic" w:cs="Century Gothic"/>
        </w:rPr>
        <w:t xml:space="preserve"> </w:t>
      </w:r>
      <w:r w:rsidRPr="00DA2BBC">
        <w:rPr>
          <w:rFonts w:ascii="Century Gothic" w:eastAsia="Century Gothic" w:hAnsi="Century Gothic" w:cs="Century Gothic"/>
        </w:rPr>
        <w:t xml:space="preserve">be in writing and </w:t>
      </w:r>
      <w:r w:rsidR="00D50891">
        <w:rPr>
          <w:rFonts w:ascii="Century Gothic" w:eastAsia="Century Gothic" w:hAnsi="Century Gothic" w:cs="Century Gothic"/>
        </w:rPr>
        <w:t>shall</w:t>
      </w:r>
      <w:r w:rsidR="00D50891" w:rsidRPr="00DA2BBC">
        <w:rPr>
          <w:rFonts w:ascii="Century Gothic" w:eastAsia="Century Gothic" w:hAnsi="Century Gothic" w:cs="Century Gothic"/>
        </w:rPr>
        <w:t xml:space="preserve"> </w:t>
      </w:r>
      <w:r w:rsidRPr="00DA2BBC">
        <w:rPr>
          <w:rFonts w:ascii="Century Gothic" w:eastAsia="Century Gothic" w:hAnsi="Century Gothic" w:cs="Century Gothic"/>
        </w:rPr>
        <w:t>be</w:t>
      </w:r>
      <w:r w:rsidR="00D50891">
        <w:rPr>
          <w:rFonts w:ascii="Century Gothic" w:eastAsia="Century Gothic" w:hAnsi="Century Gothic" w:cs="Century Gothic"/>
        </w:rPr>
        <w:t>:</w:t>
      </w:r>
    </w:p>
    <w:p w14:paraId="66E5F1E4" w14:textId="6250E88C" w:rsidR="00794B07" w:rsidRDefault="30B5E1AA" w:rsidP="009A418A">
      <w:pPr>
        <w:pStyle w:val="Heading3"/>
        <w:numPr>
          <w:ilvl w:val="2"/>
          <w:numId w:val="220"/>
        </w:numPr>
        <w:rPr>
          <w:rFonts w:ascii="Century Gothic" w:eastAsia="Century Gothic" w:hAnsi="Century Gothic" w:cs="Century Gothic"/>
        </w:rPr>
      </w:pPr>
      <w:r w:rsidRPr="00DA2BBC">
        <w:rPr>
          <w:rFonts w:ascii="Century Gothic" w:eastAsia="Century Gothic" w:hAnsi="Century Gothic" w:cs="Century Gothic"/>
        </w:rPr>
        <w:t xml:space="preserve"> served by hand delivery or by </w:t>
      </w:r>
      <w:r w:rsidR="00513A51">
        <w:rPr>
          <w:rFonts w:ascii="Century Gothic" w:eastAsia="Century Gothic" w:hAnsi="Century Gothic" w:cs="Century Gothic"/>
        </w:rPr>
        <w:t>pre-paid</w:t>
      </w:r>
      <w:r w:rsidR="00685643">
        <w:rPr>
          <w:rFonts w:ascii="Century Gothic" w:eastAsia="Century Gothic" w:hAnsi="Century Gothic" w:cs="Century Gothic"/>
        </w:rPr>
        <w:t xml:space="preserve"> </w:t>
      </w:r>
      <w:r w:rsidR="00C052F3">
        <w:rPr>
          <w:rFonts w:ascii="Century Gothic" w:eastAsia="Century Gothic" w:hAnsi="Century Gothic" w:cs="Century Gothic"/>
        </w:rPr>
        <w:t>first-class</w:t>
      </w:r>
      <w:r w:rsidR="00685643">
        <w:rPr>
          <w:rFonts w:ascii="Century Gothic" w:eastAsia="Century Gothic" w:hAnsi="Century Gothic" w:cs="Century Gothic"/>
        </w:rPr>
        <w:t xml:space="preserve"> post</w:t>
      </w:r>
      <w:r w:rsidR="004569A5">
        <w:rPr>
          <w:rFonts w:ascii="Century Gothic" w:eastAsia="Century Gothic" w:hAnsi="Century Gothic" w:cs="Century Gothic"/>
        </w:rPr>
        <w:t>,</w:t>
      </w:r>
      <w:r w:rsidR="00C052F3">
        <w:rPr>
          <w:rFonts w:ascii="Century Gothic" w:eastAsia="Century Gothic" w:hAnsi="Century Gothic" w:cs="Century Gothic"/>
        </w:rPr>
        <w:t xml:space="preserve"> </w:t>
      </w:r>
      <w:proofErr w:type="gramStart"/>
      <w:r w:rsidRPr="00AC2F25">
        <w:rPr>
          <w:rFonts w:ascii="Century Gothic" w:eastAsia="Century Gothic" w:hAnsi="Century Gothic" w:cs="Century Gothic"/>
        </w:rPr>
        <w:t>airmail</w:t>
      </w:r>
      <w:proofErr w:type="gramEnd"/>
      <w:r w:rsidRPr="00AC2F25">
        <w:rPr>
          <w:rFonts w:ascii="Century Gothic" w:eastAsia="Century Gothic" w:hAnsi="Century Gothic" w:cs="Century Gothic"/>
        </w:rPr>
        <w:t xml:space="preserve"> or </w:t>
      </w:r>
      <w:r w:rsidR="004569A5">
        <w:rPr>
          <w:rFonts w:ascii="Century Gothic" w:eastAsia="Century Gothic" w:hAnsi="Century Gothic" w:cs="Century Gothic"/>
        </w:rPr>
        <w:t>other</w:t>
      </w:r>
      <w:r w:rsidR="00794B07">
        <w:rPr>
          <w:rFonts w:ascii="Century Gothic" w:eastAsia="Century Gothic" w:hAnsi="Century Gothic" w:cs="Century Gothic"/>
        </w:rPr>
        <w:t xml:space="preserve"> next working day delivery service at the address of such Party set out below; or</w:t>
      </w:r>
    </w:p>
    <w:p w14:paraId="440477E3" w14:textId="676C7283" w:rsidR="00F45412" w:rsidRPr="00DA2BBC" w:rsidRDefault="00794B07" w:rsidP="009A418A">
      <w:pPr>
        <w:pStyle w:val="Heading3"/>
        <w:numPr>
          <w:ilvl w:val="2"/>
          <w:numId w:val="181"/>
        </w:numPr>
        <w:rPr>
          <w:rFonts w:ascii="Century Gothic" w:eastAsia="Century Gothic" w:hAnsi="Century Gothic" w:cs="Century Gothic"/>
        </w:rPr>
      </w:pPr>
      <w:r w:rsidRPr="4FA37EAE">
        <w:rPr>
          <w:rFonts w:ascii="Century Gothic" w:eastAsia="Century Gothic" w:hAnsi="Century Gothic" w:cs="Century Gothic"/>
        </w:rPr>
        <w:t>Sent to the email address specified below.</w:t>
      </w:r>
    </w:p>
    <w:p w14:paraId="797E62BA" w14:textId="77777777" w:rsidR="00F741BD" w:rsidRPr="00F741BD" w:rsidRDefault="00F741BD" w:rsidP="00F741BD">
      <w:pPr>
        <w:pStyle w:val="BodyText2"/>
        <w:rPr>
          <w:rFonts w:eastAsia="Century Gothic"/>
        </w:rPr>
      </w:pPr>
    </w:p>
    <w:tbl>
      <w:tblPr>
        <w:tblW w:w="7711" w:type="dxa"/>
        <w:tblInd w:w="817" w:type="dxa"/>
        <w:tblLayout w:type="fixed"/>
        <w:tblLook w:val="0000" w:firstRow="0" w:lastRow="0" w:firstColumn="0" w:lastColumn="0" w:noHBand="0" w:noVBand="0"/>
      </w:tblPr>
      <w:tblGrid>
        <w:gridCol w:w="3855"/>
        <w:gridCol w:w="3856"/>
      </w:tblGrid>
      <w:tr w:rsidR="00F45412" w:rsidRPr="00912EC7" w14:paraId="54DA22F5" w14:textId="77777777" w:rsidTr="169500F6">
        <w:tc>
          <w:tcPr>
            <w:tcW w:w="3855" w:type="dxa"/>
            <w:tcBorders>
              <w:top w:val="single" w:sz="6" w:space="0" w:color="auto"/>
              <w:left w:val="single" w:sz="6" w:space="0" w:color="auto"/>
              <w:bottom w:val="single" w:sz="6" w:space="0" w:color="auto"/>
              <w:right w:val="single" w:sz="6" w:space="0" w:color="auto"/>
            </w:tcBorders>
          </w:tcPr>
          <w:p w14:paraId="6D4CED0C" w14:textId="5A5EC68C" w:rsidR="00CE341E" w:rsidRPr="00912EC7" w:rsidRDefault="00974A5E" w:rsidP="169500F6">
            <w:pPr>
              <w:rPr>
                <w:rFonts w:ascii="Century Gothic" w:eastAsia="Century Gothic" w:hAnsi="Century Gothic" w:cs="Century Gothic"/>
                <w:color w:val="000000"/>
                <w:sz w:val="20"/>
              </w:rPr>
            </w:pPr>
            <w:r>
              <w:rPr>
                <w:rFonts w:ascii="Century Gothic" w:eastAsia="Century Gothic" w:hAnsi="Century Gothic" w:cs="Century Gothic"/>
                <w:color w:val="000000"/>
                <w:sz w:val="20"/>
              </w:rPr>
              <w:t xml:space="preserve">Virgin Designated Representative: </w:t>
            </w:r>
            <w:r w:rsidR="009A2189">
              <w:rPr>
                <w:rFonts w:ascii="Century Gothic" w:eastAsia="Century Gothic" w:hAnsi="Century Gothic" w:cs="Century Gothic"/>
                <w:color w:val="000000"/>
                <w:sz w:val="20"/>
              </w:rPr>
              <w:t xml:space="preserve">Head of Inflight Services </w:t>
            </w:r>
          </w:p>
          <w:p w14:paraId="3B2EDAC6"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Virgin Atlantic Airways Limited</w:t>
            </w:r>
          </w:p>
          <w:p w14:paraId="0F8BA9AF" w14:textId="77777777" w:rsidR="00F45412" w:rsidRPr="00912EC7" w:rsidRDefault="006D3810"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The VHQ</w:t>
            </w:r>
          </w:p>
          <w:p w14:paraId="7BF96A8C" w14:textId="77777777" w:rsidR="00F45412" w:rsidRPr="00912EC7" w:rsidRDefault="006D3810"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Fleming Way</w:t>
            </w:r>
          </w:p>
          <w:p w14:paraId="2A79841B"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Crawley</w:t>
            </w:r>
          </w:p>
          <w:p w14:paraId="12CDD468"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West Sussex</w:t>
            </w:r>
          </w:p>
          <w:p w14:paraId="7D5A5007" w14:textId="77777777" w:rsidR="00F45412" w:rsidRPr="00912EC7" w:rsidRDefault="00F45412"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RH10 9</w:t>
            </w:r>
            <w:r w:rsidR="006D3810" w:rsidRPr="00912EC7">
              <w:rPr>
                <w:rFonts w:ascii="Century Gothic" w:eastAsia="Century Gothic" w:hAnsi="Century Gothic" w:cs="Century Gothic"/>
                <w:color w:val="000000" w:themeColor="text1"/>
                <w:sz w:val="20"/>
              </w:rPr>
              <w:t>DF</w:t>
            </w:r>
          </w:p>
          <w:p w14:paraId="0CBD09DE" w14:textId="77777777" w:rsidR="00F45412" w:rsidRPr="00912EC7" w:rsidRDefault="0078679C" w:rsidP="169500F6">
            <w:pPr>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United Kingdom</w:t>
            </w:r>
          </w:p>
          <w:p w14:paraId="4B303DB9" w14:textId="77777777" w:rsidR="00DA1888" w:rsidRPr="00912EC7" w:rsidRDefault="00DA1888" w:rsidP="169500F6">
            <w:pPr>
              <w:rPr>
                <w:rFonts w:ascii="Century Gothic" w:eastAsia="Century Gothic" w:hAnsi="Century Gothic" w:cs="Century Gothic"/>
                <w:color w:val="000000"/>
                <w:sz w:val="20"/>
              </w:rPr>
            </w:pPr>
          </w:p>
          <w:p w14:paraId="65430EDD" w14:textId="7251E39B" w:rsidR="00F45412" w:rsidRPr="00912EC7" w:rsidRDefault="00794B07" w:rsidP="169500F6">
            <w:pPr>
              <w:jc w:val="left"/>
              <w:rPr>
                <w:rFonts w:ascii="Century Gothic" w:eastAsia="Century Gothic" w:hAnsi="Century Gothic" w:cs="Century Gothic"/>
                <w:color w:val="000000" w:themeColor="text1"/>
                <w:sz w:val="20"/>
              </w:rPr>
            </w:pPr>
            <w:r>
              <w:rPr>
                <w:rFonts w:ascii="Century Gothic" w:eastAsia="Century Gothic" w:hAnsi="Century Gothic" w:cs="Century Gothic"/>
                <w:color w:val="000000" w:themeColor="text1"/>
                <w:sz w:val="20"/>
              </w:rPr>
              <w:t>Email:</w:t>
            </w:r>
            <w:r w:rsidR="13E28AE7" w:rsidRPr="00912EC7">
              <w:rPr>
                <w:rFonts w:ascii="Century Gothic" w:eastAsia="Century Gothic" w:hAnsi="Century Gothic" w:cs="Century Gothic"/>
                <w:color w:val="000000" w:themeColor="text1"/>
                <w:sz w:val="20"/>
              </w:rPr>
              <w:t xml:space="preserve"> </w:t>
            </w:r>
            <w:hyperlink r:id="rId16">
              <w:r w:rsidR="13E28AE7" w:rsidRPr="00912EC7">
                <w:rPr>
                  <w:rStyle w:val="Hyperlink"/>
                  <w:rFonts w:ascii="Century Gothic" w:eastAsia="Century Gothic" w:hAnsi="Century Gothic" w:cs="Century Gothic"/>
                  <w:sz w:val="20"/>
                </w:rPr>
                <w:t>company.secretariat@fly.virgin,c</w:t>
              </w:r>
              <w:r w:rsidR="22E6A6A7" w:rsidRPr="00912EC7">
                <w:rPr>
                  <w:rStyle w:val="Hyperlink"/>
                  <w:rFonts w:ascii="Century Gothic" w:eastAsia="Century Gothic" w:hAnsi="Century Gothic" w:cs="Century Gothic"/>
                  <w:sz w:val="20"/>
                </w:rPr>
                <w:t>om</w:t>
              </w:r>
            </w:hyperlink>
          </w:p>
          <w:p w14:paraId="402701FC" w14:textId="1BE3A079" w:rsidR="00F45412" w:rsidRPr="00912EC7" w:rsidRDefault="00F45412" w:rsidP="169500F6">
            <w:pPr>
              <w:jc w:val="left"/>
              <w:rPr>
                <w:rFonts w:ascii="Century Gothic" w:eastAsia="Century Gothic" w:hAnsi="Century Gothic" w:cs="Century Gothic"/>
                <w:color w:val="000000" w:themeColor="text1"/>
                <w:sz w:val="20"/>
              </w:rPr>
            </w:pPr>
          </w:p>
          <w:p w14:paraId="79A1EED8" w14:textId="7EBAB884" w:rsidR="00F45412" w:rsidRPr="00912EC7" w:rsidRDefault="13E28AE7" w:rsidP="169500F6">
            <w:pPr>
              <w:jc w:val="left"/>
              <w:rPr>
                <w:rFonts w:ascii="Century Gothic" w:eastAsia="Century Gothic" w:hAnsi="Century Gothic" w:cs="Century Gothic"/>
                <w:color w:val="000000"/>
                <w:sz w:val="20"/>
              </w:rPr>
            </w:pPr>
            <w:r w:rsidRPr="00912EC7">
              <w:rPr>
                <w:rFonts w:ascii="Century Gothic" w:eastAsia="Century Gothic" w:hAnsi="Century Gothic" w:cs="Century Gothic"/>
                <w:color w:val="000000" w:themeColor="text1"/>
                <w:sz w:val="20"/>
              </w:rPr>
              <w:t xml:space="preserve"> </w:t>
            </w:r>
          </w:p>
        </w:tc>
        <w:tc>
          <w:tcPr>
            <w:tcW w:w="3856" w:type="dxa"/>
            <w:tcBorders>
              <w:top w:val="single" w:sz="6" w:space="0" w:color="auto"/>
              <w:left w:val="single" w:sz="6" w:space="0" w:color="auto"/>
              <w:bottom w:val="single" w:sz="6" w:space="0" w:color="auto"/>
              <w:right w:val="single" w:sz="6" w:space="0" w:color="auto"/>
            </w:tcBorders>
          </w:tcPr>
          <w:p w14:paraId="5454D0C6" w14:textId="77777777" w:rsidR="00F45412" w:rsidRPr="00912EC7" w:rsidRDefault="00F45412" w:rsidP="169500F6">
            <w:pPr>
              <w:rPr>
                <w:rFonts w:ascii="Century Gothic" w:eastAsia="Century Gothic" w:hAnsi="Century Gothic" w:cs="Century Gothic"/>
                <w:b/>
                <w:bCs/>
                <w:color w:val="000000"/>
                <w:sz w:val="20"/>
              </w:rPr>
            </w:pPr>
            <w:r w:rsidRPr="00912EC7">
              <w:rPr>
                <w:rFonts w:ascii="Century Gothic" w:eastAsia="Century Gothic" w:hAnsi="Century Gothic" w:cs="Century Gothic"/>
                <w:color w:val="000000" w:themeColor="text1"/>
                <w:sz w:val="20"/>
              </w:rPr>
              <w:t>[</w:t>
            </w:r>
            <w:r w:rsidRPr="00912EC7">
              <w:rPr>
                <w:rFonts w:ascii="Century Gothic" w:eastAsia="Century Gothic" w:hAnsi="Century Gothic" w:cs="Century Gothic"/>
                <w:color w:val="000000" w:themeColor="text1"/>
                <w:sz w:val="20"/>
                <w:highlight w:val="yellow"/>
              </w:rPr>
              <w:t>Supplier Details</w:t>
            </w:r>
            <w:r w:rsidRPr="00912EC7">
              <w:rPr>
                <w:rFonts w:ascii="Century Gothic" w:eastAsia="Century Gothic" w:hAnsi="Century Gothic" w:cs="Century Gothic"/>
                <w:color w:val="000000" w:themeColor="text1"/>
                <w:sz w:val="20"/>
              </w:rPr>
              <w:t>]</w:t>
            </w:r>
          </w:p>
        </w:tc>
      </w:tr>
    </w:tbl>
    <w:p w14:paraId="4F7BE17A" w14:textId="77777777" w:rsidR="00F45412" w:rsidRPr="00912EC7" w:rsidRDefault="00F45412" w:rsidP="169500F6">
      <w:pPr>
        <w:spacing w:line="240" w:lineRule="atLeast"/>
        <w:rPr>
          <w:rFonts w:ascii="Century Gothic" w:eastAsia="Century Gothic" w:hAnsi="Century Gothic" w:cs="Century Gothic"/>
          <w:color w:val="000000"/>
          <w:sz w:val="20"/>
        </w:rPr>
      </w:pPr>
    </w:p>
    <w:p w14:paraId="46D66879" w14:textId="60A55D82" w:rsidR="00F45412" w:rsidRPr="00064889" w:rsidRDefault="30B5E1AA" w:rsidP="00064889">
      <w:pPr>
        <w:pStyle w:val="Heading2"/>
        <w:tabs>
          <w:tab w:val="num" w:pos="213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A </w:t>
      </w:r>
      <w:proofErr w:type="gramStart"/>
      <w:r w:rsidRPr="0C33B580">
        <w:rPr>
          <w:rFonts w:ascii="Century Gothic" w:eastAsia="Century Gothic" w:hAnsi="Century Gothic" w:cs="Century Gothic"/>
        </w:rPr>
        <w:t>notice:-</w:t>
      </w:r>
      <w:proofErr w:type="gramEnd"/>
    </w:p>
    <w:p w14:paraId="2A72C7EB" w14:textId="77777777" w:rsidR="00F45412" w:rsidRPr="00912EC7" w:rsidRDefault="00F45412" w:rsidP="169500F6">
      <w:pPr>
        <w:pStyle w:val="Heading3"/>
        <w:numPr>
          <w:ilvl w:val="2"/>
          <w:numId w:val="0"/>
        </w:numPr>
        <w:tabs>
          <w:tab w:val="num" w:pos="1985"/>
        </w:tabs>
        <w:ind w:left="1985" w:hanging="567"/>
        <w:rPr>
          <w:rFonts w:ascii="Century Gothic" w:eastAsia="Century Gothic" w:hAnsi="Century Gothic" w:cs="Century Gothic"/>
        </w:rPr>
      </w:pPr>
    </w:p>
    <w:p w14:paraId="718F185D" w14:textId="77777777" w:rsidR="00DC0EBA" w:rsidRDefault="30B5E1AA" w:rsidP="009A418A">
      <w:pPr>
        <w:pStyle w:val="Heading3"/>
        <w:numPr>
          <w:ilvl w:val="1"/>
          <w:numId w:val="221"/>
        </w:numPr>
        <w:rPr>
          <w:rFonts w:ascii="Century Gothic" w:eastAsia="Century Gothic" w:hAnsi="Century Gothic" w:cs="Century Gothic"/>
        </w:rPr>
      </w:pPr>
      <w:r w:rsidRPr="0C33B580">
        <w:rPr>
          <w:rFonts w:ascii="Century Gothic" w:eastAsia="Century Gothic" w:hAnsi="Century Gothic" w:cs="Century Gothic"/>
        </w:rPr>
        <w:t xml:space="preserve">if sent by first class post in the UK shall be deemed to have been received two (2) days after the day on which it was </w:t>
      </w:r>
      <w:proofErr w:type="gramStart"/>
      <w:r w:rsidRPr="0C33B580">
        <w:rPr>
          <w:rFonts w:ascii="Century Gothic" w:eastAsia="Century Gothic" w:hAnsi="Century Gothic" w:cs="Century Gothic"/>
        </w:rPr>
        <w:t>posted;</w:t>
      </w:r>
      <w:proofErr w:type="gramEnd"/>
    </w:p>
    <w:p w14:paraId="3914E6D0" w14:textId="77777777" w:rsidR="00DC0EBA" w:rsidRDefault="30B5E1AA" w:rsidP="009A418A">
      <w:pPr>
        <w:pStyle w:val="Heading3"/>
        <w:numPr>
          <w:ilvl w:val="1"/>
          <w:numId w:val="221"/>
        </w:numPr>
        <w:rPr>
          <w:rFonts w:ascii="Century Gothic" w:eastAsia="Century Gothic" w:hAnsi="Century Gothic" w:cs="Century Gothic"/>
        </w:rPr>
      </w:pPr>
      <w:r w:rsidRPr="00DC0EBA">
        <w:rPr>
          <w:rFonts w:ascii="Century Gothic" w:eastAsia="Century Gothic" w:hAnsi="Century Gothic" w:cs="Century Gothic"/>
        </w:rPr>
        <w:t>if sent by airmail shall be deemed to be given seven (7) days after the day on which it was posted; and</w:t>
      </w:r>
    </w:p>
    <w:p w14:paraId="40AEEFD5" w14:textId="77777777" w:rsidR="00DC0EBA" w:rsidRDefault="30B5E1AA" w:rsidP="009A418A">
      <w:pPr>
        <w:pStyle w:val="Heading3"/>
        <w:numPr>
          <w:ilvl w:val="1"/>
          <w:numId w:val="221"/>
        </w:numPr>
        <w:rPr>
          <w:rFonts w:ascii="Century Gothic" w:eastAsia="Century Gothic" w:hAnsi="Century Gothic" w:cs="Century Gothic"/>
        </w:rPr>
      </w:pPr>
      <w:r w:rsidRPr="00DC0EBA">
        <w:rPr>
          <w:rFonts w:ascii="Century Gothic" w:eastAsia="Century Gothic" w:hAnsi="Century Gothic" w:cs="Century Gothic"/>
        </w:rPr>
        <w:t xml:space="preserve">if delivered by hand or courier during normal business hours on a </w:t>
      </w:r>
      <w:r w:rsidR="00175CFF" w:rsidRPr="00DC0EBA">
        <w:rPr>
          <w:rFonts w:ascii="Century Gothic" w:eastAsia="Century Gothic" w:hAnsi="Century Gothic" w:cs="Century Gothic"/>
        </w:rPr>
        <w:t>B</w:t>
      </w:r>
      <w:r w:rsidRPr="00DC0EBA">
        <w:rPr>
          <w:rFonts w:ascii="Century Gothic" w:eastAsia="Century Gothic" w:hAnsi="Century Gothic" w:cs="Century Gothic"/>
        </w:rPr>
        <w:t xml:space="preserve">usiness </w:t>
      </w:r>
      <w:r w:rsidR="00175CFF" w:rsidRPr="00DC0EBA">
        <w:rPr>
          <w:rFonts w:ascii="Century Gothic" w:eastAsia="Century Gothic" w:hAnsi="Century Gothic" w:cs="Century Gothic"/>
        </w:rPr>
        <w:t>D</w:t>
      </w:r>
      <w:r w:rsidRPr="00DC0EBA">
        <w:rPr>
          <w:rFonts w:ascii="Century Gothic" w:eastAsia="Century Gothic" w:hAnsi="Century Gothic" w:cs="Century Gothic"/>
        </w:rPr>
        <w:t>ay, shall be deemed to be given on that day, or in any other case of hand delivery or courier, shall be deemed to be given on the business day following the date of delivery.</w:t>
      </w:r>
    </w:p>
    <w:p w14:paraId="53EA04FA" w14:textId="5446F196" w:rsidR="00175DA8" w:rsidRPr="00DC0EBA" w:rsidRDefault="00175DA8" w:rsidP="009A418A">
      <w:pPr>
        <w:pStyle w:val="Heading3"/>
        <w:numPr>
          <w:ilvl w:val="1"/>
          <w:numId w:val="221"/>
        </w:numPr>
        <w:rPr>
          <w:rFonts w:ascii="Century Gothic" w:eastAsia="Century Gothic" w:hAnsi="Century Gothic" w:cs="Century Gothic"/>
        </w:rPr>
      </w:pPr>
      <w:r w:rsidRPr="00DC0EBA">
        <w:rPr>
          <w:rFonts w:ascii="Century Gothic" w:eastAsia="Century Gothic" w:hAnsi="Century Gothic" w:cs="Century Gothic"/>
        </w:rPr>
        <w:lastRenderedPageBreak/>
        <w:t xml:space="preserve">if sent by email, at the time of transmission, or, if this time falls outside business hours in the place of receipt, when business hours resume.  In this clause </w:t>
      </w:r>
      <w:r w:rsidR="00CB0A8E" w:rsidRPr="00DC0EBA">
        <w:rPr>
          <w:rFonts w:ascii="Century Gothic" w:eastAsia="Century Gothic" w:hAnsi="Century Gothic" w:cs="Century Gothic"/>
        </w:rPr>
        <w:t>34.2</w:t>
      </w:r>
      <w:r w:rsidRPr="00DC0EBA">
        <w:rPr>
          <w:rFonts w:ascii="Century Gothic" w:eastAsia="Century Gothic" w:hAnsi="Century Gothic" w:cs="Century Gothic"/>
        </w:rPr>
        <w:t xml:space="preserve">(d), business hours </w:t>
      </w:r>
      <w:proofErr w:type="gramStart"/>
      <w:r w:rsidRPr="00DC0EBA">
        <w:rPr>
          <w:rFonts w:ascii="Century Gothic" w:eastAsia="Century Gothic" w:hAnsi="Century Gothic" w:cs="Century Gothic"/>
        </w:rPr>
        <w:t>means</w:t>
      </w:r>
      <w:proofErr w:type="gramEnd"/>
      <w:r w:rsidRPr="00DC0EBA">
        <w:rPr>
          <w:rFonts w:ascii="Century Gothic" w:eastAsia="Century Gothic" w:hAnsi="Century Gothic" w:cs="Century Gothic"/>
        </w:rPr>
        <w:t xml:space="preserve"> 9.00am to 5.30pm Monday to Friday on a day that is not a public holiday in the place of receipt.</w:t>
      </w:r>
    </w:p>
    <w:p w14:paraId="4A94EF67" w14:textId="77777777" w:rsidR="00F45412" w:rsidRDefault="00F45412" w:rsidP="169500F6">
      <w:pPr>
        <w:pStyle w:val="BodyText1"/>
        <w:rPr>
          <w:rFonts w:ascii="Century Gothic" w:eastAsia="Century Gothic" w:hAnsi="Century Gothic" w:cs="Century Gothic"/>
          <w:b/>
          <w:bCs/>
          <w:color w:val="000000"/>
          <w:sz w:val="20"/>
        </w:rPr>
      </w:pPr>
    </w:p>
    <w:p w14:paraId="0D8778E4" w14:textId="77777777" w:rsidR="00DC0EBA" w:rsidRDefault="00DC0EBA" w:rsidP="169500F6">
      <w:pPr>
        <w:pStyle w:val="BodyText1"/>
        <w:rPr>
          <w:rFonts w:ascii="Century Gothic" w:eastAsia="Century Gothic" w:hAnsi="Century Gothic" w:cs="Century Gothic"/>
          <w:b/>
          <w:bCs/>
          <w:color w:val="000000"/>
          <w:sz w:val="20"/>
        </w:rPr>
      </w:pPr>
    </w:p>
    <w:p w14:paraId="0C876EC2" w14:textId="77777777" w:rsidR="00DC0EBA" w:rsidRDefault="00DC0EBA" w:rsidP="169500F6">
      <w:pPr>
        <w:pStyle w:val="BodyText1"/>
        <w:rPr>
          <w:rFonts w:ascii="Century Gothic" w:eastAsia="Century Gothic" w:hAnsi="Century Gothic" w:cs="Century Gothic"/>
          <w:b/>
          <w:bCs/>
          <w:color w:val="000000"/>
          <w:sz w:val="20"/>
        </w:rPr>
      </w:pPr>
    </w:p>
    <w:p w14:paraId="77401A44" w14:textId="77777777" w:rsidR="00DC0EBA" w:rsidRPr="00912EC7" w:rsidRDefault="00DC0EBA" w:rsidP="169500F6">
      <w:pPr>
        <w:pStyle w:val="BodyText1"/>
        <w:rPr>
          <w:rFonts w:ascii="Century Gothic" w:eastAsia="Century Gothic" w:hAnsi="Century Gothic" w:cs="Century Gothic"/>
          <w:b/>
          <w:bCs/>
          <w:color w:val="000000"/>
          <w:sz w:val="20"/>
        </w:rPr>
      </w:pPr>
    </w:p>
    <w:p w14:paraId="4EB12BB1"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97" w:name="_Assignment_and_Subcontracting"/>
      <w:bookmarkEnd w:id="97"/>
      <w:r w:rsidRPr="00912EC7">
        <w:rPr>
          <w:rFonts w:ascii="Century Gothic" w:eastAsia="Century Gothic" w:hAnsi="Century Gothic" w:cs="Century Gothic"/>
          <w:sz w:val="20"/>
        </w:rPr>
        <w:t xml:space="preserve">Assignment and Subcontracting </w:t>
      </w:r>
    </w:p>
    <w:p w14:paraId="7DE60701" w14:textId="77777777" w:rsidR="00F45412" w:rsidRPr="00912EC7" w:rsidRDefault="00F45412" w:rsidP="169500F6">
      <w:pPr>
        <w:pStyle w:val="Heading1"/>
        <w:numPr>
          <w:ilvl w:val="0"/>
          <w:numId w:val="0"/>
        </w:numPr>
        <w:rPr>
          <w:rFonts w:ascii="Century Gothic" w:eastAsia="Century Gothic" w:hAnsi="Century Gothic" w:cs="Century Gothic"/>
          <w:color w:val="000000"/>
          <w:sz w:val="20"/>
        </w:rPr>
      </w:pPr>
    </w:p>
    <w:p w14:paraId="7CA7AC2B" w14:textId="77777777" w:rsidR="009C3274" w:rsidRPr="00DA2BBC" w:rsidRDefault="540BD68D" w:rsidP="009A418A">
      <w:pPr>
        <w:pStyle w:val="Heading2"/>
        <w:numPr>
          <w:ilvl w:val="1"/>
          <w:numId w:val="182"/>
        </w:numPr>
        <w:rPr>
          <w:rFonts w:ascii="Century Gothic" w:eastAsia="Century Gothic" w:hAnsi="Century Gothic" w:cs="Century Gothic"/>
        </w:rPr>
      </w:pPr>
      <w:r w:rsidRPr="00DA2BBC">
        <w:rPr>
          <w:rFonts w:ascii="Century Gothic" w:eastAsia="Century Gothic" w:hAnsi="Century Gothic" w:cs="Century Gothic"/>
        </w:rPr>
        <w:t>Supplier may not assign its rights nor subcontract its obligations without Virgin’s prior written consent</w:t>
      </w:r>
      <w:r w:rsidR="114435CE" w:rsidRPr="00DA2BBC">
        <w:rPr>
          <w:rFonts w:ascii="Century Gothic" w:eastAsia="Century Gothic" w:hAnsi="Century Gothic" w:cs="Century Gothic"/>
        </w:rPr>
        <w:t>.</w:t>
      </w:r>
    </w:p>
    <w:p w14:paraId="4784E2BC" w14:textId="77777777" w:rsidR="00792A29" w:rsidRPr="00912EC7" w:rsidRDefault="00792A29" w:rsidP="169500F6">
      <w:pPr>
        <w:pStyle w:val="BodyText2"/>
        <w:rPr>
          <w:rFonts w:ascii="Century Gothic" w:eastAsia="Century Gothic" w:hAnsi="Century Gothic" w:cs="Century Gothic"/>
          <w:sz w:val="20"/>
        </w:rPr>
      </w:pPr>
    </w:p>
    <w:p w14:paraId="4FFB1C8A" w14:textId="09971FD3" w:rsidR="00792A29" w:rsidRPr="00912EC7" w:rsidRDefault="00443E14" w:rsidP="169500F6">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 xml:space="preserve">Virgin may at any time assign, transfer, mortgage, </w:t>
      </w:r>
      <w:proofErr w:type="gramStart"/>
      <w:r w:rsidRPr="0C33B580">
        <w:rPr>
          <w:rFonts w:ascii="Century Gothic" w:eastAsia="Century Gothic" w:hAnsi="Century Gothic" w:cs="Century Gothic"/>
        </w:rPr>
        <w:t>charge</w:t>
      </w:r>
      <w:proofErr w:type="gramEnd"/>
      <w:r w:rsidRPr="0C33B580">
        <w:rPr>
          <w:rFonts w:ascii="Century Gothic" w:eastAsia="Century Gothic" w:hAnsi="Century Gothic" w:cs="Century Gothic"/>
        </w:rPr>
        <w:t xml:space="preserve"> or deal in any other manner with any or all of its rights and obligations under this Agreement</w:t>
      </w:r>
      <w:r w:rsidR="6BB3F5FD" w:rsidRPr="0C33B580">
        <w:rPr>
          <w:rFonts w:ascii="Century Gothic" w:eastAsia="Century Gothic" w:hAnsi="Century Gothic" w:cs="Century Gothic"/>
        </w:rPr>
        <w:t>.</w:t>
      </w:r>
    </w:p>
    <w:p w14:paraId="6F82B69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52A996B8" w14:textId="4B871AD5" w:rsidR="00291892" w:rsidRPr="00291892" w:rsidRDefault="00291892" w:rsidP="00291892">
      <w:pPr>
        <w:pStyle w:val="Heading2"/>
        <w:rPr>
          <w:rFonts w:ascii="Century Gothic" w:eastAsia="Century Gothic" w:hAnsi="Century Gothic" w:cs="Century Gothic"/>
        </w:rPr>
      </w:pPr>
      <w:r w:rsidRPr="0C33B580">
        <w:rPr>
          <w:rFonts w:ascii="Century Gothic" w:eastAsia="Century Gothic" w:hAnsi="Century Gothic" w:cs="Century Gothic"/>
        </w:rPr>
        <w:t xml:space="preserve">Even if consent is given pursuant to Clause </w:t>
      </w:r>
      <w:r w:rsidR="00A666D1" w:rsidRPr="0C33B580">
        <w:rPr>
          <w:rFonts w:ascii="Century Gothic" w:eastAsia="Century Gothic" w:hAnsi="Century Gothic" w:cs="Century Gothic"/>
        </w:rPr>
        <w:t>3</w:t>
      </w:r>
      <w:r w:rsidR="00CB0A8E" w:rsidRPr="0C33B580">
        <w:rPr>
          <w:rFonts w:ascii="Century Gothic" w:eastAsia="Century Gothic" w:hAnsi="Century Gothic" w:cs="Century Gothic"/>
        </w:rPr>
        <w:t>5</w:t>
      </w:r>
      <w:r w:rsidRPr="0C33B580">
        <w:rPr>
          <w:rFonts w:ascii="Century Gothic" w:eastAsia="Century Gothic" w:hAnsi="Century Gothic" w:cs="Century Gothic"/>
        </w:rPr>
        <w:t xml:space="preserve">.1, no sub-contracting by Supplier shall relieve Supplier from any liability or obligation under this Agreement and Supplier shall be responsible for the acts, omissions, defaults or negligence of any subcontractor, its </w:t>
      </w:r>
      <w:r w:rsidR="00CB0A8E" w:rsidRPr="0C33B580">
        <w:rPr>
          <w:rFonts w:ascii="Century Gothic" w:eastAsia="Century Gothic" w:hAnsi="Century Gothic" w:cs="Century Gothic"/>
        </w:rPr>
        <w:t>agents,</w:t>
      </w:r>
      <w:r w:rsidRPr="0C33B580">
        <w:rPr>
          <w:rFonts w:ascii="Century Gothic" w:eastAsia="Century Gothic" w:hAnsi="Century Gothic" w:cs="Century Gothic"/>
        </w:rPr>
        <w:t xml:space="preserve"> or Supplier Personnel as if each were the acts, omissions, </w:t>
      </w:r>
      <w:proofErr w:type="gramStart"/>
      <w:r w:rsidRPr="0C33B580">
        <w:rPr>
          <w:rFonts w:ascii="Century Gothic" w:eastAsia="Century Gothic" w:hAnsi="Century Gothic" w:cs="Century Gothic"/>
        </w:rPr>
        <w:t>defaults</w:t>
      </w:r>
      <w:proofErr w:type="gramEnd"/>
      <w:r w:rsidRPr="0C33B580">
        <w:rPr>
          <w:rFonts w:ascii="Century Gothic" w:eastAsia="Century Gothic" w:hAnsi="Century Gothic" w:cs="Century Gothic"/>
        </w:rPr>
        <w:t xml:space="preserve"> or negligence of Supplier.  Supplier shall ensure that all rights, </w:t>
      </w:r>
      <w:r w:rsidR="00CB0A8E" w:rsidRPr="0C33B580">
        <w:rPr>
          <w:rFonts w:ascii="Century Gothic" w:eastAsia="Century Gothic" w:hAnsi="Century Gothic" w:cs="Century Gothic"/>
        </w:rPr>
        <w:t>duties,</w:t>
      </w:r>
      <w:r w:rsidRPr="0C33B580">
        <w:rPr>
          <w:rFonts w:ascii="Century Gothic" w:eastAsia="Century Gothic" w:hAnsi="Century Gothic" w:cs="Century Gothic"/>
        </w:rPr>
        <w:t xml:space="preserve"> and obligations that Supplier has under this Agreement shall be included in any contract that Supplier has with any such subcontractor.  </w:t>
      </w:r>
    </w:p>
    <w:p w14:paraId="19BA2AA1"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16021E6F" w14:textId="34B79E25"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shall appoint any sub-contractor on written terms governed by English law which require the sub-contractor to perform its obligations in all respects in accordance with the terms of this Agreement (including without limitation the same compliance with Virgin’s </w:t>
      </w:r>
      <w:r w:rsidR="006F2CB0" w:rsidRPr="0C33B580">
        <w:rPr>
          <w:rFonts w:ascii="Century Gothic" w:eastAsia="Century Gothic" w:hAnsi="Century Gothic" w:cs="Century Gothic"/>
        </w:rPr>
        <w:t>p</w:t>
      </w:r>
      <w:r w:rsidRPr="0C33B580">
        <w:rPr>
          <w:rFonts w:ascii="Century Gothic" w:eastAsia="Century Gothic" w:hAnsi="Century Gothic" w:cs="Century Gothic"/>
        </w:rPr>
        <w:t>olicies and procedures, security, audit, employee liability, exit and termination arrangements</w:t>
      </w:r>
      <w:r w:rsidR="0082075C" w:rsidRPr="0C33B580">
        <w:rPr>
          <w:rFonts w:ascii="Century Gothic" w:eastAsia="Century Gothic" w:hAnsi="Century Gothic" w:cs="Century Gothic"/>
        </w:rPr>
        <w:t>,</w:t>
      </w:r>
      <w:r w:rsidRPr="0C33B580">
        <w:rPr>
          <w:rFonts w:ascii="Century Gothic" w:eastAsia="Century Gothic" w:hAnsi="Century Gothic" w:cs="Century Gothic"/>
        </w:rPr>
        <w:t xml:space="preserve"> and confidentiality provisions as Supplier and</w:t>
      </w:r>
      <w:r w:rsidR="00C37102" w:rsidRPr="0C33B580">
        <w:rPr>
          <w:rFonts w:ascii="Century Gothic" w:eastAsia="Century Gothic" w:hAnsi="Century Gothic" w:cs="Century Gothic"/>
        </w:rPr>
        <w:t xml:space="preserve"> </w:t>
      </w:r>
      <w:r w:rsidR="0082764A" w:rsidRPr="0C33B580">
        <w:rPr>
          <w:rFonts w:ascii="Century Gothic" w:eastAsia="Century Gothic" w:hAnsi="Century Gothic" w:cs="Century Gothic"/>
        </w:rPr>
        <w:t xml:space="preserve">Supplier </w:t>
      </w:r>
      <w:r w:rsidR="00C37102" w:rsidRPr="0C33B580">
        <w:rPr>
          <w:rFonts w:ascii="Century Gothic" w:eastAsia="Century Gothic" w:hAnsi="Century Gothic" w:cs="Century Gothic"/>
        </w:rPr>
        <w:t>shall seek a direct obliga</w:t>
      </w:r>
      <w:r w:rsidR="00703FE5" w:rsidRPr="0C33B580">
        <w:rPr>
          <w:rFonts w:ascii="Century Gothic" w:eastAsia="Century Gothic" w:hAnsi="Century Gothic" w:cs="Century Gothic"/>
        </w:rPr>
        <w:t>tion from the sub-</w:t>
      </w:r>
      <w:r w:rsidR="0082764A" w:rsidRPr="0C33B580">
        <w:rPr>
          <w:rFonts w:ascii="Century Gothic" w:eastAsia="Century Gothic" w:hAnsi="Century Gothic" w:cs="Century Gothic"/>
        </w:rPr>
        <w:t>contractor</w:t>
      </w:r>
      <w:r w:rsidR="0064222B" w:rsidRPr="0C33B580">
        <w:rPr>
          <w:rFonts w:ascii="Century Gothic" w:eastAsia="Century Gothic" w:hAnsi="Century Gothic" w:cs="Century Gothic"/>
        </w:rPr>
        <w:t xml:space="preserve"> to Virgin </w:t>
      </w:r>
      <w:r w:rsidR="00B47FD2" w:rsidRPr="0C33B580">
        <w:rPr>
          <w:rFonts w:ascii="Century Gothic" w:eastAsia="Century Gothic" w:hAnsi="Century Gothic" w:cs="Century Gothic"/>
        </w:rPr>
        <w:t>in respect o</w:t>
      </w:r>
      <w:r w:rsidR="0082764A" w:rsidRPr="0C33B580">
        <w:rPr>
          <w:rFonts w:ascii="Century Gothic" w:eastAsia="Century Gothic" w:hAnsi="Century Gothic" w:cs="Century Gothic"/>
        </w:rPr>
        <w:t>f</w:t>
      </w:r>
      <w:r w:rsidR="00B47FD2" w:rsidRPr="0C33B580">
        <w:rPr>
          <w:rFonts w:ascii="Century Gothic" w:eastAsia="Century Gothic" w:hAnsi="Century Gothic" w:cs="Century Gothic"/>
        </w:rPr>
        <w:t xml:space="preserve"> Virgin</w:t>
      </w:r>
      <w:r w:rsidRPr="0C33B580">
        <w:rPr>
          <w:rFonts w:ascii="Century Gothic" w:eastAsia="Century Gothic" w:hAnsi="Century Gothic" w:cs="Century Gothic"/>
        </w:rPr>
        <w:t xml:space="preserve"> </w:t>
      </w:r>
      <w:r w:rsidR="00B47FD2" w:rsidRPr="0C33B580">
        <w:rPr>
          <w:rFonts w:ascii="Century Gothic" w:eastAsia="Century Gothic" w:hAnsi="Century Gothic" w:cs="Century Gothic"/>
        </w:rPr>
        <w:t>C</w:t>
      </w:r>
      <w:r w:rsidR="00686647" w:rsidRPr="0C33B580">
        <w:rPr>
          <w:rFonts w:ascii="Century Gothic" w:eastAsia="Century Gothic" w:hAnsi="Century Gothic" w:cs="Century Gothic"/>
        </w:rPr>
        <w:t>onfidential Information</w:t>
      </w:r>
      <w:r w:rsidRPr="0C33B580">
        <w:rPr>
          <w:rFonts w:ascii="Century Gothic" w:eastAsia="Century Gothic" w:hAnsi="Century Gothic" w:cs="Century Gothic"/>
        </w:rPr>
        <w:t>). Supplier shall include in each contract a clause entitling Virgin to enforce performance of such sub-contract directly against such sub-contractor.</w:t>
      </w:r>
    </w:p>
    <w:p w14:paraId="6A5647C9" w14:textId="77777777" w:rsidR="008D77BB" w:rsidRPr="00912EC7" w:rsidRDefault="008D77BB" w:rsidP="169500F6">
      <w:pPr>
        <w:pStyle w:val="BodyText2"/>
        <w:tabs>
          <w:tab w:val="num" w:pos="1418"/>
        </w:tabs>
        <w:ind w:left="1418" w:hanging="851"/>
        <w:rPr>
          <w:rFonts w:ascii="Century Gothic" w:eastAsia="Century Gothic" w:hAnsi="Century Gothic" w:cs="Century Gothic"/>
          <w:sz w:val="20"/>
        </w:rPr>
      </w:pPr>
    </w:p>
    <w:p w14:paraId="0B0CE475"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Supplier shall ensure that each contract it enters into with a sub-contractor relating to this Agreement includes appropriate terms enabling such contract to be assigned or novated to Virgin, or a </w:t>
      </w:r>
      <w:proofErr w:type="gramStart"/>
      <w:r w:rsidRPr="0C33B580">
        <w:rPr>
          <w:rFonts w:ascii="Century Gothic" w:eastAsia="Century Gothic" w:hAnsi="Century Gothic" w:cs="Century Gothic"/>
        </w:rPr>
        <w:t>Third Party</w:t>
      </w:r>
      <w:proofErr w:type="gramEnd"/>
      <w:r w:rsidRPr="0C33B580">
        <w:rPr>
          <w:rFonts w:ascii="Century Gothic" w:eastAsia="Century Gothic" w:hAnsi="Century Gothic" w:cs="Century Gothic"/>
        </w:rPr>
        <w:t xml:space="preserve"> Supplier, at no additional cost.  If Supplier is unable to agree these rights, it shall obtain Virgin’s written consent (not to be unreasonably withheld) before </w:t>
      </w:r>
      <w:proofErr w:type="gramStart"/>
      <w:r w:rsidRPr="0C33B580">
        <w:rPr>
          <w:rFonts w:ascii="Century Gothic" w:eastAsia="Century Gothic" w:hAnsi="Century Gothic" w:cs="Century Gothic"/>
        </w:rPr>
        <w:t>entering into</w:t>
      </w:r>
      <w:proofErr w:type="gramEnd"/>
      <w:r w:rsidRPr="0C33B580">
        <w:rPr>
          <w:rFonts w:ascii="Century Gothic" w:eastAsia="Century Gothic" w:hAnsi="Century Gothic" w:cs="Century Gothic"/>
        </w:rPr>
        <w:t xml:space="preserve"> such contract. </w:t>
      </w:r>
    </w:p>
    <w:p w14:paraId="08A5085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E3DAF0C" w14:textId="033AC271"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Virgin may assign this Agreement, any or </w:t>
      </w:r>
      <w:proofErr w:type="gramStart"/>
      <w:r w:rsidRPr="0C33B580">
        <w:rPr>
          <w:rFonts w:ascii="Century Gothic" w:eastAsia="Century Gothic" w:hAnsi="Century Gothic" w:cs="Century Gothic"/>
        </w:rPr>
        <w:t>all of</w:t>
      </w:r>
      <w:proofErr w:type="gramEnd"/>
      <w:r w:rsidRPr="0C33B580">
        <w:rPr>
          <w:rFonts w:ascii="Century Gothic" w:eastAsia="Century Gothic" w:hAnsi="Century Gothic" w:cs="Century Gothic"/>
        </w:rPr>
        <w:t xml:space="preserve"> its rights and obligations </w:t>
      </w:r>
      <w:r w:rsidR="001B020B" w:rsidRPr="0C33B580">
        <w:rPr>
          <w:rFonts w:ascii="Century Gothic" w:eastAsia="Century Gothic" w:hAnsi="Century Gothic" w:cs="Century Gothic"/>
        </w:rPr>
        <w:t xml:space="preserve">and any or all of the Intellectual Property Rights </w:t>
      </w:r>
      <w:r w:rsidRPr="0C33B580">
        <w:rPr>
          <w:rFonts w:ascii="Century Gothic" w:eastAsia="Century Gothic" w:hAnsi="Century Gothic" w:cs="Century Gothic"/>
        </w:rPr>
        <w:t xml:space="preserve">to any other </w:t>
      </w:r>
      <w:r w:rsidR="001B020B" w:rsidRPr="0C33B580">
        <w:rPr>
          <w:rFonts w:ascii="Century Gothic" w:eastAsia="Century Gothic" w:hAnsi="Century Gothic" w:cs="Century Gothic"/>
        </w:rPr>
        <w:t>member of VAL Group without the requirement of any consent</w:t>
      </w:r>
      <w:r w:rsidRPr="0C33B580">
        <w:rPr>
          <w:rFonts w:ascii="Century Gothic" w:eastAsia="Century Gothic" w:hAnsi="Century Gothic" w:cs="Century Gothic"/>
        </w:rPr>
        <w:t xml:space="preserve">. Supplier shall at the request of Virgin execute such documents and do any other things as are necessary for such assignee to assume, by way of novation and in place of Virgin, any or </w:t>
      </w:r>
      <w:proofErr w:type="gramStart"/>
      <w:r w:rsidRPr="0C33B580">
        <w:rPr>
          <w:rFonts w:ascii="Century Gothic" w:eastAsia="Century Gothic" w:hAnsi="Century Gothic" w:cs="Century Gothic"/>
        </w:rPr>
        <w:t>all of</w:t>
      </w:r>
      <w:proofErr w:type="gramEnd"/>
      <w:r w:rsidRPr="0C33B580">
        <w:rPr>
          <w:rFonts w:ascii="Century Gothic" w:eastAsia="Century Gothic" w:hAnsi="Century Gothic" w:cs="Century Gothic"/>
        </w:rPr>
        <w:t xml:space="preserve"> the obligations and duties of Virgin under this Agreement.  For the avoidance of doubt, following such transfer by way of novation, all obligations and duties under this Agreement shall be assumed by the assignee, and Virgin shall be no longer bound contractually or liable to Supplier</w:t>
      </w:r>
      <w:r w:rsidR="1433B5D3" w:rsidRPr="0C33B580">
        <w:rPr>
          <w:rFonts w:ascii="Century Gothic" w:eastAsia="Century Gothic" w:hAnsi="Century Gothic" w:cs="Century Gothic"/>
        </w:rPr>
        <w:t>.</w:t>
      </w:r>
      <w:r w:rsidR="62BC1D72" w:rsidRPr="0C33B580">
        <w:rPr>
          <w:rFonts w:ascii="Century Gothic" w:eastAsia="Century Gothic" w:hAnsi="Century Gothic" w:cs="Century Gothic"/>
        </w:rPr>
        <w:t xml:space="preserve"> </w:t>
      </w:r>
    </w:p>
    <w:p w14:paraId="5F713719" w14:textId="77777777" w:rsidR="009C3274" w:rsidRPr="00912EC7" w:rsidRDefault="009C3274" w:rsidP="169500F6">
      <w:pPr>
        <w:pStyle w:val="BodyText2"/>
        <w:rPr>
          <w:rFonts w:ascii="Century Gothic" w:eastAsia="Century Gothic" w:hAnsi="Century Gothic" w:cs="Century Gothic"/>
          <w:sz w:val="20"/>
        </w:rPr>
      </w:pPr>
    </w:p>
    <w:p w14:paraId="155BAED3" w14:textId="77777777" w:rsidR="00F45412" w:rsidRPr="00912EC7" w:rsidRDefault="30B5E1AA" w:rsidP="169500F6">
      <w:pPr>
        <w:pStyle w:val="Heading1"/>
        <w:tabs>
          <w:tab w:val="clear" w:pos="720"/>
          <w:tab w:val="num" w:pos="567"/>
        </w:tabs>
        <w:rPr>
          <w:rFonts w:ascii="Century Gothic" w:eastAsia="Century Gothic" w:hAnsi="Century Gothic" w:cs="Century Gothic"/>
          <w:sz w:val="20"/>
        </w:rPr>
      </w:pPr>
      <w:bookmarkStart w:id="98" w:name="_Force_Majeure"/>
      <w:bookmarkEnd w:id="98"/>
      <w:r w:rsidRPr="00912EC7">
        <w:rPr>
          <w:rFonts w:ascii="Century Gothic" w:eastAsia="Century Gothic" w:hAnsi="Century Gothic" w:cs="Century Gothic"/>
          <w:sz w:val="20"/>
        </w:rPr>
        <w:t>Force Majeure</w:t>
      </w:r>
    </w:p>
    <w:p w14:paraId="794E87FA" w14:textId="77777777" w:rsidR="00F45412" w:rsidRPr="00912EC7" w:rsidRDefault="00F45412" w:rsidP="169500F6">
      <w:pPr>
        <w:ind w:left="720"/>
        <w:rPr>
          <w:rFonts w:ascii="Century Gothic" w:eastAsia="Century Gothic" w:hAnsi="Century Gothic" w:cs="Century Gothic"/>
          <w:color w:val="000000"/>
          <w:sz w:val="20"/>
        </w:rPr>
      </w:pPr>
    </w:p>
    <w:p w14:paraId="54C36BEB" w14:textId="3C4E9314" w:rsidR="00F45412" w:rsidRPr="00F05E87" w:rsidRDefault="30B5E1AA" w:rsidP="009A418A">
      <w:pPr>
        <w:pStyle w:val="Heading2"/>
        <w:numPr>
          <w:ilvl w:val="1"/>
          <w:numId w:val="183"/>
        </w:numPr>
        <w:rPr>
          <w:rFonts w:ascii="Century Gothic" w:eastAsia="Century Gothic" w:hAnsi="Century Gothic" w:cs="Century Gothic"/>
        </w:rPr>
      </w:pPr>
      <w:r w:rsidRPr="00F05E87">
        <w:rPr>
          <w:rFonts w:ascii="Century Gothic" w:eastAsia="Century Gothic" w:hAnsi="Century Gothic" w:cs="Century Gothic"/>
        </w:rPr>
        <w:t>N</w:t>
      </w:r>
      <w:r w:rsidR="000B0CAE">
        <w:rPr>
          <w:rFonts w:ascii="Century Gothic" w:eastAsia="Century Gothic" w:hAnsi="Century Gothic" w:cs="Century Gothic"/>
        </w:rPr>
        <w:t>either</w:t>
      </w:r>
      <w:r w:rsidRPr="00F05E87">
        <w:rPr>
          <w:rFonts w:ascii="Century Gothic" w:eastAsia="Century Gothic" w:hAnsi="Century Gothic" w:cs="Century Gothic"/>
        </w:rPr>
        <w:t xml:space="preserve"> party shall (provided it complies with the provisions of this </w:t>
      </w:r>
      <w:r w:rsidRPr="00CB0A8E">
        <w:rPr>
          <w:rFonts w:ascii="Century Gothic" w:eastAsia="Century Gothic" w:hAnsi="Century Gothic" w:cs="Century Gothic"/>
        </w:rPr>
        <w:t>clause</w:t>
      </w:r>
      <w:r w:rsidR="000B0CAE" w:rsidRPr="00CB0A8E">
        <w:rPr>
          <w:rFonts w:ascii="Century Gothic" w:eastAsia="Century Gothic" w:hAnsi="Century Gothic" w:cs="Century Gothic"/>
        </w:rPr>
        <w:t xml:space="preserve"> 3</w:t>
      </w:r>
      <w:r w:rsidR="00CB0A8E" w:rsidRPr="00CB0A8E">
        <w:rPr>
          <w:rFonts w:ascii="Century Gothic" w:eastAsia="Century Gothic" w:hAnsi="Century Gothic" w:cs="Century Gothic"/>
        </w:rPr>
        <w:t>6</w:t>
      </w:r>
      <w:r w:rsidRPr="00CB0A8E">
        <w:rPr>
          <w:rFonts w:ascii="Century Gothic" w:eastAsia="Century Gothic" w:hAnsi="Century Gothic" w:cs="Century Gothic"/>
        </w:rPr>
        <w:t>)</w:t>
      </w:r>
      <w:r w:rsidRPr="00F05E87">
        <w:rPr>
          <w:rFonts w:ascii="Century Gothic" w:eastAsia="Century Gothic" w:hAnsi="Century Gothic" w:cs="Century Gothic"/>
        </w:rPr>
        <w:t xml:space="preserve"> be deemed in breach of this Agreement or otherwise liable to the other party for any failure or delay in performance by it of any of its obligations under this Agreement if and to the extent that the delay or non-performance is due to Force Majeure.</w:t>
      </w:r>
    </w:p>
    <w:p w14:paraId="680FF800"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47AA0BD7" w14:textId="5222066D"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lastRenderedPageBreak/>
        <w:t xml:space="preserve">If a </w:t>
      </w:r>
      <w:r w:rsidR="006F7EF7" w:rsidRPr="0C33B580">
        <w:rPr>
          <w:rFonts w:ascii="Century Gothic" w:eastAsia="Century Gothic" w:hAnsi="Century Gothic" w:cs="Century Gothic"/>
        </w:rPr>
        <w:t>P</w:t>
      </w:r>
      <w:r w:rsidRPr="0C33B580">
        <w:rPr>
          <w:rFonts w:ascii="Century Gothic" w:eastAsia="Century Gothic" w:hAnsi="Century Gothic" w:cs="Century Gothic"/>
        </w:rPr>
        <w:t xml:space="preserve">arty is prevented or delayed in the performance of any of its obligations under this Agreement by Force Majeure that </w:t>
      </w:r>
      <w:r w:rsidR="0088203B" w:rsidRPr="0C33B580">
        <w:rPr>
          <w:rFonts w:ascii="Century Gothic" w:eastAsia="Century Gothic" w:hAnsi="Century Gothic" w:cs="Century Gothic"/>
        </w:rPr>
        <w:t>P</w:t>
      </w:r>
      <w:r w:rsidRPr="0C33B580">
        <w:rPr>
          <w:rFonts w:ascii="Century Gothic" w:eastAsia="Century Gothic" w:hAnsi="Century Gothic" w:cs="Century Gothic"/>
        </w:rPr>
        <w:t xml:space="preserve">arty shall immediately give written notice to the other of the nature and extent of the circumstances giving rise to Force Majeure.  The operation of this Agreement shall be suspended </w:t>
      </w:r>
      <w:r w:rsidR="009C6C2A" w:rsidRPr="0C33B580">
        <w:rPr>
          <w:rFonts w:ascii="Century Gothic" w:eastAsia="Century Gothic" w:hAnsi="Century Gothic" w:cs="Century Gothic"/>
        </w:rPr>
        <w:t xml:space="preserve">to the extent performance is prevented, frustrated, </w:t>
      </w:r>
      <w:proofErr w:type="gramStart"/>
      <w:r w:rsidR="009C6C2A" w:rsidRPr="0C33B580">
        <w:rPr>
          <w:rFonts w:ascii="Century Gothic" w:eastAsia="Century Gothic" w:hAnsi="Century Gothic" w:cs="Century Gothic"/>
        </w:rPr>
        <w:t>hindered</w:t>
      </w:r>
      <w:proofErr w:type="gramEnd"/>
      <w:r w:rsidR="009C6C2A" w:rsidRPr="0C33B580">
        <w:rPr>
          <w:rFonts w:ascii="Century Gothic" w:eastAsia="Century Gothic" w:hAnsi="Century Gothic" w:cs="Century Gothic"/>
        </w:rPr>
        <w:t xml:space="preserve"> or delayed, in whole or in part, by Force Majeure </w:t>
      </w:r>
      <w:r w:rsidRPr="0C33B580">
        <w:rPr>
          <w:rFonts w:ascii="Century Gothic" w:eastAsia="Century Gothic" w:hAnsi="Century Gothic" w:cs="Century Gothic"/>
        </w:rPr>
        <w:t>during the period (and only during the period) in which the Force Majeure continues and any time periods in this Agreement shall be extended accordingly.</w:t>
      </w:r>
    </w:p>
    <w:p w14:paraId="619509E6"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2DA9B1BE" w14:textId="7E5D5531"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The </w:t>
      </w:r>
      <w:r w:rsidR="009C6C2A" w:rsidRPr="0C33B580">
        <w:rPr>
          <w:rFonts w:ascii="Century Gothic" w:eastAsia="Century Gothic" w:hAnsi="Century Gothic" w:cs="Century Gothic"/>
        </w:rPr>
        <w:t>P</w:t>
      </w:r>
      <w:r w:rsidRPr="0C33B580">
        <w:rPr>
          <w:rFonts w:ascii="Century Gothic" w:eastAsia="Century Gothic" w:hAnsi="Century Gothic" w:cs="Century Gothic"/>
        </w:rPr>
        <w:t>arty claiming to be prevented or delayed in the performance of any obligations under this Agreement by reason of Force Majeure shall use all reasonable endeavours to bring the</w:t>
      </w:r>
      <w:r w:rsidR="77DC222E" w:rsidRPr="0C33B580">
        <w:rPr>
          <w:rFonts w:ascii="Century Gothic" w:eastAsia="Century Gothic" w:hAnsi="Century Gothic" w:cs="Century Gothic"/>
        </w:rPr>
        <w:t xml:space="preserve"> effect of the</w:t>
      </w:r>
      <w:r w:rsidRPr="0C33B580">
        <w:rPr>
          <w:rFonts w:ascii="Century Gothic" w:eastAsia="Century Gothic" w:hAnsi="Century Gothic" w:cs="Century Gothic"/>
        </w:rPr>
        <w:t xml:space="preserve"> Force Majeure</w:t>
      </w:r>
      <w:r w:rsidR="77DC222E" w:rsidRPr="0C33B580">
        <w:rPr>
          <w:rFonts w:ascii="Century Gothic" w:eastAsia="Century Gothic" w:hAnsi="Century Gothic" w:cs="Century Gothic"/>
        </w:rPr>
        <w:t xml:space="preserve"> on it</w:t>
      </w:r>
      <w:r w:rsidRPr="0C33B580">
        <w:rPr>
          <w:rFonts w:ascii="Century Gothic" w:eastAsia="Century Gothic" w:hAnsi="Century Gothic" w:cs="Century Gothic"/>
        </w:rPr>
        <w:t xml:space="preserve"> to a close or to find a solution by which this Agreement may be performed despite the continuance of the Force Majeure.</w:t>
      </w:r>
    </w:p>
    <w:p w14:paraId="6214A328"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4CC42D44"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If Supplier is affected by a Force Majeure, Virgin may suspend payment normally due to it and engage a third party, at its own risk, </w:t>
      </w:r>
      <w:proofErr w:type="gramStart"/>
      <w:r w:rsidRPr="0C33B580">
        <w:rPr>
          <w:rFonts w:ascii="Century Gothic" w:eastAsia="Century Gothic" w:hAnsi="Century Gothic" w:cs="Century Gothic"/>
        </w:rPr>
        <w:t>cost</w:t>
      </w:r>
      <w:proofErr w:type="gramEnd"/>
      <w:r w:rsidRPr="0C33B580">
        <w:rPr>
          <w:rFonts w:ascii="Century Gothic" w:eastAsia="Century Gothic" w:hAnsi="Century Gothic" w:cs="Century Gothic"/>
        </w:rPr>
        <w:t xml:space="preserve"> and expense, to perform all or the relevant affected services until Supplier has given Virgin reasonable notice in writing that it is able to perform in accordance with this Agreement.  Virgin shall return such Services to Supplier only when it is able to terminate its arrangement with any such third party without incurring any costs or penalties and Virgin is satisfied that the Services concerned can be re-commenced by Supplier.  Virgin shall use reasonable endeavours to minimise the term of its arrangement with any such third party so that it is able to return the Services to Supplier as soon as reasonably practicable after the Force Majeure has ceased.</w:t>
      </w:r>
    </w:p>
    <w:p w14:paraId="1D096D96"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0DBDCBD7"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Immediately after the end of the Force Majeure, the affected party shall give written notice to the other that the Force Majeure has ended and resume performance of its obligations under this Agreement.</w:t>
      </w:r>
    </w:p>
    <w:p w14:paraId="4541C15C"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06A3C07D" w14:textId="197CE2D5"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If the Force Majeure continues for a period of more than </w:t>
      </w:r>
      <w:r w:rsidR="007340C6" w:rsidRPr="0C33B580">
        <w:rPr>
          <w:rFonts w:ascii="Century Gothic" w:eastAsia="Century Gothic" w:hAnsi="Century Gothic" w:cs="Century Gothic"/>
        </w:rPr>
        <w:t>thirty (</w:t>
      </w:r>
      <w:r w:rsidRPr="0C33B580">
        <w:rPr>
          <w:rFonts w:ascii="Century Gothic" w:eastAsia="Century Gothic" w:hAnsi="Century Gothic" w:cs="Century Gothic"/>
        </w:rPr>
        <w:t>30</w:t>
      </w:r>
      <w:r w:rsidR="007340C6" w:rsidRPr="0C33B580">
        <w:rPr>
          <w:rFonts w:ascii="Century Gothic" w:eastAsia="Century Gothic" w:hAnsi="Century Gothic" w:cs="Century Gothic"/>
        </w:rPr>
        <w:t>)</w:t>
      </w:r>
      <w:r w:rsidRPr="0C33B580">
        <w:rPr>
          <w:rFonts w:ascii="Century Gothic" w:eastAsia="Century Gothic" w:hAnsi="Century Gothic" w:cs="Century Gothic"/>
        </w:rPr>
        <w:t xml:space="preserve"> consecutive days, the </w:t>
      </w:r>
      <w:r w:rsidR="007340C6" w:rsidRPr="0C33B580">
        <w:rPr>
          <w:rFonts w:ascii="Century Gothic" w:eastAsia="Century Gothic" w:hAnsi="Century Gothic" w:cs="Century Gothic"/>
        </w:rPr>
        <w:t>P</w:t>
      </w:r>
      <w:r w:rsidRPr="0C33B580">
        <w:rPr>
          <w:rFonts w:ascii="Century Gothic" w:eastAsia="Century Gothic" w:hAnsi="Century Gothic" w:cs="Century Gothic"/>
        </w:rPr>
        <w:t xml:space="preserve">arty whose performance has not been adversely affected by the event of Force Majeure may terminate this Agreement by giving written notice of such termination to the other </w:t>
      </w:r>
      <w:r w:rsidR="007340C6" w:rsidRPr="0C33B580">
        <w:rPr>
          <w:rFonts w:ascii="Century Gothic" w:eastAsia="Century Gothic" w:hAnsi="Century Gothic" w:cs="Century Gothic"/>
        </w:rPr>
        <w:t>P</w:t>
      </w:r>
      <w:r w:rsidRPr="0C33B580">
        <w:rPr>
          <w:rFonts w:ascii="Century Gothic" w:eastAsia="Century Gothic" w:hAnsi="Century Gothic" w:cs="Century Gothic"/>
        </w:rPr>
        <w:t>arty.</w:t>
      </w:r>
      <w:r w:rsidR="77DC222E" w:rsidRPr="0C33B580">
        <w:rPr>
          <w:rFonts w:ascii="Century Gothic" w:eastAsia="Century Gothic" w:hAnsi="Century Gothic" w:cs="Century Gothic"/>
        </w:rPr>
        <w:t xml:space="preserve"> </w:t>
      </w:r>
      <w:r w:rsidRPr="0C33B580">
        <w:rPr>
          <w:rFonts w:ascii="Century Gothic" w:eastAsia="Century Gothic" w:hAnsi="Century Gothic" w:cs="Century Gothic"/>
        </w:rPr>
        <w:t xml:space="preserve">No party shall have any liability to any other </w:t>
      </w:r>
      <w:r w:rsidR="007340C6" w:rsidRPr="0C33B580">
        <w:rPr>
          <w:rFonts w:ascii="Century Gothic" w:eastAsia="Century Gothic" w:hAnsi="Century Gothic" w:cs="Century Gothic"/>
        </w:rPr>
        <w:t>P</w:t>
      </w:r>
      <w:r w:rsidRPr="0C33B580">
        <w:rPr>
          <w:rFonts w:ascii="Century Gothic" w:eastAsia="Century Gothic" w:hAnsi="Century Gothic" w:cs="Century Gothic"/>
        </w:rPr>
        <w:t xml:space="preserve">arty in respect of the termination of this Agreement due to Force Majeure, but any rights and liabilities which accrued prior to termination shall subsist. </w:t>
      </w:r>
    </w:p>
    <w:p w14:paraId="531C3B9F"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7D283626" w14:textId="7037752C"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 xml:space="preserve">The occurrence of an event of Force Majeure shall not relieve Supplier from its obligations under clause 18 and Schedule </w:t>
      </w:r>
      <w:r w:rsidR="2DC95034" w:rsidRPr="0C33B580">
        <w:rPr>
          <w:rFonts w:ascii="Century Gothic" w:eastAsia="Century Gothic" w:hAnsi="Century Gothic" w:cs="Century Gothic"/>
        </w:rPr>
        <w:t>1</w:t>
      </w:r>
      <w:r w:rsidR="0045017C">
        <w:rPr>
          <w:rFonts w:ascii="Century Gothic" w:eastAsia="Century Gothic" w:hAnsi="Century Gothic" w:cs="Century Gothic"/>
        </w:rPr>
        <w:t>4</w:t>
      </w:r>
      <w:r w:rsidR="7BDD3B73" w:rsidRPr="0C33B580">
        <w:rPr>
          <w:rFonts w:ascii="Century Gothic" w:eastAsia="Century Gothic" w:hAnsi="Century Gothic" w:cs="Century Gothic"/>
        </w:rPr>
        <w:t xml:space="preserve"> (</w:t>
      </w:r>
      <w:r w:rsidR="3F71FF0A" w:rsidRPr="0C33B580">
        <w:rPr>
          <w:rFonts w:ascii="Century Gothic" w:eastAsia="Century Gothic" w:hAnsi="Century Gothic" w:cs="Century Gothic"/>
        </w:rPr>
        <w:t>Business Continuity Planning</w:t>
      </w:r>
      <w:r w:rsidR="7BDD3B73" w:rsidRPr="0C33B580">
        <w:rPr>
          <w:rFonts w:ascii="Century Gothic" w:eastAsia="Century Gothic" w:hAnsi="Century Gothic" w:cs="Century Gothic"/>
        </w:rPr>
        <w:t>)</w:t>
      </w:r>
      <w:r w:rsidRPr="0C33B580">
        <w:rPr>
          <w:rFonts w:ascii="Century Gothic" w:eastAsia="Century Gothic" w:hAnsi="Century Gothic" w:cs="Century Gothic"/>
        </w:rPr>
        <w:t xml:space="preserve">. </w:t>
      </w:r>
    </w:p>
    <w:p w14:paraId="0AB24585" w14:textId="77777777" w:rsidR="00433A5C" w:rsidRPr="00912EC7" w:rsidRDefault="00433A5C" w:rsidP="169500F6">
      <w:pPr>
        <w:pStyle w:val="BodyText2"/>
        <w:rPr>
          <w:rFonts w:ascii="Century Gothic" w:eastAsia="Century Gothic" w:hAnsi="Century Gothic" w:cs="Century Gothic"/>
          <w:sz w:val="20"/>
        </w:rPr>
      </w:pPr>
    </w:p>
    <w:p w14:paraId="7421C093" w14:textId="77777777" w:rsidR="00F80B37" w:rsidRPr="00912EC7" w:rsidRDefault="7BDD3B73" w:rsidP="169500F6">
      <w:pPr>
        <w:pStyle w:val="Heading1"/>
        <w:tabs>
          <w:tab w:val="clear" w:pos="720"/>
          <w:tab w:val="num" w:pos="567"/>
        </w:tabs>
        <w:rPr>
          <w:rFonts w:ascii="Century Gothic" w:eastAsia="Century Gothic" w:hAnsi="Century Gothic" w:cs="Century Gothic"/>
          <w:sz w:val="20"/>
        </w:rPr>
      </w:pPr>
      <w:bookmarkStart w:id="99" w:name="_Ethical_Business_Clause"/>
      <w:bookmarkStart w:id="100" w:name="_Toc320696220"/>
      <w:bookmarkEnd w:id="99"/>
      <w:r w:rsidRPr="00912EC7">
        <w:rPr>
          <w:rFonts w:ascii="Century Gothic" w:eastAsia="Century Gothic" w:hAnsi="Century Gothic" w:cs="Century Gothic"/>
          <w:sz w:val="20"/>
        </w:rPr>
        <w:t>Ethical Business Clause</w:t>
      </w:r>
      <w:bookmarkEnd w:id="100"/>
    </w:p>
    <w:p w14:paraId="4DE5CF9F" w14:textId="77777777" w:rsidR="00F80B37" w:rsidRPr="00912EC7" w:rsidRDefault="00F80B37" w:rsidP="169500F6">
      <w:pPr>
        <w:pStyle w:val="BodyText1"/>
        <w:rPr>
          <w:rFonts w:ascii="Century Gothic" w:eastAsia="Century Gothic" w:hAnsi="Century Gothic" w:cs="Century Gothic"/>
          <w:sz w:val="20"/>
        </w:rPr>
      </w:pPr>
    </w:p>
    <w:p w14:paraId="3937E21C" w14:textId="22D56A92" w:rsidR="00444721" w:rsidRPr="00912EC7" w:rsidRDefault="18A2635F" w:rsidP="169500F6">
      <w:pPr>
        <w:pStyle w:val="Heading2"/>
        <w:spacing w:after="120"/>
        <w:rPr>
          <w:rFonts w:ascii="Century Gothic" w:eastAsia="Century Gothic" w:hAnsi="Century Gothic" w:cs="Century Gothic"/>
          <w:lang w:eastAsia="zh-CN" w:bidi="th-TH"/>
        </w:rPr>
      </w:pPr>
      <w:r w:rsidRPr="0C33B580">
        <w:rPr>
          <w:rFonts w:ascii="Century Gothic" w:eastAsia="Century Gothic" w:hAnsi="Century Gothic" w:cs="Century Gothic"/>
          <w:lang w:eastAsia="zh-CN" w:bidi="th-TH"/>
        </w:rPr>
        <w:t xml:space="preserve">In accordance with Virgin's commitment to sustainable and ethical business practices Supplier will comply with Virgin’s Responsible Supplier Policy set forth at </w:t>
      </w:r>
      <w:hyperlink r:id="rId17">
        <w:r w:rsidRPr="0C33B580">
          <w:rPr>
            <w:rStyle w:val="Hyperlink"/>
            <w:rFonts w:ascii="Century Gothic" w:eastAsia="Century Gothic" w:hAnsi="Century Gothic" w:cs="Century Gothic"/>
          </w:rPr>
          <w:t>https://corporate.virginatlantic.com/content/dam/documents/Responsible%20Supplier%20Policy%202022.pdf</w:t>
        </w:r>
      </w:hyperlink>
      <w:r w:rsidRPr="0C33B580">
        <w:rPr>
          <w:rFonts w:ascii="Century Gothic" w:eastAsia="Century Gothic" w:hAnsi="Century Gothic" w:cs="Century Gothic"/>
        </w:rPr>
        <w:t xml:space="preserve">, </w:t>
      </w:r>
      <w:r w:rsidRPr="0C33B580">
        <w:rPr>
          <w:rFonts w:ascii="Century Gothic" w:eastAsia="Century Gothic" w:hAnsi="Century Gothic" w:cs="Century Gothic"/>
          <w:lang w:eastAsia="zh-CN" w:bidi="th-TH"/>
        </w:rPr>
        <w:t xml:space="preserve"> as amended from time to time.  In doing so, Supplier shall exercise all necessary due diligence of its subcontractors and suppliers to ensure the standards in such policy are being met. Failure to comply with this clause shall constitute a material breach of this Agreement</w:t>
      </w:r>
      <w:r w:rsidR="001529FE" w:rsidRPr="0C33B580">
        <w:rPr>
          <w:rFonts w:ascii="Century Gothic" w:eastAsia="Century Gothic" w:hAnsi="Century Gothic" w:cs="Century Gothic"/>
          <w:lang w:eastAsia="zh-CN" w:bidi="th-TH"/>
        </w:rPr>
        <w:t>.</w:t>
      </w:r>
    </w:p>
    <w:p w14:paraId="6D98614F" w14:textId="77777777" w:rsidR="00A44C8A" w:rsidRPr="00912EC7" w:rsidRDefault="00A44C8A" w:rsidP="169500F6">
      <w:pPr>
        <w:pStyle w:val="Heading2"/>
        <w:numPr>
          <w:ilvl w:val="1"/>
          <w:numId w:val="0"/>
        </w:numPr>
        <w:tabs>
          <w:tab w:val="num" w:pos="1418"/>
        </w:tabs>
        <w:ind w:left="1418" w:hanging="851"/>
        <w:rPr>
          <w:rFonts w:ascii="Century Gothic" w:eastAsia="Century Gothic" w:hAnsi="Century Gothic" w:cs="Century Gothic"/>
        </w:rPr>
      </w:pPr>
    </w:p>
    <w:p w14:paraId="6D89F99B" w14:textId="06092A65" w:rsidR="00D53E77" w:rsidRDefault="00D53E77" w:rsidP="009A4DF3">
      <w:pPr>
        <w:pStyle w:val="Heading2"/>
        <w:ind w:left="1418" w:hanging="851"/>
        <w:rPr>
          <w:rFonts w:ascii="Century Gothic" w:eastAsia="Century Gothic" w:hAnsi="Century Gothic" w:cs="Century Gothic"/>
        </w:rPr>
      </w:pPr>
      <w:r w:rsidRPr="0C33B580">
        <w:rPr>
          <w:rFonts w:ascii="Century Gothic" w:eastAsia="Century Gothic" w:hAnsi="Century Gothic" w:cs="Century Gothic"/>
        </w:rPr>
        <w:t>Virgin, acting reasonably, may require employees of the Supplier to attend and pass anti-bribery training offered by Virgin and the Supplier shall use best endeavours to ensure all relevant employees participate.  Such training shall be provided by Virgin to the Supplier at cost.</w:t>
      </w:r>
    </w:p>
    <w:p w14:paraId="0B9091E8" w14:textId="77777777" w:rsidR="00D53E77" w:rsidRPr="00E5226E" w:rsidRDefault="00D53E77" w:rsidP="00E5226E">
      <w:pPr>
        <w:pStyle w:val="BodyText2"/>
        <w:rPr>
          <w:rFonts w:eastAsia="Century Gothic"/>
        </w:rPr>
      </w:pPr>
    </w:p>
    <w:p w14:paraId="09DA0C30" w14:textId="10BCC422" w:rsidR="00F80B37" w:rsidRPr="00912EC7" w:rsidRDefault="7BDD3B73" w:rsidP="169500F6">
      <w:pPr>
        <w:pStyle w:val="Heading2"/>
        <w:tabs>
          <w:tab w:val="clear" w:pos="1430"/>
          <w:tab w:val="num" w:pos="1418"/>
        </w:tabs>
        <w:ind w:left="1418" w:hanging="851"/>
        <w:rPr>
          <w:rFonts w:ascii="Century Gothic" w:eastAsia="Century Gothic" w:hAnsi="Century Gothic" w:cs="Century Gothic"/>
        </w:rPr>
      </w:pPr>
      <w:r w:rsidRPr="0C33B580">
        <w:rPr>
          <w:rFonts w:ascii="Century Gothic" w:eastAsia="Century Gothic" w:hAnsi="Century Gothic" w:cs="Century Gothic"/>
        </w:rPr>
        <w:t>Notwithstanding clause 16</w:t>
      </w:r>
      <w:r w:rsidR="00BC0342" w:rsidRPr="0C33B580">
        <w:rPr>
          <w:rFonts w:ascii="Century Gothic" w:eastAsia="Century Gothic" w:hAnsi="Century Gothic" w:cs="Century Gothic"/>
        </w:rPr>
        <w:t xml:space="preserve"> (Termination)</w:t>
      </w:r>
      <w:r w:rsidR="1D6776D2" w:rsidRPr="0C33B580">
        <w:rPr>
          <w:rFonts w:ascii="Century Gothic" w:eastAsia="Century Gothic" w:hAnsi="Century Gothic" w:cs="Century Gothic"/>
        </w:rPr>
        <w:t>,</w:t>
      </w:r>
      <w:r w:rsidRPr="0C33B580">
        <w:rPr>
          <w:rFonts w:ascii="Century Gothic" w:eastAsia="Century Gothic" w:hAnsi="Century Gothic" w:cs="Century Gothic"/>
        </w:rPr>
        <w:t xml:space="preserve"> Virgin shall, acting </w:t>
      </w:r>
      <w:r w:rsidR="5C5DA7EE" w:rsidRPr="0C33B580">
        <w:rPr>
          <w:rFonts w:ascii="Century Gothic" w:eastAsia="Century Gothic" w:hAnsi="Century Gothic" w:cs="Century Gothic"/>
        </w:rPr>
        <w:t>reasonably</w:t>
      </w:r>
      <w:r w:rsidRPr="0C33B580">
        <w:rPr>
          <w:rFonts w:ascii="Century Gothic" w:eastAsia="Century Gothic" w:hAnsi="Century Gothic" w:cs="Century Gothic"/>
        </w:rPr>
        <w:t xml:space="preserve"> have a right to terminate the Agreement with immediate effect upon written notice if it suspects any of the following:</w:t>
      </w:r>
    </w:p>
    <w:p w14:paraId="0D1243EA" w14:textId="77777777" w:rsidR="00F80B37" w:rsidRPr="00912EC7" w:rsidRDefault="00F80B37" w:rsidP="169500F6">
      <w:pPr>
        <w:pStyle w:val="Heading2"/>
        <w:numPr>
          <w:ilvl w:val="1"/>
          <w:numId w:val="0"/>
        </w:numPr>
        <w:ind w:left="1430"/>
        <w:rPr>
          <w:rFonts w:ascii="Century Gothic" w:eastAsia="Century Gothic" w:hAnsi="Century Gothic" w:cs="Century Gothic"/>
        </w:rPr>
      </w:pPr>
    </w:p>
    <w:p w14:paraId="05C8DB28" w14:textId="77777777" w:rsidR="00DC0EBA" w:rsidRDefault="7BDD3B73" w:rsidP="009A418A">
      <w:pPr>
        <w:pStyle w:val="Heading3"/>
        <w:numPr>
          <w:ilvl w:val="2"/>
          <w:numId w:val="184"/>
        </w:numPr>
        <w:tabs>
          <w:tab w:val="num" w:pos="1985"/>
        </w:tabs>
        <w:rPr>
          <w:rFonts w:ascii="Century Gothic" w:eastAsia="Century Gothic" w:hAnsi="Century Gothic" w:cs="Century Gothic"/>
        </w:rPr>
      </w:pPr>
      <w:r w:rsidRPr="001529FE">
        <w:rPr>
          <w:rFonts w:ascii="Century Gothic" w:eastAsia="Century Gothic" w:hAnsi="Century Gothic" w:cs="Century Gothic"/>
        </w:rPr>
        <w:t xml:space="preserve">failure by Supplier to notify a material breach of this </w:t>
      </w:r>
      <w:r w:rsidRPr="00E5226E">
        <w:rPr>
          <w:rFonts w:ascii="Century Gothic" w:eastAsia="Century Gothic" w:hAnsi="Century Gothic" w:cs="Century Gothic"/>
        </w:rPr>
        <w:t>clause 37</w:t>
      </w:r>
      <w:r w:rsidRPr="001529FE">
        <w:rPr>
          <w:rFonts w:ascii="Century Gothic" w:eastAsia="Century Gothic" w:hAnsi="Century Gothic" w:cs="Century Gothic"/>
        </w:rPr>
        <w:t>;</w:t>
      </w:r>
      <w:r w:rsidR="476957ED" w:rsidRPr="001529FE">
        <w:rPr>
          <w:rFonts w:ascii="Century Gothic" w:eastAsia="Century Gothic" w:hAnsi="Century Gothic" w:cs="Century Gothic"/>
        </w:rPr>
        <w:t xml:space="preserve"> or</w:t>
      </w:r>
    </w:p>
    <w:p w14:paraId="5709D848" w14:textId="6CE77037" w:rsidR="00F80B37" w:rsidRPr="00DC0EBA" w:rsidRDefault="00FE7F5C" w:rsidP="009A418A">
      <w:pPr>
        <w:pStyle w:val="Heading3"/>
        <w:numPr>
          <w:ilvl w:val="2"/>
          <w:numId w:val="184"/>
        </w:numPr>
        <w:tabs>
          <w:tab w:val="num" w:pos="1985"/>
        </w:tabs>
        <w:rPr>
          <w:rFonts w:ascii="Century Gothic" w:eastAsia="Century Gothic" w:hAnsi="Century Gothic" w:cs="Century Gothic"/>
        </w:rPr>
      </w:pPr>
      <w:r w:rsidRPr="00DC0EBA">
        <w:rPr>
          <w:rFonts w:ascii="Century Gothic" w:hAnsi="Century Gothic" w:cs="Arial"/>
        </w:rPr>
        <w:t xml:space="preserve">breach by Supplier of Virgin's Responsible Supplier </w:t>
      </w:r>
      <w:r w:rsidRPr="00DC0EBA">
        <w:rPr>
          <w:rFonts w:ascii="Century Gothic" w:eastAsia="Century Gothic" w:hAnsi="Century Gothic" w:cs="Century Gothic"/>
        </w:rPr>
        <w:t>Policy</w:t>
      </w:r>
      <w:r w:rsidR="7BDD3B73" w:rsidRPr="00DC0EBA">
        <w:rPr>
          <w:rFonts w:ascii="Century Gothic" w:eastAsia="Century Gothic" w:hAnsi="Century Gothic" w:cs="Century Gothic"/>
        </w:rPr>
        <w:t xml:space="preserve">. </w:t>
      </w:r>
    </w:p>
    <w:p w14:paraId="2FBB1A7F" w14:textId="77777777" w:rsidR="00F80B37" w:rsidRPr="00912EC7" w:rsidRDefault="00F80B37" w:rsidP="169500F6">
      <w:pPr>
        <w:rPr>
          <w:rFonts w:ascii="Century Gothic" w:eastAsia="Century Gothic" w:hAnsi="Century Gothic" w:cs="Century Gothic"/>
          <w:sz w:val="20"/>
        </w:rPr>
      </w:pPr>
    </w:p>
    <w:p w14:paraId="3067C280" w14:textId="77777777" w:rsidR="00C42D3A" w:rsidRDefault="00C42D3A" w:rsidP="009A418A">
      <w:pPr>
        <w:pStyle w:val="Heading1"/>
        <w:numPr>
          <w:ilvl w:val="0"/>
          <w:numId w:val="193"/>
        </w:numPr>
        <w:tabs>
          <w:tab w:val="clear" w:pos="720"/>
          <w:tab w:val="num" w:pos="567"/>
        </w:tabs>
        <w:rPr>
          <w:rFonts w:ascii="Century Gothic" w:eastAsia="Century Gothic" w:hAnsi="Century Gothic" w:cs="Century Gothic"/>
          <w:sz w:val="20"/>
        </w:rPr>
      </w:pPr>
      <w:bookmarkStart w:id="101" w:name="_Toc320696223"/>
      <w:r w:rsidRPr="00567813">
        <w:rPr>
          <w:rFonts w:ascii="Century Gothic" w:eastAsia="Century Gothic" w:hAnsi="Century Gothic" w:cs="Century Gothic"/>
          <w:sz w:val="20"/>
        </w:rPr>
        <w:t xml:space="preserve">Anti-Facilitation of </w:t>
      </w:r>
      <w:r w:rsidR="007340C6" w:rsidRPr="00567813">
        <w:rPr>
          <w:rFonts w:ascii="Century Gothic" w:eastAsia="Century Gothic" w:hAnsi="Century Gothic" w:cs="Century Gothic"/>
          <w:sz w:val="20"/>
        </w:rPr>
        <w:t>Tax Evasion</w:t>
      </w:r>
    </w:p>
    <w:p w14:paraId="4360A9DD" w14:textId="77777777" w:rsidR="00E5226E" w:rsidRPr="00E5226E" w:rsidRDefault="00E5226E" w:rsidP="00E5226E">
      <w:pPr>
        <w:pStyle w:val="BodyText1"/>
        <w:rPr>
          <w:rFonts w:eastAsia="Century Gothic"/>
        </w:rPr>
      </w:pPr>
    </w:p>
    <w:p w14:paraId="156A980C" w14:textId="77777777" w:rsidR="00C42D3A" w:rsidRDefault="00C42D3A" w:rsidP="00C42D3A">
      <w:pPr>
        <w:pStyle w:val="Heading2"/>
        <w:rPr>
          <w:rFonts w:ascii="Century Gothic" w:eastAsia="Century Gothic" w:hAnsi="Century Gothic" w:cs="Century Gothic"/>
        </w:rPr>
      </w:pPr>
      <w:r w:rsidRPr="00E5226E">
        <w:rPr>
          <w:rFonts w:ascii="Century Gothic" w:eastAsia="Century Gothic" w:hAnsi="Century Gothic" w:cs="Century Gothic"/>
        </w:rPr>
        <w:t>Each Party shall:</w:t>
      </w:r>
    </w:p>
    <w:p w14:paraId="253EE8D4" w14:textId="77777777" w:rsidR="00E5226E" w:rsidRPr="00E5226E" w:rsidRDefault="00E5226E" w:rsidP="00E5226E">
      <w:pPr>
        <w:pStyle w:val="BodyText2"/>
        <w:rPr>
          <w:rFonts w:eastAsia="Century Gothic"/>
        </w:rPr>
      </w:pPr>
    </w:p>
    <w:p w14:paraId="5FBF43B1" w14:textId="71EFFD13" w:rsidR="00C42D3A" w:rsidRDefault="00C42D3A" w:rsidP="009A418A">
      <w:pPr>
        <w:pStyle w:val="Heading3"/>
        <w:numPr>
          <w:ilvl w:val="0"/>
          <w:numId w:val="199"/>
        </w:numPr>
        <w:rPr>
          <w:rFonts w:ascii="Century Gothic" w:eastAsia="Century Gothic" w:hAnsi="Century Gothic" w:cs="Century Gothic"/>
        </w:rPr>
      </w:pPr>
      <w:r w:rsidRPr="00E5226E">
        <w:rPr>
          <w:rFonts w:ascii="Century Gothic" w:eastAsia="Century Gothic" w:hAnsi="Century Gothic" w:cs="Century Gothic"/>
        </w:rPr>
        <w:t xml:space="preserve">not engage in any activity, </w:t>
      </w:r>
      <w:proofErr w:type="gramStart"/>
      <w:r w:rsidRPr="00E5226E">
        <w:rPr>
          <w:rFonts w:ascii="Century Gothic" w:eastAsia="Century Gothic" w:hAnsi="Century Gothic" w:cs="Century Gothic"/>
        </w:rPr>
        <w:t>practice</w:t>
      </w:r>
      <w:proofErr w:type="gramEnd"/>
      <w:r w:rsidRPr="00E5226E">
        <w:rPr>
          <w:rFonts w:ascii="Century Gothic" w:eastAsia="Century Gothic" w:hAnsi="Century Gothic" w:cs="Century Gothic"/>
        </w:rPr>
        <w:t xml:space="preserve"> or conduct which would constitute either: </w:t>
      </w:r>
    </w:p>
    <w:p w14:paraId="1B21070C" w14:textId="77777777" w:rsidR="00E70E79" w:rsidRPr="00E70E79" w:rsidRDefault="00E70E79" w:rsidP="00E70E79">
      <w:pPr>
        <w:rPr>
          <w:rFonts w:eastAsia="Century Gothic"/>
        </w:rPr>
      </w:pPr>
    </w:p>
    <w:p w14:paraId="4794B7D0" w14:textId="6426C460" w:rsidR="00C42D3A" w:rsidRPr="00E5226E" w:rsidRDefault="00C42D3A" w:rsidP="00E5226E">
      <w:pPr>
        <w:pStyle w:val="Heading4"/>
        <w:rPr>
          <w:rFonts w:ascii="Century Gothic" w:eastAsia="Century Gothic" w:hAnsi="Century Gothic" w:cs="Century Gothic"/>
          <w:sz w:val="20"/>
        </w:rPr>
      </w:pPr>
      <w:r w:rsidRPr="00E5226E">
        <w:rPr>
          <w:rFonts w:ascii="Century Gothic" w:eastAsia="Century Gothic" w:hAnsi="Century Gothic" w:cs="Century Gothic"/>
          <w:sz w:val="20"/>
        </w:rPr>
        <w:t>a UK tax evasion facilitation offence under section 45(5) of the Criminal Finances Act 2017; or</w:t>
      </w:r>
    </w:p>
    <w:p w14:paraId="2F5C9096" w14:textId="70C53392" w:rsidR="00C42D3A" w:rsidRDefault="00C42D3A" w:rsidP="00E5226E">
      <w:pPr>
        <w:pStyle w:val="Heading4"/>
        <w:rPr>
          <w:rFonts w:ascii="Century Gothic" w:eastAsia="Century Gothic" w:hAnsi="Century Gothic" w:cs="Century Gothic"/>
          <w:sz w:val="20"/>
        </w:rPr>
      </w:pPr>
      <w:r w:rsidRPr="00E5226E">
        <w:rPr>
          <w:rFonts w:ascii="Century Gothic" w:eastAsia="Century Gothic" w:hAnsi="Century Gothic" w:cs="Century Gothic"/>
          <w:sz w:val="20"/>
        </w:rPr>
        <w:t xml:space="preserve">a foreign tax evasion facilitation offence under section 46(6) of the Criminal Finances Act </w:t>
      </w:r>
      <w:proofErr w:type="gramStart"/>
      <w:r w:rsidRPr="00E5226E">
        <w:rPr>
          <w:rFonts w:ascii="Century Gothic" w:eastAsia="Century Gothic" w:hAnsi="Century Gothic" w:cs="Century Gothic"/>
          <w:sz w:val="20"/>
        </w:rPr>
        <w:t>2017;</w:t>
      </w:r>
      <w:proofErr w:type="gramEnd"/>
      <w:r w:rsidRPr="00E5226E">
        <w:rPr>
          <w:rFonts w:ascii="Century Gothic" w:eastAsia="Century Gothic" w:hAnsi="Century Gothic" w:cs="Century Gothic"/>
          <w:sz w:val="20"/>
        </w:rPr>
        <w:t xml:space="preserve"> </w:t>
      </w:r>
    </w:p>
    <w:p w14:paraId="7D076DF4" w14:textId="77777777" w:rsidR="00936713" w:rsidRPr="00936713" w:rsidRDefault="00936713" w:rsidP="00936713">
      <w:pPr>
        <w:pStyle w:val="BodyText4"/>
        <w:rPr>
          <w:rFonts w:eastAsia="Century Gothic"/>
        </w:rPr>
      </w:pPr>
    </w:p>
    <w:p w14:paraId="0D23A529" w14:textId="65BA8CEB" w:rsidR="00C42D3A" w:rsidRDefault="00C42D3A" w:rsidP="009A418A">
      <w:pPr>
        <w:pStyle w:val="Heading3"/>
        <w:numPr>
          <w:ilvl w:val="0"/>
          <w:numId w:val="199"/>
        </w:numPr>
        <w:rPr>
          <w:rFonts w:ascii="Century Gothic" w:eastAsia="Century Gothic" w:hAnsi="Century Gothic" w:cs="Century Gothic"/>
        </w:rPr>
      </w:pPr>
      <w:r w:rsidRPr="00E5226E">
        <w:rPr>
          <w:rFonts w:ascii="Century Gothic" w:eastAsia="Century Gothic" w:hAnsi="Century Gothic" w:cs="Century Gothic"/>
        </w:rPr>
        <w:t xml:space="preserve">have and shall maintain in place throughout the Term such policies and procedures as are necessary to prevent the facilitation of tax evasion by another person (including the Party’s employees) and to ensure compliance with Clause </w:t>
      </w:r>
      <w:r w:rsidR="00921B03">
        <w:rPr>
          <w:rFonts w:ascii="Century Gothic" w:eastAsia="Century Gothic" w:hAnsi="Century Gothic" w:cs="Century Gothic"/>
        </w:rPr>
        <w:t>38</w:t>
      </w:r>
      <w:r w:rsidRPr="00E5226E">
        <w:rPr>
          <w:rFonts w:ascii="Century Gothic" w:eastAsia="Century Gothic" w:hAnsi="Century Gothic" w:cs="Century Gothic"/>
        </w:rPr>
        <w:t xml:space="preserve">.1(a); and </w:t>
      </w:r>
    </w:p>
    <w:p w14:paraId="559729FD" w14:textId="3CB6721D" w:rsidR="00C42D3A" w:rsidRDefault="00C42D3A" w:rsidP="009A418A">
      <w:pPr>
        <w:pStyle w:val="Heading3"/>
        <w:numPr>
          <w:ilvl w:val="0"/>
          <w:numId w:val="199"/>
        </w:numPr>
        <w:rPr>
          <w:rFonts w:ascii="Century Gothic" w:eastAsia="Century Gothic" w:hAnsi="Century Gothic" w:cs="Century Gothic"/>
        </w:rPr>
      </w:pPr>
      <w:r w:rsidRPr="00E5226E">
        <w:rPr>
          <w:rFonts w:ascii="Century Gothic" w:eastAsia="Century Gothic" w:hAnsi="Century Gothic" w:cs="Century Gothic"/>
        </w:rPr>
        <w:t xml:space="preserve">Notify the other Party in writing on becoming aware of any breach of Clause </w:t>
      </w:r>
      <w:r w:rsidR="00921B03">
        <w:rPr>
          <w:rFonts w:ascii="Century Gothic" w:eastAsia="Century Gothic" w:hAnsi="Century Gothic" w:cs="Century Gothic"/>
        </w:rPr>
        <w:t>38</w:t>
      </w:r>
      <w:r w:rsidRPr="00E5226E">
        <w:rPr>
          <w:rFonts w:ascii="Century Gothic" w:eastAsia="Century Gothic" w:hAnsi="Century Gothic" w:cs="Century Gothic"/>
        </w:rPr>
        <w:t xml:space="preserve">.1(a) and/or Clause </w:t>
      </w:r>
      <w:r w:rsidR="00921B03">
        <w:rPr>
          <w:rFonts w:ascii="Century Gothic" w:eastAsia="Century Gothic" w:hAnsi="Century Gothic" w:cs="Century Gothic"/>
        </w:rPr>
        <w:t>38</w:t>
      </w:r>
      <w:r w:rsidRPr="00E5226E">
        <w:rPr>
          <w:rFonts w:ascii="Century Gothic" w:eastAsia="Century Gothic" w:hAnsi="Century Gothic" w:cs="Century Gothic"/>
        </w:rPr>
        <w:t>.1(b) or if a Party has reason to believe that it or any person associated with it has received a request or demand from a third party to facilitate the evasion of tax within the meaning of Part 3 of the Criminal Finances Act 2017.</w:t>
      </w:r>
    </w:p>
    <w:p w14:paraId="5FA046F5" w14:textId="77777777" w:rsidR="00E5226E" w:rsidRPr="00E5226E" w:rsidRDefault="00E5226E" w:rsidP="00E5226E">
      <w:pPr>
        <w:rPr>
          <w:rFonts w:eastAsia="Century Gothic"/>
        </w:rPr>
      </w:pPr>
    </w:p>
    <w:p w14:paraId="7894E168" w14:textId="75286247" w:rsidR="00C42D3A" w:rsidRPr="000F6898" w:rsidRDefault="00C42D3A" w:rsidP="00E5226E">
      <w:pPr>
        <w:pStyle w:val="Heading2"/>
        <w:rPr>
          <w:rFonts w:ascii="Century Gothic" w:eastAsia="Century Gothic" w:hAnsi="Century Gothic" w:cs="Century Gothic"/>
        </w:rPr>
      </w:pPr>
      <w:r w:rsidRPr="000F6898">
        <w:rPr>
          <w:rFonts w:ascii="Century Gothic" w:eastAsia="Century Gothic" w:hAnsi="Century Gothic" w:cs="Century Gothic"/>
        </w:rPr>
        <w:t xml:space="preserve">Each Party shall provide such supporting evidence of compliance with the provisions of this Clause </w:t>
      </w:r>
      <w:r w:rsidR="00E5226E" w:rsidRPr="000F6898">
        <w:rPr>
          <w:rFonts w:ascii="Century Gothic" w:eastAsia="Century Gothic" w:hAnsi="Century Gothic" w:cs="Century Gothic"/>
        </w:rPr>
        <w:t>38</w:t>
      </w:r>
      <w:r w:rsidRPr="000F6898">
        <w:rPr>
          <w:rFonts w:ascii="Century Gothic" w:eastAsia="Century Gothic" w:hAnsi="Century Gothic" w:cs="Century Gothic"/>
        </w:rPr>
        <w:t xml:space="preserve"> as the other Party may reasonably request from time to time.</w:t>
      </w:r>
    </w:p>
    <w:p w14:paraId="5A7D9EFE" w14:textId="77777777" w:rsidR="000F6898" w:rsidRPr="000F6898" w:rsidRDefault="000F6898" w:rsidP="000F6898">
      <w:pPr>
        <w:pStyle w:val="BodyText2"/>
        <w:rPr>
          <w:rFonts w:eastAsia="Century Gothic"/>
        </w:rPr>
      </w:pPr>
    </w:p>
    <w:p w14:paraId="02984B7F" w14:textId="18A7E205" w:rsidR="00C42D3A" w:rsidRPr="000F6898" w:rsidRDefault="00C42D3A" w:rsidP="00E5226E">
      <w:pPr>
        <w:pStyle w:val="Heading2"/>
        <w:rPr>
          <w:rFonts w:ascii="Century Gothic" w:eastAsia="Century Gothic" w:hAnsi="Century Gothic" w:cs="Century Gothic"/>
        </w:rPr>
      </w:pPr>
      <w:r w:rsidRPr="000F6898">
        <w:rPr>
          <w:rFonts w:ascii="Century Gothic" w:eastAsia="Century Gothic" w:hAnsi="Century Gothic" w:cs="Century Gothic"/>
        </w:rPr>
        <w:t xml:space="preserve">Each Party shall ensure that any of its subcontractors who are performing activities in connection with this Agreement do so only on the basis of a written contract which imposes on and secures from such </w:t>
      </w:r>
      <w:proofErr w:type="gramStart"/>
      <w:r w:rsidRPr="000F6898">
        <w:rPr>
          <w:rFonts w:ascii="Century Gothic" w:eastAsia="Century Gothic" w:hAnsi="Century Gothic" w:cs="Century Gothic"/>
        </w:rPr>
        <w:t>subcontractors</w:t>
      </w:r>
      <w:proofErr w:type="gramEnd"/>
      <w:r w:rsidRPr="000F6898">
        <w:rPr>
          <w:rFonts w:ascii="Century Gothic" w:eastAsia="Century Gothic" w:hAnsi="Century Gothic" w:cs="Century Gothic"/>
        </w:rPr>
        <w:t xml:space="preserve"> terms equivalent to those imposed on each Party under this Clause </w:t>
      </w:r>
      <w:r w:rsidR="000F6898" w:rsidRPr="000F6898">
        <w:rPr>
          <w:rFonts w:ascii="Century Gothic" w:eastAsia="Century Gothic" w:hAnsi="Century Gothic" w:cs="Century Gothic"/>
        </w:rPr>
        <w:t>38</w:t>
      </w:r>
      <w:r w:rsidRPr="000F6898">
        <w:rPr>
          <w:rFonts w:ascii="Century Gothic" w:eastAsia="Century Gothic" w:hAnsi="Century Gothic" w:cs="Century Gothic"/>
        </w:rPr>
        <w:t xml:space="preserve"> (the "Relevant Terms"). Each Party shall remain fully responsible for the observance and performance by such subcontractors of the Relevant Terms, to the same extent as if such non-observance or non-performance was performed by the Party. </w:t>
      </w:r>
    </w:p>
    <w:p w14:paraId="6F836698" w14:textId="77777777" w:rsidR="000F6898" w:rsidRPr="000F6898" w:rsidRDefault="000F6898" w:rsidP="000F6898">
      <w:pPr>
        <w:pStyle w:val="BodyText2"/>
        <w:rPr>
          <w:rFonts w:eastAsia="Century Gothic"/>
        </w:rPr>
      </w:pPr>
    </w:p>
    <w:p w14:paraId="0C6CBD5E" w14:textId="27974C48" w:rsidR="007340C6" w:rsidRPr="000F6898" w:rsidRDefault="00C42D3A" w:rsidP="001B0C7C">
      <w:pPr>
        <w:pStyle w:val="Heading2"/>
        <w:rPr>
          <w:rFonts w:ascii="Century Gothic" w:eastAsia="Century Gothic" w:hAnsi="Century Gothic" w:cs="Century Gothic"/>
        </w:rPr>
      </w:pPr>
      <w:r w:rsidRPr="000F6898">
        <w:rPr>
          <w:rFonts w:ascii="Century Gothic" w:eastAsia="Century Gothic" w:hAnsi="Century Gothic" w:cs="Century Gothic"/>
        </w:rPr>
        <w:t xml:space="preserve">Breach of this Clause </w:t>
      </w:r>
      <w:r w:rsidR="000F6898" w:rsidRPr="000F6898">
        <w:rPr>
          <w:rFonts w:ascii="Century Gothic" w:eastAsia="Century Gothic" w:hAnsi="Century Gothic" w:cs="Century Gothic"/>
        </w:rPr>
        <w:t>38</w:t>
      </w:r>
      <w:r w:rsidRPr="000F6898">
        <w:rPr>
          <w:rFonts w:ascii="Century Gothic" w:eastAsia="Century Gothic" w:hAnsi="Century Gothic" w:cs="Century Gothic"/>
        </w:rPr>
        <w:t xml:space="preserve"> shall be deemed an irremediable material breach of this Agreement.</w:t>
      </w:r>
    </w:p>
    <w:p w14:paraId="2EFF1BA6" w14:textId="77777777" w:rsidR="00567813" w:rsidRPr="00E5226E" w:rsidRDefault="00567813" w:rsidP="00E5226E">
      <w:pPr>
        <w:pStyle w:val="BodyText2"/>
        <w:rPr>
          <w:rFonts w:eastAsia="Century Gothic"/>
        </w:rPr>
      </w:pPr>
    </w:p>
    <w:p w14:paraId="37F459E5" w14:textId="7A2DBBAB" w:rsidR="00F80B37" w:rsidRPr="00912EC7" w:rsidRDefault="7BDD3B73" w:rsidP="169500F6">
      <w:pPr>
        <w:pStyle w:val="Heading1"/>
        <w:tabs>
          <w:tab w:val="clear" w:pos="720"/>
          <w:tab w:val="num" w:pos="567"/>
        </w:tabs>
        <w:rPr>
          <w:rFonts w:ascii="Century Gothic" w:eastAsia="Century Gothic" w:hAnsi="Century Gothic" w:cs="Century Gothic"/>
          <w:sz w:val="20"/>
        </w:rPr>
      </w:pPr>
      <w:bookmarkStart w:id="102" w:name="_Dispute_resolution"/>
      <w:bookmarkEnd w:id="102"/>
      <w:r w:rsidRPr="00912EC7">
        <w:rPr>
          <w:rFonts w:ascii="Century Gothic" w:eastAsia="Century Gothic" w:hAnsi="Century Gothic" w:cs="Century Gothic"/>
          <w:sz w:val="20"/>
        </w:rPr>
        <w:t xml:space="preserve">Dispute </w:t>
      </w:r>
      <w:proofErr w:type="gramStart"/>
      <w:r w:rsidRPr="00912EC7">
        <w:rPr>
          <w:rFonts w:ascii="Century Gothic" w:eastAsia="Century Gothic" w:hAnsi="Century Gothic" w:cs="Century Gothic"/>
          <w:sz w:val="20"/>
        </w:rPr>
        <w:t>resolution</w:t>
      </w:r>
      <w:bookmarkEnd w:id="101"/>
      <w:proofErr w:type="gramEnd"/>
    </w:p>
    <w:p w14:paraId="34298547" w14:textId="77777777" w:rsidR="00F80B37" w:rsidRPr="00912EC7" w:rsidRDefault="00F80B37" w:rsidP="169500F6">
      <w:pPr>
        <w:pStyle w:val="BodyText1"/>
        <w:rPr>
          <w:rFonts w:ascii="Century Gothic" w:eastAsia="Century Gothic" w:hAnsi="Century Gothic" w:cs="Century Gothic"/>
          <w:sz w:val="20"/>
        </w:rPr>
      </w:pPr>
    </w:p>
    <w:p w14:paraId="62F3C241" w14:textId="697B5348" w:rsidR="009E491B" w:rsidRDefault="009E491B" w:rsidP="009A418A">
      <w:pPr>
        <w:pStyle w:val="Heading2"/>
        <w:numPr>
          <w:ilvl w:val="1"/>
          <w:numId w:val="185"/>
        </w:numPr>
        <w:rPr>
          <w:rFonts w:ascii="Century Gothic" w:eastAsia="Century Gothic" w:hAnsi="Century Gothic" w:cs="Century Gothic"/>
        </w:rPr>
      </w:pPr>
      <w:r w:rsidRPr="009E491B">
        <w:rPr>
          <w:rFonts w:ascii="Century Gothic" w:eastAsia="Century Gothic" w:hAnsi="Century Gothic" w:cs="Century Gothic"/>
        </w:rPr>
        <w:t xml:space="preserve">In the event of any dispute between the Parties relating to or arising out of this Agreement the Parties </w:t>
      </w:r>
      <w:r w:rsidRPr="000A3670">
        <w:rPr>
          <w:rFonts w:ascii="Century Gothic" w:eastAsia="Century Gothic" w:hAnsi="Century Gothic" w:cs="Century Gothic"/>
        </w:rPr>
        <w:t>shall follow the following dispute resolution/escalation procedure set out in this Clause 3</w:t>
      </w:r>
      <w:r w:rsidR="000F6898" w:rsidRPr="000A3670">
        <w:rPr>
          <w:rFonts w:ascii="Century Gothic" w:eastAsia="Century Gothic" w:hAnsi="Century Gothic" w:cs="Century Gothic"/>
        </w:rPr>
        <w:t>9</w:t>
      </w:r>
      <w:r w:rsidRPr="000A3670">
        <w:rPr>
          <w:rFonts w:ascii="Century Gothic" w:eastAsia="Century Gothic" w:hAnsi="Century Gothic" w:cs="Century Gothic"/>
        </w:rPr>
        <w:t>.</w:t>
      </w:r>
      <w:r w:rsidRPr="009E491B">
        <w:rPr>
          <w:rFonts w:ascii="Century Gothic" w:eastAsia="Century Gothic" w:hAnsi="Century Gothic" w:cs="Century Gothic"/>
        </w:rPr>
        <w:t xml:space="preserve">  Neither Party may initiate formal legal action until the procedure described in this Clause has been completed, except where a Party has reasonable cause to do so, including the avoidance of damage to its business or assets or the protection or preservation of any right(s) of action it may have.</w:t>
      </w:r>
    </w:p>
    <w:p w14:paraId="4265C266" w14:textId="77777777" w:rsidR="00BC33AD" w:rsidRPr="000F6898" w:rsidRDefault="00BC33AD" w:rsidP="000F6898">
      <w:pPr>
        <w:pStyle w:val="BodyText2"/>
        <w:rPr>
          <w:rFonts w:eastAsia="Century Gothic"/>
        </w:rPr>
      </w:pPr>
    </w:p>
    <w:p w14:paraId="7525CC4F" w14:textId="43BCA047"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Notwithstanding the provisions of Clause 3</w:t>
      </w:r>
      <w:r w:rsidR="000F6898" w:rsidRPr="000A3670">
        <w:rPr>
          <w:rFonts w:ascii="Century Gothic" w:eastAsia="Century Gothic" w:hAnsi="Century Gothic" w:cs="Century Gothic"/>
        </w:rPr>
        <w:t>9</w:t>
      </w:r>
      <w:r w:rsidRPr="000A3670">
        <w:rPr>
          <w:rFonts w:ascii="Century Gothic" w:eastAsia="Century Gothic" w:hAnsi="Century Gothic" w:cs="Century Gothic"/>
        </w:rPr>
        <w:t xml:space="preserve">.1, any question or difference which may arise concerning the construction, meaning or effect of any part </w:t>
      </w:r>
      <w:r w:rsidRPr="000A3670">
        <w:rPr>
          <w:rFonts w:ascii="Century Gothic" w:eastAsia="Century Gothic" w:hAnsi="Century Gothic" w:cs="Century Gothic"/>
        </w:rPr>
        <w:lastRenderedPageBreak/>
        <w:t>of this Agreement, or any dispute arising out of or in connection with this Agreement or the Service Levels shall be governed in accordance with the following escalation procedure:</w:t>
      </w:r>
    </w:p>
    <w:p w14:paraId="2B2F9C94" w14:textId="77777777" w:rsidR="00BC33AD" w:rsidRPr="000A3670" w:rsidRDefault="00BC33AD" w:rsidP="000F6898">
      <w:pPr>
        <w:pStyle w:val="BodyText2"/>
        <w:rPr>
          <w:rFonts w:eastAsia="Century Gothic"/>
        </w:rPr>
      </w:pPr>
    </w:p>
    <w:p w14:paraId="461BE424" w14:textId="40E53C7B"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In the first instance, disputes shall be referred to a meeting of Level 1 Managers (as specified in Clause 3</w:t>
      </w:r>
      <w:r w:rsidR="000F6898" w:rsidRPr="000A3670">
        <w:rPr>
          <w:rFonts w:ascii="Century Gothic" w:eastAsia="Century Gothic" w:hAnsi="Century Gothic" w:cs="Century Gothic"/>
        </w:rPr>
        <w:t>9</w:t>
      </w:r>
      <w:r w:rsidRPr="000A3670">
        <w:rPr>
          <w:rFonts w:ascii="Century Gothic" w:eastAsia="Century Gothic" w:hAnsi="Century Gothic" w:cs="Century Gothic"/>
        </w:rPr>
        <w:t>.7 below).</w:t>
      </w:r>
    </w:p>
    <w:p w14:paraId="209C46BF" w14:textId="77777777" w:rsidR="00BC33AD" w:rsidRPr="000A3670" w:rsidRDefault="00BC33AD" w:rsidP="000F6898">
      <w:pPr>
        <w:pStyle w:val="BodyText2"/>
        <w:rPr>
          <w:rFonts w:eastAsia="Century Gothic"/>
        </w:rPr>
      </w:pPr>
    </w:p>
    <w:p w14:paraId="370C1338" w14:textId="7FC5EDFA"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If the dispute is not resolved by the Level 1 Managers within three (3) Business Days of referral of the dispute, the dispute shall be referred to Level 2 Managers (as specified in Clause 3</w:t>
      </w:r>
      <w:r w:rsidR="008B7520" w:rsidRPr="000A3670">
        <w:rPr>
          <w:rFonts w:ascii="Century Gothic" w:eastAsia="Century Gothic" w:hAnsi="Century Gothic" w:cs="Century Gothic"/>
        </w:rPr>
        <w:t>9</w:t>
      </w:r>
      <w:r w:rsidRPr="000A3670">
        <w:rPr>
          <w:rFonts w:ascii="Century Gothic" w:eastAsia="Century Gothic" w:hAnsi="Century Gothic" w:cs="Century Gothic"/>
        </w:rPr>
        <w:t xml:space="preserve">.7 below) who must meet within five (5) Business Days (or such other period as may be agreed) of the referral from the Level 1 Managers. </w:t>
      </w:r>
    </w:p>
    <w:p w14:paraId="42888B51" w14:textId="77777777" w:rsidR="00BC33AD" w:rsidRPr="000A3670" w:rsidRDefault="00BC33AD" w:rsidP="000F6898">
      <w:pPr>
        <w:pStyle w:val="BodyText2"/>
        <w:rPr>
          <w:rFonts w:eastAsia="Century Gothic"/>
        </w:rPr>
      </w:pPr>
    </w:p>
    <w:p w14:paraId="654A1286" w14:textId="3D4DC072"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If the dispute is not resolved by the Level 2 Managers, the Parties may refer the dispute to Level 3 Managers (as specified in Clause 3</w:t>
      </w:r>
      <w:r w:rsidR="008B7520" w:rsidRPr="000A3670">
        <w:rPr>
          <w:rFonts w:ascii="Century Gothic" w:eastAsia="Century Gothic" w:hAnsi="Century Gothic" w:cs="Century Gothic"/>
        </w:rPr>
        <w:t>9</w:t>
      </w:r>
      <w:r w:rsidRPr="000A3670">
        <w:rPr>
          <w:rFonts w:ascii="Century Gothic" w:eastAsia="Century Gothic" w:hAnsi="Century Gothic" w:cs="Century Gothic"/>
        </w:rPr>
        <w:t xml:space="preserve">.7 below) who must meet within five (5) Business Days of the referral from the Level 2 Managers (or such other period as may be agreed). </w:t>
      </w:r>
    </w:p>
    <w:p w14:paraId="1C3E5EB2" w14:textId="77777777" w:rsidR="008945AF" w:rsidRPr="000A3670" w:rsidRDefault="008945AF" w:rsidP="000F6898">
      <w:pPr>
        <w:pStyle w:val="BodyText2"/>
        <w:rPr>
          <w:rFonts w:eastAsia="Century Gothic"/>
        </w:rPr>
      </w:pPr>
    </w:p>
    <w:p w14:paraId="65B58DF2" w14:textId="7EB325C2"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 xml:space="preserve">For each stage of escalation, the Parties shall promptly prepare and exchange memoranda stating the issues in dispute, their respective positions, and a summary of the negotiations which have taken place to </w:t>
      </w:r>
      <w:r w:rsidR="000A3670" w:rsidRPr="000A3670">
        <w:rPr>
          <w:rFonts w:ascii="Century Gothic" w:eastAsia="Century Gothic" w:hAnsi="Century Gothic" w:cs="Century Gothic"/>
        </w:rPr>
        <w:t>date and</w:t>
      </w:r>
      <w:r w:rsidRPr="000A3670">
        <w:rPr>
          <w:rFonts w:ascii="Century Gothic" w:eastAsia="Century Gothic" w:hAnsi="Century Gothic" w:cs="Century Gothic"/>
        </w:rPr>
        <w:t xml:space="preserve"> shall attach all relevant supporting documents to such memoranda.</w:t>
      </w:r>
    </w:p>
    <w:p w14:paraId="00D8A31D" w14:textId="77777777" w:rsidR="008945AF" w:rsidRPr="000A3670" w:rsidRDefault="008945AF" w:rsidP="000F6898">
      <w:pPr>
        <w:pStyle w:val="BodyText2"/>
        <w:rPr>
          <w:rFonts w:eastAsia="Century Gothic"/>
        </w:rPr>
      </w:pPr>
    </w:p>
    <w:p w14:paraId="01137301" w14:textId="77777777"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Both Parties shall use their reasonable endeavours to reach an amicable resolution using the escalation procedure set out in this Clause.</w:t>
      </w:r>
    </w:p>
    <w:p w14:paraId="0EBBE8C9" w14:textId="77777777" w:rsidR="008945AF" w:rsidRPr="000A3670" w:rsidRDefault="008945AF" w:rsidP="000F6898">
      <w:pPr>
        <w:pStyle w:val="BodyText2"/>
        <w:rPr>
          <w:rFonts w:eastAsia="Century Gothic"/>
        </w:rPr>
      </w:pPr>
    </w:p>
    <w:p w14:paraId="622FAB07" w14:textId="50607141" w:rsidR="00BC33AD" w:rsidRPr="000A3670" w:rsidRDefault="00BC33AD" w:rsidP="009A418A">
      <w:pPr>
        <w:pStyle w:val="Heading2"/>
        <w:numPr>
          <w:ilvl w:val="1"/>
          <w:numId w:val="185"/>
        </w:numPr>
        <w:rPr>
          <w:rFonts w:ascii="Century Gothic" w:eastAsia="Century Gothic" w:hAnsi="Century Gothic" w:cs="Century Gothic"/>
        </w:rPr>
      </w:pPr>
      <w:r w:rsidRPr="000A3670">
        <w:rPr>
          <w:rFonts w:ascii="Century Gothic" w:eastAsia="Century Gothic" w:hAnsi="Century Gothic" w:cs="Century Gothic"/>
        </w:rPr>
        <w:t xml:space="preserve">If the Parties fail to resolve the dispute through the escalation process, the dispute may be referred to the courts in accordance with Clause </w:t>
      </w:r>
      <w:r w:rsidR="000A3670" w:rsidRPr="000A3670">
        <w:rPr>
          <w:rFonts w:ascii="Century Gothic" w:eastAsia="Century Gothic" w:hAnsi="Century Gothic" w:cs="Century Gothic"/>
        </w:rPr>
        <w:t>42.9</w:t>
      </w:r>
      <w:r w:rsidRPr="000A3670">
        <w:rPr>
          <w:rFonts w:ascii="Century Gothic" w:eastAsia="Century Gothic" w:hAnsi="Century Gothic" w:cs="Century Gothic"/>
        </w:rPr>
        <w:t>.</w:t>
      </w:r>
    </w:p>
    <w:p w14:paraId="6CB6EAF2" w14:textId="77777777" w:rsidR="008945AF" w:rsidRPr="000F6898" w:rsidRDefault="008945AF" w:rsidP="000F6898">
      <w:pPr>
        <w:pStyle w:val="BodyText2"/>
        <w:rPr>
          <w:rFonts w:eastAsia="Century Gothic"/>
        </w:rPr>
      </w:pPr>
    </w:p>
    <w:p w14:paraId="59C11830" w14:textId="5A7798E6" w:rsidR="00BC33AD" w:rsidRDefault="00BC33AD" w:rsidP="009A418A">
      <w:pPr>
        <w:pStyle w:val="Heading2"/>
        <w:numPr>
          <w:ilvl w:val="1"/>
          <w:numId w:val="185"/>
        </w:numPr>
        <w:rPr>
          <w:rFonts w:ascii="Century Gothic" w:eastAsia="Century Gothic" w:hAnsi="Century Gothic" w:cs="Century Gothic"/>
        </w:rPr>
      </w:pPr>
      <w:r w:rsidRPr="00BC33AD">
        <w:rPr>
          <w:rFonts w:ascii="Century Gothic" w:eastAsia="Century Gothic" w:hAnsi="Century Gothic" w:cs="Century Gothic"/>
        </w:rPr>
        <w:t xml:space="preserve">Nothing in this Clause shall prevent or delay either Party at any time instituting against the other any application for interim, </w:t>
      </w:r>
      <w:proofErr w:type="gramStart"/>
      <w:r w:rsidRPr="00BC33AD">
        <w:rPr>
          <w:rFonts w:ascii="Century Gothic" w:eastAsia="Century Gothic" w:hAnsi="Century Gothic" w:cs="Century Gothic"/>
        </w:rPr>
        <w:t>preliminary</w:t>
      </w:r>
      <w:proofErr w:type="gramEnd"/>
      <w:r w:rsidRPr="00BC33AD">
        <w:rPr>
          <w:rFonts w:ascii="Century Gothic" w:eastAsia="Century Gothic" w:hAnsi="Century Gothic" w:cs="Century Gothic"/>
        </w:rPr>
        <w:t xml:space="preserve"> or interlocutory relief (including injunctions) or any proceedings required in order to protect that Party’s Intellectual Property Rights and/ or other proprietary rights</w:t>
      </w:r>
      <w:r w:rsidR="00504BB2">
        <w:rPr>
          <w:rFonts w:ascii="Century Gothic" w:eastAsia="Century Gothic" w:hAnsi="Century Gothic" w:cs="Century Gothic"/>
        </w:rPr>
        <w:t>.</w:t>
      </w:r>
      <w:r w:rsidRPr="00BC33AD">
        <w:rPr>
          <w:rFonts w:ascii="Century Gothic" w:eastAsia="Century Gothic" w:hAnsi="Century Gothic" w:cs="Century Gothic"/>
        </w:rPr>
        <w:t xml:space="preserve">  </w:t>
      </w:r>
    </w:p>
    <w:p w14:paraId="13D7E9B8" w14:textId="77777777" w:rsidR="00F80B37" w:rsidRPr="00912EC7" w:rsidRDefault="00F80B37" w:rsidP="169500F6">
      <w:pPr>
        <w:spacing w:line="240" w:lineRule="atLeast"/>
        <w:rPr>
          <w:rFonts w:ascii="Century Gothic" w:eastAsia="Century Gothic" w:hAnsi="Century Gothic" w:cs="Century Gothic"/>
          <w:color w:val="000000"/>
          <w:sz w:val="20"/>
        </w:rPr>
      </w:pPr>
    </w:p>
    <w:p w14:paraId="5D2DF01D" w14:textId="77777777" w:rsidR="00F80B37" w:rsidRPr="00912EC7" w:rsidRDefault="7BDD3B73" w:rsidP="169500F6">
      <w:pPr>
        <w:pStyle w:val="Heading1"/>
        <w:tabs>
          <w:tab w:val="clear" w:pos="720"/>
          <w:tab w:val="num" w:pos="567"/>
        </w:tabs>
        <w:rPr>
          <w:rFonts w:ascii="Century Gothic" w:eastAsia="Century Gothic" w:hAnsi="Century Gothic" w:cs="Century Gothic"/>
          <w:sz w:val="20"/>
        </w:rPr>
      </w:pPr>
      <w:bookmarkStart w:id="103" w:name="_Escalation_Levels"/>
      <w:bookmarkEnd w:id="103"/>
      <w:r w:rsidRPr="00912EC7">
        <w:rPr>
          <w:rFonts w:ascii="Century Gothic" w:eastAsia="Century Gothic" w:hAnsi="Century Gothic" w:cs="Century Gothic"/>
          <w:sz w:val="20"/>
        </w:rPr>
        <w:t>Escalation Levels</w:t>
      </w:r>
    </w:p>
    <w:p w14:paraId="5B0924AF" w14:textId="77777777" w:rsidR="00EC160C" w:rsidRPr="00912EC7" w:rsidRDefault="00F80B37" w:rsidP="004E4ADD">
      <w:pPr>
        <w:spacing w:line="240" w:lineRule="atLeast"/>
        <w:rPr>
          <w:rFonts w:ascii="Century Gothic" w:eastAsia="Century Gothic" w:hAnsi="Century Gothic" w:cs="Century Gothic"/>
          <w:sz w:val="20"/>
        </w:rPr>
      </w:pPr>
      <w:r w:rsidRPr="00912EC7">
        <w:rPr>
          <w:rFonts w:ascii="Century Gothic" w:hAnsi="Century Gothic"/>
          <w:sz w:val="20"/>
        </w:rPr>
        <w:tab/>
      </w:r>
      <w:r w:rsidRPr="00912EC7">
        <w:rPr>
          <w:rFonts w:ascii="Century Gothic" w:hAnsi="Century Gothic"/>
          <w:sz w:val="20"/>
        </w:rPr>
        <w:tab/>
      </w:r>
    </w:p>
    <w:tbl>
      <w:tblPr>
        <w:tblStyle w:val="GridTable1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2812"/>
        <w:gridCol w:w="3418"/>
      </w:tblGrid>
      <w:tr w:rsidR="00EC160C" w:rsidRPr="00A15835" w14:paraId="772E1A62" w14:textId="77777777" w:rsidTr="008B26EF">
        <w:trPr>
          <w:cnfStyle w:val="100000000000" w:firstRow="1" w:lastRow="0" w:firstColumn="0" w:lastColumn="0" w:oddVBand="0" w:evenVBand="0" w:oddHBand="0"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1992" w:type="dxa"/>
          </w:tcPr>
          <w:p w14:paraId="08D12518" w14:textId="77777777" w:rsidR="00EC160C" w:rsidRPr="00A15835" w:rsidRDefault="00EC160C">
            <w:pPr>
              <w:pStyle w:val="ListParagraph"/>
              <w:spacing w:line="240" w:lineRule="atLeast"/>
              <w:rPr>
                <w:rFonts w:ascii="Century Gothic" w:hAnsi="Century Gothic" w:cs="Arial"/>
                <w:sz w:val="20"/>
              </w:rPr>
            </w:pPr>
          </w:p>
        </w:tc>
        <w:tc>
          <w:tcPr>
            <w:tcW w:w="2812" w:type="dxa"/>
          </w:tcPr>
          <w:p w14:paraId="5A88C330" w14:textId="77777777" w:rsidR="00EC160C" w:rsidRPr="00A15835" w:rsidRDefault="00EC160C">
            <w:pPr>
              <w:pStyle w:val="ListParagraph"/>
              <w:spacing w:line="240" w:lineRule="atLeast"/>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sz w:val="20"/>
              </w:rPr>
            </w:pPr>
            <w:r w:rsidRPr="00A15835">
              <w:rPr>
                <w:rFonts w:ascii="Century Gothic" w:hAnsi="Century Gothic" w:cs="Arial"/>
                <w:sz w:val="20"/>
              </w:rPr>
              <w:t>SUPPLIER</w:t>
            </w:r>
            <w:r w:rsidRPr="00A15835">
              <w:rPr>
                <w:rFonts w:ascii="Century Gothic" w:hAnsi="Century Gothic" w:cs="Arial"/>
                <w:sz w:val="20"/>
              </w:rPr>
              <w:tab/>
            </w:r>
          </w:p>
        </w:tc>
        <w:tc>
          <w:tcPr>
            <w:tcW w:w="3418" w:type="dxa"/>
          </w:tcPr>
          <w:p w14:paraId="4BB4EE7D" w14:textId="77777777" w:rsidR="00EC160C" w:rsidRPr="00A15835" w:rsidRDefault="00EC160C">
            <w:pPr>
              <w:pStyle w:val="ListParagraph"/>
              <w:spacing w:line="240" w:lineRule="atLeast"/>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sz w:val="20"/>
              </w:rPr>
            </w:pPr>
            <w:r w:rsidRPr="00A15835">
              <w:rPr>
                <w:rFonts w:ascii="Century Gothic" w:hAnsi="Century Gothic" w:cs="Arial"/>
                <w:sz w:val="20"/>
              </w:rPr>
              <w:t>VIRGIN</w:t>
            </w:r>
          </w:p>
        </w:tc>
      </w:tr>
      <w:tr w:rsidR="00EC160C" w:rsidRPr="00A15835" w14:paraId="365C2E7C" w14:textId="77777777" w:rsidTr="008B26EF">
        <w:trPr>
          <w:trHeight w:val="265"/>
          <w:jc w:val="center"/>
        </w:trPr>
        <w:tc>
          <w:tcPr>
            <w:cnfStyle w:val="001000000000" w:firstRow="0" w:lastRow="0" w:firstColumn="1" w:lastColumn="0" w:oddVBand="0" w:evenVBand="0" w:oddHBand="0" w:evenHBand="0" w:firstRowFirstColumn="0" w:firstRowLastColumn="0" w:lastRowFirstColumn="0" w:lastRowLastColumn="0"/>
            <w:tcW w:w="1992" w:type="dxa"/>
          </w:tcPr>
          <w:p w14:paraId="3EB70DCC" w14:textId="77777777" w:rsidR="00EC160C" w:rsidRPr="00A15835" w:rsidRDefault="00EC160C" w:rsidP="00EC160C">
            <w:pPr>
              <w:spacing w:line="240" w:lineRule="atLeast"/>
              <w:jc w:val="left"/>
              <w:rPr>
                <w:rFonts w:ascii="Century Gothic" w:hAnsi="Century Gothic" w:cs="Arial"/>
                <w:sz w:val="20"/>
              </w:rPr>
            </w:pPr>
            <w:r w:rsidRPr="00A15835">
              <w:rPr>
                <w:rFonts w:ascii="Century Gothic" w:hAnsi="Century Gothic" w:cs="Arial"/>
                <w:sz w:val="20"/>
              </w:rPr>
              <w:t>Level 1 Manager</w:t>
            </w:r>
          </w:p>
        </w:tc>
        <w:tc>
          <w:tcPr>
            <w:tcW w:w="2812" w:type="dxa"/>
          </w:tcPr>
          <w:p w14:paraId="0F99300B" w14:textId="77777777"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Job Title / Name #1</w:t>
            </w:r>
          </w:p>
        </w:tc>
        <w:tc>
          <w:tcPr>
            <w:tcW w:w="3418" w:type="dxa"/>
          </w:tcPr>
          <w:p w14:paraId="02D4BCD0" w14:textId="736F83BA"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Head of Inflight Services</w:t>
            </w:r>
          </w:p>
        </w:tc>
      </w:tr>
      <w:tr w:rsidR="00EC160C" w:rsidRPr="00A15835" w14:paraId="5C7C2745" w14:textId="77777777" w:rsidTr="008B26EF">
        <w:trPr>
          <w:trHeight w:val="248"/>
          <w:jc w:val="center"/>
        </w:trPr>
        <w:tc>
          <w:tcPr>
            <w:cnfStyle w:val="001000000000" w:firstRow="0" w:lastRow="0" w:firstColumn="1" w:lastColumn="0" w:oddVBand="0" w:evenVBand="0" w:oddHBand="0" w:evenHBand="0" w:firstRowFirstColumn="0" w:firstRowLastColumn="0" w:lastRowFirstColumn="0" w:lastRowLastColumn="0"/>
            <w:tcW w:w="1992" w:type="dxa"/>
          </w:tcPr>
          <w:p w14:paraId="09702A5D" w14:textId="77777777" w:rsidR="00EC160C" w:rsidRPr="00A15835" w:rsidRDefault="00EC160C" w:rsidP="00EC160C">
            <w:pPr>
              <w:spacing w:line="240" w:lineRule="atLeast"/>
              <w:jc w:val="left"/>
              <w:rPr>
                <w:rFonts w:ascii="Century Gothic" w:hAnsi="Century Gothic" w:cs="Arial"/>
                <w:sz w:val="20"/>
              </w:rPr>
            </w:pPr>
            <w:r w:rsidRPr="00A15835">
              <w:rPr>
                <w:rFonts w:ascii="Century Gothic" w:hAnsi="Century Gothic" w:cs="Arial"/>
                <w:sz w:val="20"/>
              </w:rPr>
              <w:t>Level 2 Manager</w:t>
            </w:r>
          </w:p>
        </w:tc>
        <w:tc>
          <w:tcPr>
            <w:tcW w:w="2812" w:type="dxa"/>
          </w:tcPr>
          <w:p w14:paraId="2F15D7B3" w14:textId="77777777"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Job Title / Name #2</w:t>
            </w:r>
          </w:p>
        </w:tc>
        <w:tc>
          <w:tcPr>
            <w:tcW w:w="3418" w:type="dxa"/>
          </w:tcPr>
          <w:p w14:paraId="7400C46B" w14:textId="34CAF17B"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 xml:space="preserve">VP Cabin </w:t>
            </w:r>
          </w:p>
        </w:tc>
      </w:tr>
      <w:tr w:rsidR="00EC160C" w:rsidRPr="00A15835" w14:paraId="095FFFD6" w14:textId="77777777" w:rsidTr="008B26EF">
        <w:trPr>
          <w:trHeight w:val="294"/>
          <w:jc w:val="center"/>
        </w:trPr>
        <w:tc>
          <w:tcPr>
            <w:cnfStyle w:val="001000000000" w:firstRow="0" w:lastRow="0" w:firstColumn="1" w:lastColumn="0" w:oddVBand="0" w:evenVBand="0" w:oddHBand="0" w:evenHBand="0" w:firstRowFirstColumn="0" w:firstRowLastColumn="0" w:lastRowFirstColumn="0" w:lastRowLastColumn="0"/>
            <w:tcW w:w="1992" w:type="dxa"/>
          </w:tcPr>
          <w:p w14:paraId="21FB5936" w14:textId="77777777" w:rsidR="00EC160C" w:rsidRPr="00A15835" w:rsidRDefault="00EC160C" w:rsidP="00EC160C">
            <w:pPr>
              <w:spacing w:line="240" w:lineRule="atLeast"/>
              <w:jc w:val="left"/>
              <w:rPr>
                <w:rFonts w:ascii="Century Gothic" w:hAnsi="Century Gothic" w:cs="Arial"/>
                <w:sz w:val="20"/>
              </w:rPr>
            </w:pPr>
            <w:r w:rsidRPr="00A15835">
              <w:rPr>
                <w:rFonts w:ascii="Century Gothic" w:hAnsi="Century Gothic" w:cs="Arial"/>
                <w:sz w:val="20"/>
              </w:rPr>
              <w:t xml:space="preserve">Level 3 Manager </w:t>
            </w:r>
          </w:p>
        </w:tc>
        <w:tc>
          <w:tcPr>
            <w:tcW w:w="2812" w:type="dxa"/>
          </w:tcPr>
          <w:p w14:paraId="429A299C" w14:textId="77777777"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Job Title / Name #3</w:t>
            </w:r>
          </w:p>
        </w:tc>
        <w:tc>
          <w:tcPr>
            <w:tcW w:w="3418" w:type="dxa"/>
          </w:tcPr>
          <w:p w14:paraId="2F3B19F8" w14:textId="3C15A173" w:rsidR="00EC160C" w:rsidRPr="00A15835" w:rsidRDefault="00EC160C">
            <w:pPr>
              <w:pStyle w:val="ListParagraph"/>
              <w:spacing w:line="24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Arial"/>
                <w:sz w:val="20"/>
              </w:rPr>
            </w:pPr>
            <w:r w:rsidRPr="00A15835">
              <w:rPr>
                <w:rFonts w:ascii="Century Gothic" w:hAnsi="Century Gothic" w:cs="Arial"/>
                <w:sz w:val="20"/>
              </w:rPr>
              <w:t xml:space="preserve">SVP Operations </w:t>
            </w:r>
          </w:p>
        </w:tc>
      </w:tr>
    </w:tbl>
    <w:p w14:paraId="734BAD23" w14:textId="0FAF8189" w:rsidR="00F80B37" w:rsidRPr="00912EC7" w:rsidRDefault="00F80B37" w:rsidP="004E4ADD">
      <w:pPr>
        <w:spacing w:line="240" w:lineRule="atLeast"/>
        <w:rPr>
          <w:rFonts w:ascii="Century Gothic" w:eastAsia="Century Gothic" w:hAnsi="Century Gothic" w:cs="Century Gothic"/>
          <w:sz w:val="20"/>
        </w:rPr>
      </w:pPr>
    </w:p>
    <w:p w14:paraId="2623F373" w14:textId="77777777" w:rsidR="008945AF" w:rsidRPr="008945AF" w:rsidRDefault="008945AF" w:rsidP="009A418A">
      <w:pPr>
        <w:pStyle w:val="Heading2"/>
        <w:numPr>
          <w:ilvl w:val="1"/>
          <w:numId w:val="185"/>
        </w:numPr>
        <w:rPr>
          <w:rFonts w:ascii="Century Gothic" w:eastAsia="Century Gothic" w:hAnsi="Century Gothic" w:cs="Century Gothic"/>
        </w:rPr>
      </w:pPr>
      <w:r w:rsidRPr="008945AF">
        <w:rPr>
          <w:rFonts w:ascii="Century Gothic" w:eastAsia="Century Gothic" w:hAnsi="Century Gothic" w:cs="Century Gothic"/>
        </w:rPr>
        <w:t>If any of the persons named above is unable to attend a meeting, their nominated substitute may attend provided that such substitute has a similar level of seniority and is fully authorised to settle the unresolved dispute.</w:t>
      </w:r>
    </w:p>
    <w:p w14:paraId="393E0436" w14:textId="77777777" w:rsidR="00F80B37" w:rsidRPr="00912EC7" w:rsidRDefault="00F80B37" w:rsidP="169500F6">
      <w:pPr>
        <w:pStyle w:val="Heading1"/>
        <w:numPr>
          <w:ilvl w:val="0"/>
          <w:numId w:val="0"/>
        </w:numPr>
        <w:ind w:left="720"/>
        <w:rPr>
          <w:rFonts w:ascii="Century Gothic" w:eastAsia="Century Gothic" w:hAnsi="Century Gothic" w:cs="Century Gothic"/>
          <w:color w:val="000000"/>
          <w:sz w:val="20"/>
        </w:rPr>
      </w:pPr>
    </w:p>
    <w:p w14:paraId="7100248F" w14:textId="27325284" w:rsidR="00530962" w:rsidRPr="008B26EF" w:rsidDel="004C15B0" w:rsidRDefault="00530962" w:rsidP="00530962">
      <w:pPr>
        <w:pStyle w:val="Heading1"/>
        <w:widowControl w:val="0"/>
        <w:tabs>
          <w:tab w:val="clear" w:pos="720"/>
        </w:tabs>
        <w:ind w:hanging="360"/>
        <w:rPr>
          <w:del w:id="104" w:author="Steve Lenderman" w:date="2024-05-29T17:09:00Z" w16du:dateUtc="2024-05-29T21:09:00Z"/>
          <w:rFonts w:ascii="Century Gothic" w:hAnsi="Century Gothic" w:cs="Arial"/>
          <w:sz w:val="20"/>
        </w:rPr>
      </w:pPr>
      <w:bookmarkStart w:id="105" w:name="_Toc518054987"/>
      <w:del w:id="106" w:author="Steve Lenderman" w:date="2024-05-29T17:09:00Z" w16du:dateUtc="2024-05-29T21:09:00Z">
        <w:r w:rsidRPr="008B26EF" w:rsidDel="004C15B0">
          <w:rPr>
            <w:rFonts w:ascii="Century Gothic" w:hAnsi="Century Gothic" w:cs="Arial"/>
            <w:sz w:val="20"/>
          </w:rPr>
          <w:delText>Process Agent</w:delText>
        </w:r>
        <w:bookmarkEnd w:id="105"/>
      </w:del>
    </w:p>
    <w:p w14:paraId="2D8773B1" w14:textId="77777777" w:rsidR="00530962" w:rsidRPr="008B26EF" w:rsidRDefault="00530962" w:rsidP="00530962">
      <w:pPr>
        <w:pStyle w:val="BodyText1"/>
        <w:widowControl w:val="0"/>
        <w:rPr>
          <w:rFonts w:ascii="Century Gothic" w:hAnsi="Century Gothic" w:cs="Arial"/>
          <w:sz w:val="20"/>
        </w:rPr>
      </w:pPr>
    </w:p>
    <w:p w14:paraId="406E1CF3" w14:textId="3360628B" w:rsidR="00530962" w:rsidRPr="008B26EF" w:rsidDel="004C15B0" w:rsidRDefault="00530962" w:rsidP="009A418A">
      <w:pPr>
        <w:pStyle w:val="Heading2"/>
        <w:widowControl w:val="0"/>
        <w:numPr>
          <w:ilvl w:val="1"/>
          <w:numId w:val="1"/>
        </w:numPr>
        <w:rPr>
          <w:del w:id="107" w:author="Steve Lenderman" w:date="2024-05-29T17:09:00Z" w16du:dateUtc="2024-05-29T21:09:00Z"/>
          <w:rFonts w:ascii="Century Gothic" w:hAnsi="Century Gothic" w:cs="Arial"/>
        </w:rPr>
      </w:pPr>
      <w:del w:id="108" w:author="Steve Lenderman" w:date="2024-05-29T17:09:00Z" w16du:dateUtc="2024-05-29T21:09:00Z">
        <w:r w:rsidRPr="008B26EF" w:rsidDel="004C15B0">
          <w:rPr>
            <w:rFonts w:ascii="Century Gothic" w:hAnsi="Century Gothic" w:cs="Arial"/>
          </w:rPr>
          <w:delText>Supplier irrevocably appoints [</w:delText>
        </w:r>
        <w:r w:rsidRPr="008B26EF" w:rsidDel="004C15B0">
          <w:rPr>
            <w:rFonts w:ascii="Century Gothic" w:hAnsi="Century Gothic" w:cs="Arial"/>
            <w:highlight w:val="yellow"/>
          </w:rPr>
          <w:delText>name of English party</w:delText>
        </w:r>
        <w:r w:rsidRPr="008B26EF" w:rsidDel="004C15B0">
          <w:rPr>
            <w:rFonts w:ascii="Century Gothic" w:hAnsi="Century Gothic" w:cs="Arial"/>
          </w:rPr>
          <w:delText xml:space="preserve">] as its agent to receive on its behalf in England or Wales service of any proceedings pursuant to this Agreement.  Such service shall be deemed completed on delivery to such agent (whether or not it is forwarded to and received by Supplier) and shall be valid until such time as Virgin has received prior written notice from Supplier that such agent has ceased to act as agent.   If for any reason such agent ceases to be able to act as agent or no longer has an address in England and Wales, Supplier shall immediately appoint a substitute acceptable to Virgin and deliver to Virgin the new agent’s name, address within England and Wales failing which Virgin may select a substitute agent to receive on Supplier’s </w:delText>
        </w:r>
        <w:r w:rsidRPr="008B26EF" w:rsidDel="004C15B0">
          <w:rPr>
            <w:rFonts w:ascii="Century Gothic" w:hAnsi="Century Gothic" w:cs="Arial"/>
          </w:rPr>
          <w:lastRenderedPageBreak/>
          <w:delText>behalf service of any proceeding under this Agreement.</w:delText>
        </w:r>
      </w:del>
    </w:p>
    <w:p w14:paraId="5B597356" w14:textId="13B1403F" w:rsidR="00530962" w:rsidRPr="008E1E68" w:rsidDel="004C15B0" w:rsidRDefault="00530962" w:rsidP="00530962">
      <w:pPr>
        <w:pStyle w:val="BodyText"/>
        <w:widowControl w:val="0"/>
        <w:ind w:left="720" w:hanging="720"/>
        <w:rPr>
          <w:del w:id="109" w:author="Steve Lenderman" w:date="2024-05-29T17:09:00Z" w16du:dateUtc="2024-05-29T21:09:00Z"/>
          <w:rFonts w:cs="Arial"/>
          <w:sz w:val="20"/>
        </w:rPr>
      </w:pPr>
    </w:p>
    <w:p w14:paraId="1B34660F" w14:textId="11FA6AE2" w:rsidR="00F80B37" w:rsidDel="004C15B0" w:rsidRDefault="00F80B37" w:rsidP="169500F6">
      <w:pPr>
        <w:pStyle w:val="Heading1"/>
        <w:numPr>
          <w:ilvl w:val="0"/>
          <w:numId w:val="0"/>
        </w:numPr>
        <w:ind w:left="720"/>
        <w:rPr>
          <w:del w:id="110" w:author="Steve Lenderman" w:date="2024-05-29T17:09:00Z" w16du:dateUtc="2024-05-29T21:09:00Z"/>
          <w:rFonts w:ascii="Century Gothic" w:eastAsia="Century Gothic" w:hAnsi="Century Gothic" w:cs="Century Gothic"/>
          <w:color w:val="000000"/>
          <w:sz w:val="20"/>
        </w:rPr>
      </w:pPr>
    </w:p>
    <w:p w14:paraId="204AB94D" w14:textId="4EE32A34" w:rsidR="00DC0EBA" w:rsidDel="004C15B0" w:rsidRDefault="00DC0EBA" w:rsidP="00DC0EBA">
      <w:pPr>
        <w:pStyle w:val="BodyText1"/>
        <w:rPr>
          <w:del w:id="111" w:author="Steve Lenderman" w:date="2024-05-29T17:09:00Z" w16du:dateUtc="2024-05-29T21:09:00Z"/>
          <w:rFonts w:eastAsia="Century Gothic"/>
        </w:rPr>
      </w:pPr>
    </w:p>
    <w:p w14:paraId="0E061875" w14:textId="77777777" w:rsidR="00DC0EBA" w:rsidRDefault="00DC0EBA" w:rsidP="00DC0EBA">
      <w:pPr>
        <w:pStyle w:val="BodyText1"/>
        <w:rPr>
          <w:rFonts w:eastAsia="Century Gothic"/>
        </w:rPr>
      </w:pPr>
    </w:p>
    <w:p w14:paraId="3AEE62BD" w14:textId="77777777" w:rsidR="00DC0EBA" w:rsidRDefault="00DC0EBA" w:rsidP="00DC0EBA">
      <w:pPr>
        <w:pStyle w:val="BodyText1"/>
        <w:rPr>
          <w:rFonts w:eastAsia="Century Gothic"/>
        </w:rPr>
      </w:pPr>
    </w:p>
    <w:p w14:paraId="0C2C5DC3" w14:textId="77777777" w:rsidR="00DC0EBA" w:rsidRPr="00DC0EBA" w:rsidRDefault="00DC0EBA" w:rsidP="00DC0EBA">
      <w:pPr>
        <w:pStyle w:val="BodyText1"/>
        <w:rPr>
          <w:rFonts w:eastAsia="Century Gothic"/>
        </w:rPr>
      </w:pPr>
    </w:p>
    <w:p w14:paraId="443C0A24" w14:textId="77777777" w:rsidR="00F45412" w:rsidRPr="00912EC7" w:rsidRDefault="30B5E1AA" w:rsidP="169500F6">
      <w:pPr>
        <w:pStyle w:val="Heading1"/>
        <w:ind w:left="567" w:hanging="567"/>
        <w:rPr>
          <w:rFonts w:ascii="Century Gothic" w:eastAsia="Century Gothic" w:hAnsi="Century Gothic" w:cs="Century Gothic"/>
          <w:sz w:val="20"/>
        </w:rPr>
      </w:pPr>
      <w:bookmarkStart w:id="112" w:name="_General"/>
      <w:bookmarkEnd w:id="112"/>
      <w:r w:rsidRPr="00912EC7">
        <w:rPr>
          <w:rFonts w:ascii="Century Gothic" w:eastAsia="Century Gothic" w:hAnsi="Century Gothic" w:cs="Century Gothic"/>
          <w:sz w:val="20"/>
        </w:rPr>
        <w:t>General</w:t>
      </w:r>
    </w:p>
    <w:p w14:paraId="4E5DE5DD" w14:textId="77777777" w:rsidR="00F45412" w:rsidRPr="00912EC7" w:rsidRDefault="00F45412" w:rsidP="169500F6">
      <w:pPr>
        <w:pStyle w:val="Heading2"/>
        <w:numPr>
          <w:ilvl w:val="1"/>
          <w:numId w:val="0"/>
        </w:numPr>
        <w:rPr>
          <w:rFonts w:ascii="Century Gothic" w:eastAsia="Century Gothic" w:hAnsi="Century Gothic" w:cs="Century Gothic"/>
          <w:color w:val="000000"/>
        </w:rPr>
      </w:pPr>
    </w:p>
    <w:p w14:paraId="03482083" w14:textId="227D6637" w:rsidR="00F45412" w:rsidRPr="001529FE" w:rsidRDefault="30B5E1AA" w:rsidP="009A418A">
      <w:pPr>
        <w:pStyle w:val="Heading2"/>
        <w:numPr>
          <w:ilvl w:val="1"/>
          <w:numId w:val="186"/>
        </w:numPr>
        <w:rPr>
          <w:rFonts w:ascii="Century Gothic" w:eastAsia="Century Gothic" w:hAnsi="Century Gothic" w:cs="Century Gothic"/>
        </w:rPr>
      </w:pPr>
      <w:r w:rsidRPr="001529FE">
        <w:rPr>
          <w:rFonts w:ascii="Century Gothic" w:eastAsia="Century Gothic" w:hAnsi="Century Gothic" w:cs="Century Gothic"/>
        </w:rPr>
        <w:t>No amendment of this Agreement (including, without limitation, any SOW) shall be effective unless in writing and signed by a duly authori</w:t>
      </w:r>
      <w:r w:rsidR="000E292B">
        <w:rPr>
          <w:rFonts w:ascii="Century Gothic" w:eastAsia="Century Gothic" w:hAnsi="Century Gothic" w:cs="Century Gothic"/>
        </w:rPr>
        <w:t>s</w:t>
      </w:r>
      <w:r w:rsidRPr="001529FE">
        <w:rPr>
          <w:rFonts w:ascii="Century Gothic" w:eastAsia="Century Gothic" w:hAnsi="Century Gothic" w:cs="Century Gothic"/>
        </w:rPr>
        <w:t>ed representative of each party.</w:t>
      </w:r>
    </w:p>
    <w:p w14:paraId="0113F12C"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7517E592"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There will be no waiver of any term, provision or condition of this Agreement or any SOW </w:t>
      </w:r>
      <w:r w:rsidR="476957ED" w:rsidRPr="00912EC7">
        <w:rPr>
          <w:rFonts w:ascii="Century Gothic" w:eastAsia="Century Gothic" w:hAnsi="Century Gothic" w:cs="Century Gothic"/>
        </w:rPr>
        <w:t xml:space="preserve">(and/or Purchase Order) </w:t>
      </w:r>
      <w:r w:rsidRPr="00912EC7">
        <w:rPr>
          <w:rFonts w:ascii="Century Gothic" w:eastAsia="Century Gothic" w:hAnsi="Century Gothic" w:cs="Century Gothic"/>
        </w:rPr>
        <w:t xml:space="preserve">unless such waiver is evidenced in writing and signed by the waiving party.  No omission or delay by either party in exercising any of its rights will be treated as a waiver thereof, nor will any single or partial exercise of right preclude any other or further exercise thereof or any exercise of any other right.  For the avoidance of </w:t>
      </w:r>
      <w:proofErr w:type="gramStart"/>
      <w:r w:rsidRPr="00912EC7">
        <w:rPr>
          <w:rFonts w:ascii="Century Gothic" w:eastAsia="Century Gothic" w:hAnsi="Century Gothic" w:cs="Century Gothic"/>
        </w:rPr>
        <w:t>doubt</w:t>
      </w:r>
      <w:proofErr w:type="gramEnd"/>
      <w:r w:rsidRPr="00912EC7">
        <w:rPr>
          <w:rFonts w:ascii="Century Gothic" w:eastAsia="Century Gothic" w:hAnsi="Century Gothic" w:cs="Century Gothic"/>
        </w:rPr>
        <w:t xml:space="preserve"> it is agreed that a waiver of a right on one occasion will not constitute a waiver of such right in the future.  </w:t>
      </w:r>
    </w:p>
    <w:p w14:paraId="30CF18E8"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13FB414B"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The court may strike out or override any part of this Agreement (including, without limitation, any SOW</w:t>
      </w:r>
      <w:r w:rsidR="476957ED" w:rsidRPr="00912EC7">
        <w:rPr>
          <w:rFonts w:ascii="Century Gothic" w:eastAsia="Century Gothic" w:hAnsi="Century Gothic" w:cs="Century Gothic"/>
        </w:rPr>
        <w:t xml:space="preserve"> and/or Purchase Order</w:t>
      </w:r>
      <w:r w:rsidRPr="00912EC7">
        <w:rPr>
          <w:rFonts w:ascii="Century Gothic" w:eastAsia="Century Gothic" w:hAnsi="Century Gothic" w:cs="Century Gothic"/>
        </w:rPr>
        <w:t xml:space="preserve">) which it considers unreasonable, </w:t>
      </w:r>
      <w:proofErr w:type="gramStart"/>
      <w:r w:rsidRPr="00912EC7">
        <w:rPr>
          <w:rFonts w:ascii="Century Gothic" w:eastAsia="Century Gothic" w:hAnsi="Century Gothic" w:cs="Century Gothic"/>
        </w:rPr>
        <w:t>invalid</w:t>
      </w:r>
      <w:proofErr w:type="gramEnd"/>
      <w:r w:rsidRPr="00912EC7">
        <w:rPr>
          <w:rFonts w:ascii="Century Gothic" w:eastAsia="Century Gothic" w:hAnsi="Century Gothic" w:cs="Century Gothic"/>
        </w:rPr>
        <w:t xml:space="preserve"> or unlawful (whether an entire clause or only part of one) and enforce this Agreement as if the offending part had never been contained in it.</w:t>
      </w:r>
    </w:p>
    <w:p w14:paraId="290498E3"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306A109C"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This Agreement (including, without limitation, any SOW</w:t>
      </w:r>
      <w:r w:rsidR="476957ED" w:rsidRPr="00912EC7">
        <w:rPr>
          <w:rFonts w:ascii="Century Gothic" w:eastAsia="Century Gothic" w:hAnsi="Century Gothic" w:cs="Century Gothic"/>
        </w:rPr>
        <w:t xml:space="preserve"> and/or Purchase Order</w:t>
      </w:r>
      <w:r w:rsidRPr="00912EC7">
        <w:rPr>
          <w:rFonts w:ascii="Century Gothic" w:eastAsia="Century Gothic" w:hAnsi="Century Gothic" w:cs="Century Gothic"/>
        </w:rPr>
        <w:t>) constitutes the entire understanding between the parties. No party has relied upon any representation or promise except as expressly set out in this Agreement and any SOW</w:t>
      </w:r>
      <w:r w:rsidR="476957ED" w:rsidRPr="00912EC7">
        <w:rPr>
          <w:rFonts w:ascii="Century Gothic" w:eastAsia="Century Gothic" w:hAnsi="Century Gothic" w:cs="Century Gothic"/>
        </w:rPr>
        <w:t xml:space="preserve"> (and/or Purchase Order)</w:t>
      </w:r>
      <w:r w:rsidRPr="00912EC7">
        <w:rPr>
          <w:rFonts w:ascii="Century Gothic" w:eastAsia="Century Gothic" w:hAnsi="Century Gothic" w:cs="Century Gothic"/>
        </w:rPr>
        <w:t>, save that nothing in this clause shall excuse either party from</w:t>
      </w:r>
      <w:bookmarkStart w:id="113" w:name="_DV_C778"/>
      <w:r w:rsidR="027B31FF" w:rsidRPr="00912EC7">
        <w:rPr>
          <w:rFonts w:ascii="Century Gothic" w:eastAsia="Century Gothic" w:hAnsi="Century Gothic" w:cs="Century Gothic"/>
        </w:rPr>
        <w:t xml:space="preserve"> fraudulent misrepresentation. </w:t>
      </w:r>
      <w:r w:rsidRPr="00912EC7">
        <w:rPr>
          <w:rFonts w:ascii="Century Gothic" w:eastAsia="Century Gothic" w:hAnsi="Century Gothic" w:cs="Century Gothic"/>
        </w:rPr>
        <w:t>This Agreement supersedes all previous agreements between the parties relating to the provision by the Supplier of</w:t>
      </w:r>
      <w:r w:rsidR="0E5212A0" w:rsidRPr="00912EC7">
        <w:rPr>
          <w:rFonts w:ascii="Century Gothic" w:eastAsia="Century Gothic" w:hAnsi="Century Gothic" w:cs="Century Gothic"/>
        </w:rPr>
        <w:t xml:space="preserve"> catering, logistics and related Services</w:t>
      </w:r>
      <w:r w:rsidRPr="00912EC7">
        <w:rPr>
          <w:rFonts w:ascii="Century Gothic" w:eastAsia="Century Gothic" w:hAnsi="Century Gothic" w:cs="Century Gothic"/>
        </w:rPr>
        <w:t>.</w:t>
      </w:r>
      <w:bookmarkEnd w:id="113"/>
    </w:p>
    <w:p w14:paraId="700C09D5"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05CE6B67"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The relationship between the parties shall be that of independent suppliers.  Neither party is intended to have, and neither of them shall represent to any other person that it has any power, right or authority to bind the other, or to assume, or to create any obligation or responsibility, express or implied, on behalf of the other party except as expressly provided in this Agreement or as otherwise permitted in writing.  Nothing in this Agreement (including, without limitation, any SOW</w:t>
      </w:r>
      <w:r w:rsidR="476957ED" w:rsidRPr="00912EC7">
        <w:rPr>
          <w:rFonts w:ascii="Century Gothic" w:eastAsia="Century Gothic" w:hAnsi="Century Gothic" w:cs="Century Gothic"/>
        </w:rPr>
        <w:t xml:space="preserve"> and/or Purchase Order</w:t>
      </w:r>
      <w:r w:rsidRPr="00912EC7">
        <w:rPr>
          <w:rFonts w:ascii="Century Gothic" w:eastAsia="Century Gothic" w:hAnsi="Century Gothic" w:cs="Century Gothic"/>
        </w:rPr>
        <w:t xml:space="preserve">) shall be construed to create between the parties, a partnership, joint venture, employment relationship, </w:t>
      </w:r>
      <w:proofErr w:type="gramStart"/>
      <w:r w:rsidRPr="00912EC7">
        <w:rPr>
          <w:rFonts w:ascii="Century Gothic" w:eastAsia="Century Gothic" w:hAnsi="Century Gothic" w:cs="Century Gothic"/>
        </w:rPr>
        <w:t>franchise</w:t>
      </w:r>
      <w:proofErr w:type="gramEnd"/>
      <w:r w:rsidRPr="00912EC7">
        <w:rPr>
          <w:rFonts w:ascii="Century Gothic" w:eastAsia="Century Gothic" w:hAnsi="Century Gothic" w:cs="Century Gothic"/>
        </w:rPr>
        <w:t xml:space="preserve"> or agency.  </w:t>
      </w:r>
    </w:p>
    <w:p w14:paraId="5B1AC225" w14:textId="77777777" w:rsidR="004A00F9" w:rsidRPr="008B26EF" w:rsidRDefault="004A00F9" w:rsidP="008B26EF">
      <w:pPr>
        <w:pStyle w:val="BodyText2"/>
        <w:rPr>
          <w:rFonts w:ascii="Century Gothic" w:eastAsia="Century Gothic" w:hAnsi="Century Gothic"/>
        </w:rPr>
      </w:pPr>
    </w:p>
    <w:p w14:paraId="535105AD" w14:textId="5D57A128" w:rsidR="004A00F9" w:rsidRPr="008B26EF" w:rsidRDefault="004A00F9">
      <w:pPr>
        <w:pStyle w:val="Heading2"/>
        <w:ind w:left="1418" w:hanging="851"/>
        <w:rPr>
          <w:rFonts w:ascii="Century Gothic" w:eastAsia="Century Gothic" w:hAnsi="Century Gothic" w:cs="Century Gothic"/>
        </w:rPr>
      </w:pPr>
      <w:r w:rsidRPr="008B26EF">
        <w:rPr>
          <w:rFonts w:ascii="Century Gothic" w:eastAsia="Century Gothic" w:hAnsi="Century Gothic"/>
        </w:rPr>
        <w:t>If, due to any change in applicable law or regulations or the interpretation thereof by any court of law or other governing body having jurisdiction subsequent to the date of this Agreement, which affects this Agreement, the rights and or obligations of Virgin under this Agreement, and Virgin reasonably believes in good faith that the change will have a substantial adverse effect on its rights or obligations under this Agreement, then it may, upon written notice, require the Supplier to enter into good faith negotiations to renegotiate the terms of this Agreement. If the parties are unable to reach an agreement concerning the modification of this Agreement within thirty (30) days after the date of the notice seeking renegotiation, then Virgin may terminate this Agreement by written notice to the Supplier.</w:t>
      </w:r>
    </w:p>
    <w:p w14:paraId="394ECBCA"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1EECD635"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lastRenderedPageBreak/>
        <w:t xml:space="preserve">This Agreement may be entered into in any number of identical counterparts, all of which taken together shall constitute one and the same instrument.  </w:t>
      </w:r>
    </w:p>
    <w:p w14:paraId="7EE27037"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4FF7DA53" w14:textId="77777777"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 xml:space="preserve">Save for any third party covered by an indemnity given by either party under this Agreement, a person who is not a party of this Agreement shall have no rights under the Contracts (Rights of Third </w:t>
      </w:r>
      <w:r w:rsidR="2BEB3E1C" w:rsidRPr="00912EC7">
        <w:rPr>
          <w:rFonts w:ascii="Century Gothic" w:eastAsia="Century Gothic" w:hAnsi="Century Gothic" w:cs="Century Gothic"/>
        </w:rPr>
        <w:t>parties</w:t>
      </w:r>
      <w:r w:rsidRPr="00912EC7">
        <w:rPr>
          <w:rFonts w:ascii="Century Gothic" w:eastAsia="Century Gothic" w:hAnsi="Century Gothic" w:cs="Century Gothic"/>
        </w:rPr>
        <w:t>) Act 1999 to enforce any term of this Agreement. This clause does not affect any right or remedy of any person which exists or is available otherwise than pursuant to that Act.</w:t>
      </w:r>
    </w:p>
    <w:p w14:paraId="727F952A" w14:textId="77777777" w:rsidR="00F45412" w:rsidRPr="00912EC7" w:rsidRDefault="00F45412" w:rsidP="169500F6">
      <w:pPr>
        <w:pStyle w:val="Heading2"/>
        <w:numPr>
          <w:ilvl w:val="1"/>
          <w:numId w:val="0"/>
        </w:numPr>
        <w:tabs>
          <w:tab w:val="num" w:pos="1418"/>
        </w:tabs>
        <w:ind w:left="1418" w:hanging="851"/>
        <w:rPr>
          <w:rFonts w:ascii="Century Gothic" w:eastAsia="Century Gothic" w:hAnsi="Century Gothic" w:cs="Century Gothic"/>
        </w:rPr>
      </w:pPr>
    </w:p>
    <w:p w14:paraId="238A657E" w14:textId="78AD928F" w:rsidR="00F45412" w:rsidRPr="00912EC7" w:rsidRDefault="30B5E1AA" w:rsidP="169500F6">
      <w:pPr>
        <w:pStyle w:val="Heading2"/>
        <w:tabs>
          <w:tab w:val="clear" w:pos="1430"/>
          <w:tab w:val="num" w:pos="1418"/>
        </w:tabs>
        <w:ind w:left="1418" w:hanging="851"/>
        <w:rPr>
          <w:rFonts w:ascii="Century Gothic" w:eastAsia="Century Gothic" w:hAnsi="Century Gothic" w:cs="Century Gothic"/>
        </w:rPr>
      </w:pPr>
      <w:r w:rsidRPr="00912EC7">
        <w:rPr>
          <w:rFonts w:ascii="Century Gothic" w:eastAsia="Century Gothic" w:hAnsi="Century Gothic" w:cs="Century Gothic"/>
        </w:rPr>
        <w:t>This Agreement (including, without limitation, any SOW</w:t>
      </w:r>
      <w:r w:rsidR="476957ED" w:rsidRPr="00912EC7">
        <w:rPr>
          <w:rFonts w:ascii="Century Gothic" w:eastAsia="Century Gothic" w:hAnsi="Century Gothic" w:cs="Century Gothic"/>
        </w:rPr>
        <w:t xml:space="preserve"> and/or Purchase Order</w:t>
      </w:r>
      <w:r w:rsidRPr="00912EC7">
        <w:rPr>
          <w:rFonts w:ascii="Century Gothic" w:eastAsia="Century Gothic" w:hAnsi="Century Gothic" w:cs="Century Gothic"/>
        </w:rPr>
        <w:t>)</w:t>
      </w:r>
      <w:r w:rsidR="476957ED" w:rsidRPr="00912EC7">
        <w:rPr>
          <w:rFonts w:ascii="Century Gothic" w:eastAsia="Century Gothic" w:hAnsi="Century Gothic" w:cs="Century Gothic"/>
        </w:rPr>
        <w:t xml:space="preserve"> and any non-contractual obligations arising out of or in connection with the same</w:t>
      </w:r>
      <w:r w:rsidRPr="00912EC7">
        <w:rPr>
          <w:rFonts w:ascii="Century Gothic" w:eastAsia="Century Gothic" w:hAnsi="Century Gothic" w:cs="Century Gothic"/>
        </w:rPr>
        <w:t xml:space="preserve"> shall be governed by, and construed in accordance with English law and the English courts shall have exclusive jurisdiction.</w:t>
      </w:r>
    </w:p>
    <w:p w14:paraId="0F6468B8" w14:textId="77777777" w:rsidR="00F45412" w:rsidRPr="00912EC7" w:rsidRDefault="00F45412" w:rsidP="169500F6">
      <w:pPr>
        <w:pStyle w:val="Heading2"/>
        <w:numPr>
          <w:ilvl w:val="1"/>
          <w:numId w:val="0"/>
        </w:numPr>
        <w:ind w:left="1430"/>
        <w:rPr>
          <w:rFonts w:ascii="Century Gothic" w:eastAsia="Century Gothic" w:hAnsi="Century Gothic" w:cs="Century Gothic"/>
          <w:sz w:val="18"/>
          <w:szCs w:val="18"/>
        </w:rPr>
      </w:pPr>
    </w:p>
    <w:p w14:paraId="1A121B6F" w14:textId="77777777" w:rsidR="00F45412" w:rsidRPr="00912EC7" w:rsidRDefault="006679E2" w:rsidP="169500F6">
      <w:pPr>
        <w:rPr>
          <w:rFonts w:ascii="Century Gothic" w:eastAsia="Century Gothic" w:hAnsi="Century Gothic" w:cs="Century Gothic"/>
          <w:b/>
          <w:bCs/>
          <w:color w:val="000000"/>
          <w:sz w:val="20"/>
        </w:rPr>
      </w:pPr>
      <w:r w:rsidRPr="00912EC7">
        <w:rPr>
          <w:rFonts w:ascii="Century Gothic" w:eastAsia="Century Gothic" w:hAnsi="Century Gothic" w:cs="Century Gothic"/>
          <w:b/>
          <w:bCs/>
          <w:color w:val="000000" w:themeColor="text1"/>
          <w:sz w:val="20"/>
        </w:rPr>
        <w:br w:type="page"/>
      </w:r>
    </w:p>
    <w:p w14:paraId="43B33AD4" w14:textId="77777777" w:rsidR="00E83F57" w:rsidRPr="00912EC7" w:rsidRDefault="00E83F57" w:rsidP="169500F6">
      <w:pPr>
        <w:pStyle w:val="Heading2"/>
        <w:numPr>
          <w:ilvl w:val="1"/>
          <w:numId w:val="0"/>
        </w:numPr>
        <w:tabs>
          <w:tab w:val="left" w:pos="720"/>
        </w:tabs>
        <w:ind w:left="2008"/>
        <w:rPr>
          <w:rFonts w:ascii="Century Gothic" w:eastAsia="Century Gothic" w:hAnsi="Century Gothic" w:cs="Century Gothic"/>
          <w:color w:val="000000"/>
          <w:sz w:val="18"/>
          <w:szCs w:val="18"/>
        </w:rPr>
        <w:sectPr w:rsidR="00E83F57" w:rsidRPr="00912EC7" w:rsidSect="00400631">
          <w:pgSz w:w="11906" w:h="16838" w:code="9"/>
          <w:pgMar w:top="1440" w:right="1416" w:bottom="1134" w:left="1560" w:header="709" w:footer="709" w:gutter="0"/>
          <w:cols w:space="708"/>
          <w:rtlGutter/>
          <w:docGrid w:linePitch="360"/>
        </w:sectPr>
      </w:pPr>
    </w:p>
    <w:p w14:paraId="4DE4B81F" w14:textId="77777777" w:rsidR="00F45412" w:rsidRPr="00912EC7" w:rsidRDefault="00F45412" w:rsidP="009A4DF3">
      <w:pPr>
        <w:rPr>
          <w:rFonts w:ascii="Century Gothic" w:hAnsi="Century Gothic"/>
          <w:b/>
          <w:color w:val="000000"/>
          <w:sz w:val="20"/>
        </w:rPr>
      </w:pPr>
    </w:p>
    <w:p w14:paraId="5A7866AF"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 xml:space="preserve">IN WITNESS WHEREOF </w:t>
      </w:r>
      <w:r w:rsidRPr="00912EC7">
        <w:rPr>
          <w:rFonts w:ascii="Century Gothic" w:hAnsi="Century Gothic" w:cs="Arial"/>
          <w:color w:val="000000"/>
          <w:sz w:val="20"/>
        </w:rPr>
        <w:t>the parties have entered into this Agreement on the day and year first before written.</w:t>
      </w:r>
    </w:p>
    <w:p w14:paraId="4E3B2B8C" w14:textId="77777777" w:rsidR="00F45412" w:rsidRPr="00912EC7" w:rsidRDefault="00F45412" w:rsidP="009A4DF3">
      <w:pPr>
        <w:rPr>
          <w:rFonts w:ascii="Century Gothic" w:hAnsi="Century Gothic" w:cs="Arial"/>
          <w:color w:val="000000"/>
          <w:sz w:val="20"/>
        </w:rPr>
      </w:pPr>
    </w:p>
    <w:p w14:paraId="3B2F6C49" w14:textId="77777777" w:rsidR="007A416F" w:rsidRPr="007A416F" w:rsidRDefault="007A416F" w:rsidP="007A416F">
      <w:pPr>
        <w:rPr>
          <w:rFonts w:ascii="Century Gothic" w:hAnsi="Century Gothic" w:cs="Arial"/>
          <w:i/>
          <w:sz w:val="20"/>
        </w:rPr>
      </w:pPr>
      <w:r w:rsidRPr="007A416F">
        <w:rPr>
          <w:rFonts w:ascii="Century Gothic" w:hAnsi="Century Gothic" w:cs="Arial"/>
          <w:b/>
          <w:bCs/>
          <w:sz w:val="20"/>
        </w:rPr>
        <w:t>Signed</w:t>
      </w:r>
      <w:r w:rsidRPr="007A416F">
        <w:rPr>
          <w:rFonts w:ascii="Century Gothic" w:hAnsi="Century Gothic" w:cs="Arial"/>
          <w:sz w:val="20"/>
        </w:rPr>
        <w:t xml:space="preserve"> by </w:t>
      </w:r>
      <w:r w:rsidRPr="007A416F">
        <w:rPr>
          <w:rFonts w:ascii="Century Gothic" w:hAnsi="Century Gothic" w:cs="Arial"/>
          <w:sz w:val="20"/>
        </w:rPr>
        <w:fldChar w:fldCharType="begin">
          <w:ffData>
            <w:name w:val="Text957"/>
            <w:enabled/>
            <w:calcOnExit w:val="0"/>
            <w:textInput>
              <w:default w:val="**                    "/>
            </w:textInput>
          </w:ffData>
        </w:fldChar>
      </w:r>
      <w:r w:rsidRPr="007A416F">
        <w:rPr>
          <w:rFonts w:ascii="Century Gothic" w:hAnsi="Century Gothic" w:cs="Arial"/>
          <w:sz w:val="20"/>
        </w:rPr>
        <w:instrText xml:space="preserve"> FORMTEXT </w:instrText>
      </w:r>
      <w:r w:rsidRPr="007A416F">
        <w:rPr>
          <w:rFonts w:ascii="Century Gothic" w:hAnsi="Century Gothic" w:cs="Arial"/>
          <w:sz w:val="20"/>
        </w:rPr>
      </w:r>
      <w:r w:rsidRPr="007A416F">
        <w:rPr>
          <w:rFonts w:ascii="Century Gothic" w:hAnsi="Century Gothic" w:cs="Arial"/>
          <w:sz w:val="20"/>
        </w:rPr>
        <w:fldChar w:fldCharType="separate"/>
      </w:r>
      <w:r w:rsidRPr="007A416F">
        <w:rPr>
          <w:rFonts w:ascii="Century Gothic" w:hAnsi="Century Gothic" w:cs="Arial"/>
          <w:noProof/>
          <w:sz w:val="20"/>
        </w:rPr>
        <w:t xml:space="preserve">**                    </w:t>
      </w:r>
      <w:r w:rsidRPr="007A416F">
        <w:rPr>
          <w:rFonts w:ascii="Century Gothic" w:hAnsi="Century Gothic" w:cs="Arial"/>
          <w:sz w:val="20"/>
        </w:rPr>
        <w:fldChar w:fldCharType="end"/>
      </w:r>
      <w:r w:rsidRPr="007A416F">
        <w:rPr>
          <w:rFonts w:ascii="Century Gothic" w:hAnsi="Century Gothic" w:cs="Arial"/>
          <w:sz w:val="20"/>
        </w:rPr>
        <w:fldChar w:fldCharType="begin">
          <w:ffData>
            <w:name w:val="Text470"/>
            <w:enabled/>
            <w:calcOnExit w:val="0"/>
            <w:textInput>
              <w:default w:val="["/>
            </w:textInput>
          </w:ffData>
        </w:fldChar>
      </w:r>
      <w:r w:rsidRPr="007A416F">
        <w:rPr>
          <w:rFonts w:ascii="Century Gothic" w:hAnsi="Century Gothic" w:cs="Arial"/>
          <w:sz w:val="20"/>
        </w:rPr>
        <w:instrText xml:space="preserve"> FORMTEXT </w:instrText>
      </w:r>
      <w:r w:rsidRPr="007A416F">
        <w:rPr>
          <w:rFonts w:ascii="Century Gothic" w:hAnsi="Century Gothic" w:cs="Arial"/>
          <w:sz w:val="20"/>
        </w:rPr>
      </w:r>
      <w:r w:rsidRPr="007A416F">
        <w:rPr>
          <w:rFonts w:ascii="Century Gothic" w:hAnsi="Century Gothic" w:cs="Arial"/>
          <w:sz w:val="20"/>
        </w:rPr>
        <w:fldChar w:fldCharType="separate"/>
      </w:r>
      <w:r w:rsidRPr="007A416F">
        <w:rPr>
          <w:rFonts w:ascii="Century Gothic" w:hAnsi="Century Gothic" w:cs="Arial"/>
          <w:noProof/>
          <w:sz w:val="20"/>
        </w:rPr>
        <w:t>[</w:t>
      </w:r>
      <w:r w:rsidRPr="007A416F">
        <w:rPr>
          <w:rFonts w:ascii="Century Gothic" w:hAnsi="Century Gothic" w:cs="Arial"/>
          <w:sz w:val="20"/>
        </w:rPr>
        <w:fldChar w:fldCharType="end"/>
      </w:r>
      <w:r w:rsidRPr="007A416F">
        <w:rPr>
          <w:rFonts w:ascii="Century Gothic" w:hAnsi="Century Gothic" w:cs="Arial"/>
          <w:b/>
          <w:bCs/>
          <w:i/>
          <w:sz w:val="20"/>
        </w:rPr>
        <w:tab/>
      </w:r>
    </w:p>
    <w:p w14:paraId="255A05D6" w14:textId="77777777" w:rsidR="007A416F" w:rsidRPr="007A416F" w:rsidRDefault="007A416F" w:rsidP="007A416F">
      <w:pPr>
        <w:rPr>
          <w:rFonts w:ascii="Century Gothic" w:hAnsi="Century Gothic" w:cs="Arial"/>
          <w:sz w:val="20"/>
        </w:rPr>
      </w:pPr>
    </w:p>
    <w:p w14:paraId="099EAA01" w14:textId="77777777" w:rsidR="007A416F" w:rsidRPr="007A416F" w:rsidRDefault="007A416F" w:rsidP="007A416F">
      <w:pPr>
        <w:rPr>
          <w:rFonts w:ascii="Century Gothic" w:hAnsi="Century Gothic" w:cs="Arial"/>
          <w:sz w:val="20"/>
        </w:rPr>
      </w:pPr>
    </w:p>
    <w:p w14:paraId="26EC91E0" w14:textId="77777777" w:rsidR="007A416F" w:rsidRPr="007A416F" w:rsidRDefault="007A416F" w:rsidP="007A416F">
      <w:pPr>
        <w:rPr>
          <w:rFonts w:ascii="Century Gothic" w:hAnsi="Century Gothic" w:cs="Arial"/>
          <w:sz w:val="20"/>
        </w:rPr>
      </w:pPr>
    </w:p>
    <w:p w14:paraId="5CA509FA" w14:textId="77777777" w:rsidR="007A416F" w:rsidRPr="007A416F" w:rsidRDefault="007A416F" w:rsidP="007A416F">
      <w:pPr>
        <w:rPr>
          <w:rFonts w:ascii="Century Gothic" w:hAnsi="Century Gothic" w:cs="Arial"/>
          <w:sz w:val="20"/>
        </w:rPr>
      </w:pPr>
      <w:r w:rsidRPr="007A416F">
        <w:rPr>
          <w:rFonts w:ascii="Century Gothic" w:hAnsi="Century Gothic" w:cs="Arial"/>
          <w:sz w:val="20"/>
        </w:rPr>
        <w:t>…………………………………..………….</w:t>
      </w:r>
    </w:p>
    <w:p w14:paraId="427CA039" w14:textId="77777777" w:rsidR="00F45412" w:rsidRPr="007A416F" w:rsidRDefault="00F32FFD" w:rsidP="009A4DF3">
      <w:pPr>
        <w:rPr>
          <w:rFonts w:ascii="Century Gothic" w:hAnsi="Century Gothic" w:cs="Arial"/>
          <w:sz w:val="20"/>
        </w:rPr>
      </w:pPr>
      <w:r w:rsidRPr="007A416F">
        <w:rPr>
          <w:rFonts w:ascii="Century Gothic" w:hAnsi="Century Gothic" w:cs="Arial"/>
          <w:sz w:val="20"/>
        </w:rPr>
        <w:t>f</w:t>
      </w:r>
      <w:r w:rsidR="00F45412" w:rsidRPr="007A416F">
        <w:rPr>
          <w:rFonts w:ascii="Century Gothic" w:hAnsi="Century Gothic" w:cs="Arial"/>
          <w:sz w:val="20"/>
        </w:rPr>
        <w:t>or and on behalf of</w:t>
      </w:r>
    </w:p>
    <w:p w14:paraId="421B93D5" w14:textId="77777777" w:rsidR="007A416F" w:rsidRPr="007A416F" w:rsidRDefault="007A416F" w:rsidP="007A416F">
      <w:pPr>
        <w:pStyle w:val="Heading5"/>
        <w:rPr>
          <w:rFonts w:ascii="Century Gothic" w:hAnsi="Century Gothic" w:cs="Arial"/>
          <w:b w:val="0"/>
          <w:bCs/>
          <w:sz w:val="20"/>
        </w:rPr>
      </w:pPr>
      <w:r w:rsidRPr="007A416F">
        <w:rPr>
          <w:rFonts w:ascii="Century Gothic" w:hAnsi="Century Gothic" w:cs="Arial"/>
          <w:bCs/>
          <w:sz w:val="20"/>
        </w:rPr>
        <w:t>VIRGIN ATLANTIC AIRWAYS LIMITED</w:t>
      </w:r>
    </w:p>
    <w:p w14:paraId="0ECFE4AB" w14:textId="77777777" w:rsidR="00CA15E8" w:rsidRDefault="00CA15E8" w:rsidP="008A5589">
      <w:pPr>
        <w:pStyle w:val="Caption"/>
        <w:jc w:val="both"/>
        <w:rPr>
          <w:rFonts w:ascii="Century Gothic" w:hAnsi="Century Gothic" w:cs="Arial"/>
          <w:b w:val="0"/>
          <w:bCs/>
          <w:szCs w:val="20"/>
        </w:rPr>
      </w:pPr>
    </w:p>
    <w:p w14:paraId="37032626" w14:textId="38A9F379" w:rsidR="007A416F" w:rsidRPr="007A416F" w:rsidRDefault="006F7480" w:rsidP="008A5589">
      <w:pPr>
        <w:pStyle w:val="Caption"/>
        <w:jc w:val="both"/>
        <w:rPr>
          <w:rFonts w:ascii="Century Gothic" w:hAnsi="Century Gothic" w:cs="Arial"/>
          <w:b w:val="0"/>
          <w:bCs/>
          <w:szCs w:val="20"/>
        </w:rPr>
      </w:pPr>
      <w:r>
        <w:rPr>
          <w:rFonts w:ascii="Century Gothic" w:hAnsi="Century Gothic" w:cs="Arial"/>
          <w:b w:val="0"/>
          <w:bCs/>
          <w:szCs w:val="20"/>
        </w:rPr>
        <w:t>Name</w:t>
      </w:r>
      <w:r w:rsidR="00CD6C67">
        <w:rPr>
          <w:rFonts w:ascii="Century Gothic" w:hAnsi="Century Gothic" w:cs="Arial"/>
          <w:b w:val="0"/>
          <w:bCs/>
          <w:szCs w:val="20"/>
        </w:rPr>
        <w:t xml:space="preserve"> ………………………………………………</w:t>
      </w:r>
      <w:r w:rsidR="000C3D52">
        <w:rPr>
          <w:rFonts w:ascii="Century Gothic" w:hAnsi="Century Gothic" w:cs="Arial"/>
          <w:b w:val="0"/>
          <w:bCs/>
          <w:szCs w:val="20"/>
        </w:rPr>
        <w:t>……………….</w:t>
      </w:r>
    </w:p>
    <w:p w14:paraId="0EDB5C7F" w14:textId="2E9AC5D5" w:rsidR="007A416F" w:rsidRPr="007A416F" w:rsidRDefault="000C3D52" w:rsidP="007A416F">
      <w:pPr>
        <w:rPr>
          <w:rFonts w:ascii="Century Gothic" w:hAnsi="Century Gothic" w:cs="Arial"/>
          <w:sz w:val="20"/>
        </w:rPr>
      </w:pPr>
      <w:r>
        <w:rPr>
          <w:rFonts w:ascii="Century Gothic" w:hAnsi="Century Gothic" w:cs="Arial"/>
          <w:sz w:val="20"/>
        </w:rPr>
        <w:t>Title ………………………………………………………………</w:t>
      </w:r>
      <w:proofErr w:type="gramStart"/>
      <w:r>
        <w:rPr>
          <w:rFonts w:ascii="Century Gothic" w:hAnsi="Century Gothic" w:cs="Arial"/>
          <w:sz w:val="20"/>
        </w:rPr>
        <w:t>…..</w:t>
      </w:r>
      <w:proofErr w:type="gramEnd"/>
    </w:p>
    <w:p w14:paraId="4572141C" w14:textId="77777777" w:rsidR="00C1490C" w:rsidRDefault="00C1490C" w:rsidP="007A416F">
      <w:pPr>
        <w:rPr>
          <w:rFonts w:ascii="Century Gothic" w:hAnsi="Century Gothic" w:cs="Arial"/>
          <w:sz w:val="20"/>
        </w:rPr>
      </w:pPr>
    </w:p>
    <w:p w14:paraId="23341693" w14:textId="6F05CA7C" w:rsidR="00C1490C" w:rsidRPr="007A416F" w:rsidRDefault="00C1490C" w:rsidP="007A416F">
      <w:pPr>
        <w:rPr>
          <w:rFonts w:ascii="Century Gothic" w:hAnsi="Century Gothic" w:cs="Arial"/>
          <w:sz w:val="20"/>
        </w:rPr>
      </w:pPr>
      <w:r>
        <w:rPr>
          <w:rFonts w:ascii="Century Gothic" w:hAnsi="Century Gothic" w:cs="Arial"/>
          <w:sz w:val="20"/>
        </w:rPr>
        <w:t>Date …………………………………………………………………</w:t>
      </w:r>
    </w:p>
    <w:p w14:paraId="10781BB4" w14:textId="77777777" w:rsidR="007A416F" w:rsidRPr="007A416F" w:rsidRDefault="007A416F" w:rsidP="007A416F">
      <w:pPr>
        <w:rPr>
          <w:rFonts w:ascii="Century Gothic" w:hAnsi="Century Gothic" w:cs="Arial"/>
          <w:sz w:val="20"/>
        </w:rPr>
      </w:pPr>
    </w:p>
    <w:p w14:paraId="6ACB7844" w14:textId="77777777" w:rsidR="007A416F" w:rsidRPr="007A416F" w:rsidRDefault="007A416F" w:rsidP="007A416F">
      <w:pPr>
        <w:rPr>
          <w:rFonts w:ascii="Century Gothic" w:hAnsi="Century Gothic" w:cs="Arial"/>
          <w:sz w:val="20"/>
        </w:rPr>
      </w:pPr>
    </w:p>
    <w:p w14:paraId="1AD1CB88" w14:textId="77777777" w:rsidR="007A416F" w:rsidRPr="007A416F" w:rsidRDefault="007A416F" w:rsidP="007A416F">
      <w:pPr>
        <w:rPr>
          <w:rFonts w:ascii="Century Gothic" w:hAnsi="Century Gothic" w:cs="Arial"/>
          <w:i/>
          <w:sz w:val="20"/>
        </w:rPr>
      </w:pPr>
      <w:r w:rsidRPr="007A416F">
        <w:rPr>
          <w:rFonts w:ascii="Century Gothic" w:hAnsi="Century Gothic" w:cs="Arial"/>
          <w:b/>
          <w:bCs/>
          <w:sz w:val="20"/>
        </w:rPr>
        <w:t>Signed</w:t>
      </w:r>
      <w:r w:rsidRPr="007A416F">
        <w:rPr>
          <w:rFonts w:ascii="Century Gothic" w:hAnsi="Century Gothic" w:cs="Arial"/>
          <w:sz w:val="20"/>
        </w:rPr>
        <w:t xml:space="preserve"> by </w:t>
      </w:r>
      <w:r w:rsidRPr="007A416F">
        <w:rPr>
          <w:rFonts w:ascii="Century Gothic" w:hAnsi="Century Gothic" w:cs="Arial"/>
          <w:sz w:val="20"/>
        </w:rPr>
        <w:fldChar w:fldCharType="begin">
          <w:ffData>
            <w:name w:val="Text957"/>
            <w:enabled/>
            <w:calcOnExit w:val="0"/>
            <w:textInput>
              <w:default w:val="**                    "/>
            </w:textInput>
          </w:ffData>
        </w:fldChar>
      </w:r>
      <w:r w:rsidRPr="007A416F">
        <w:rPr>
          <w:rFonts w:ascii="Century Gothic" w:hAnsi="Century Gothic" w:cs="Arial"/>
          <w:sz w:val="20"/>
        </w:rPr>
        <w:instrText xml:space="preserve"> FORMTEXT </w:instrText>
      </w:r>
      <w:r w:rsidRPr="007A416F">
        <w:rPr>
          <w:rFonts w:ascii="Century Gothic" w:hAnsi="Century Gothic" w:cs="Arial"/>
          <w:sz w:val="20"/>
        </w:rPr>
      </w:r>
      <w:r w:rsidRPr="007A416F">
        <w:rPr>
          <w:rFonts w:ascii="Century Gothic" w:hAnsi="Century Gothic" w:cs="Arial"/>
          <w:sz w:val="20"/>
        </w:rPr>
        <w:fldChar w:fldCharType="separate"/>
      </w:r>
      <w:r w:rsidRPr="007A416F">
        <w:rPr>
          <w:rFonts w:ascii="Century Gothic" w:hAnsi="Century Gothic" w:cs="Arial"/>
          <w:noProof/>
          <w:sz w:val="20"/>
        </w:rPr>
        <w:t xml:space="preserve">**                    </w:t>
      </w:r>
      <w:r w:rsidRPr="007A416F">
        <w:rPr>
          <w:rFonts w:ascii="Century Gothic" w:hAnsi="Century Gothic" w:cs="Arial"/>
          <w:sz w:val="20"/>
        </w:rPr>
        <w:fldChar w:fldCharType="end"/>
      </w:r>
      <w:r w:rsidRPr="007A416F">
        <w:rPr>
          <w:rFonts w:ascii="Century Gothic" w:hAnsi="Century Gothic" w:cs="Arial"/>
          <w:sz w:val="20"/>
        </w:rPr>
        <w:tab/>
      </w:r>
    </w:p>
    <w:p w14:paraId="7D79D993" w14:textId="77777777" w:rsidR="007A416F" w:rsidRPr="007A416F" w:rsidRDefault="007A416F" w:rsidP="007A416F">
      <w:pPr>
        <w:rPr>
          <w:rFonts w:ascii="Century Gothic" w:hAnsi="Century Gothic" w:cs="Arial"/>
          <w:sz w:val="20"/>
        </w:rPr>
      </w:pPr>
    </w:p>
    <w:p w14:paraId="469CCCF2" w14:textId="77777777" w:rsidR="007A416F" w:rsidRPr="007A416F" w:rsidRDefault="007A416F" w:rsidP="007A416F">
      <w:pPr>
        <w:rPr>
          <w:rFonts w:ascii="Century Gothic" w:hAnsi="Century Gothic" w:cs="Arial"/>
          <w:sz w:val="20"/>
        </w:rPr>
      </w:pPr>
    </w:p>
    <w:p w14:paraId="086F332A" w14:textId="77777777" w:rsidR="007A416F" w:rsidRPr="007A416F" w:rsidRDefault="007A416F" w:rsidP="007A416F">
      <w:pPr>
        <w:rPr>
          <w:rFonts w:ascii="Century Gothic" w:hAnsi="Century Gothic" w:cs="Arial"/>
          <w:sz w:val="20"/>
        </w:rPr>
      </w:pPr>
    </w:p>
    <w:p w14:paraId="2D0A7E2B" w14:textId="77777777" w:rsidR="007A416F" w:rsidRPr="007A416F" w:rsidRDefault="007A416F" w:rsidP="007A416F">
      <w:pPr>
        <w:rPr>
          <w:rFonts w:ascii="Century Gothic" w:hAnsi="Century Gothic" w:cs="Arial"/>
          <w:sz w:val="20"/>
        </w:rPr>
      </w:pPr>
      <w:r w:rsidRPr="007A416F">
        <w:rPr>
          <w:rFonts w:ascii="Century Gothic" w:hAnsi="Century Gothic" w:cs="Arial"/>
          <w:sz w:val="20"/>
        </w:rPr>
        <w:t>………………………………………………..</w:t>
      </w:r>
    </w:p>
    <w:p w14:paraId="0696FC09" w14:textId="77777777" w:rsidR="00F45412" w:rsidRPr="007A416F" w:rsidRDefault="00F45412" w:rsidP="009A4DF3">
      <w:pPr>
        <w:rPr>
          <w:rFonts w:ascii="Century Gothic" w:hAnsi="Century Gothic" w:cs="Arial"/>
          <w:sz w:val="20"/>
        </w:rPr>
      </w:pPr>
      <w:r w:rsidRPr="007A416F">
        <w:rPr>
          <w:rFonts w:ascii="Century Gothic" w:hAnsi="Century Gothic" w:cs="Arial"/>
          <w:sz w:val="20"/>
        </w:rPr>
        <w:t>for and on behalf of</w:t>
      </w:r>
    </w:p>
    <w:p w14:paraId="694F9286" w14:textId="4BA00179" w:rsidR="007A416F" w:rsidRPr="007A416F" w:rsidRDefault="007A416F" w:rsidP="007A416F">
      <w:pPr>
        <w:pStyle w:val="Heading5"/>
        <w:rPr>
          <w:rFonts w:ascii="Century Gothic" w:hAnsi="Century Gothic" w:cs="Arial"/>
          <w:bCs/>
          <w:sz w:val="20"/>
        </w:rPr>
      </w:pPr>
      <w:r w:rsidRPr="007A416F">
        <w:rPr>
          <w:rFonts w:ascii="Century Gothic" w:hAnsi="Century Gothic" w:cs="Arial"/>
          <w:bCs/>
          <w:sz w:val="20"/>
          <w:highlight w:val="yellow"/>
        </w:rPr>
        <w:t>[</w:t>
      </w:r>
      <w:r w:rsidRPr="007A416F">
        <w:rPr>
          <w:rFonts w:ascii="Century Gothic" w:hAnsi="Century Gothic" w:cs="Arial"/>
          <w:bCs/>
          <w:sz w:val="20"/>
          <w:highlight w:val="yellow"/>
        </w:rPr>
        <w:tab/>
      </w:r>
      <w:r w:rsidRPr="007A416F">
        <w:rPr>
          <w:rFonts w:ascii="Century Gothic" w:hAnsi="Century Gothic" w:cs="Arial"/>
          <w:bCs/>
          <w:sz w:val="20"/>
          <w:highlight w:val="yellow"/>
        </w:rPr>
        <w:tab/>
      </w:r>
      <w:ins w:id="114" w:author="Steve Lenderman" w:date="2024-05-29T17:27:00Z" w16du:dateUtc="2024-05-29T21:27:00Z">
        <w:r w:rsidR="00BF6DEA">
          <w:rPr>
            <w:rFonts w:ascii="Century Gothic" w:hAnsi="Century Gothic" w:cs="Arial"/>
            <w:bCs/>
            <w:sz w:val="20"/>
            <w:highlight w:val="yellow"/>
          </w:rPr>
          <w:t>Mainline Aviation - AA, LLC</w:t>
        </w:r>
      </w:ins>
      <w:r w:rsidRPr="007A416F">
        <w:rPr>
          <w:rFonts w:ascii="Century Gothic" w:hAnsi="Century Gothic" w:cs="Arial"/>
          <w:bCs/>
          <w:sz w:val="20"/>
          <w:highlight w:val="yellow"/>
        </w:rPr>
        <w:tab/>
      </w:r>
      <w:r w:rsidRPr="007A416F">
        <w:rPr>
          <w:rFonts w:ascii="Century Gothic" w:hAnsi="Century Gothic" w:cs="Arial"/>
          <w:bCs/>
          <w:sz w:val="20"/>
          <w:highlight w:val="yellow"/>
        </w:rPr>
        <w:tab/>
      </w:r>
      <w:r w:rsidRPr="007A416F">
        <w:rPr>
          <w:rFonts w:ascii="Century Gothic" w:hAnsi="Century Gothic" w:cs="Arial"/>
          <w:bCs/>
          <w:sz w:val="20"/>
          <w:highlight w:val="yellow"/>
        </w:rPr>
        <w:tab/>
        <w:t>]</w:t>
      </w:r>
    </w:p>
    <w:p w14:paraId="637DCCD9" w14:textId="77777777" w:rsidR="00AC3CB0" w:rsidRPr="00912EC7" w:rsidRDefault="00AC3CB0" w:rsidP="009A4DF3">
      <w:pPr>
        <w:rPr>
          <w:rFonts w:ascii="Century Gothic" w:hAnsi="Century Gothic" w:cs="Arial"/>
          <w:sz w:val="20"/>
        </w:rPr>
      </w:pPr>
    </w:p>
    <w:p w14:paraId="6C2882E9" w14:textId="77777777" w:rsidR="005A5C30" w:rsidRPr="00912EC7" w:rsidRDefault="005A5C30" w:rsidP="009A4DF3">
      <w:pPr>
        <w:rPr>
          <w:rFonts w:ascii="Century Gothic" w:hAnsi="Century Gothic" w:cs="Arial"/>
          <w:sz w:val="20"/>
        </w:rPr>
      </w:pPr>
    </w:p>
    <w:p w14:paraId="57164FA6" w14:textId="77777777" w:rsidR="00C1490C" w:rsidRPr="007A416F" w:rsidRDefault="00C1490C" w:rsidP="00C1490C">
      <w:pPr>
        <w:pStyle w:val="Caption"/>
        <w:jc w:val="both"/>
        <w:rPr>
          <w:rFonts w:ascii="Century Gothic" w:hAnsi="Century Gothic" w:cs="Arial"/>
          <w:b w:val="0"/>
          <w:bCs/>
          <w:szCs w:val="20"/>
        </w:rPr>
      </w:pPr>
      <w:r>
        <w:rPr>
          <w:rFonts w:ascii="Century Gothic" w:hAnsi="Century Gothic" w:cs="Arial"/>
          <w:b w:val="0"/>
          <w:bCs/>
          <w:szCs w:val="20"/>
        </w:rPr>
        <w:t>Name ……………………………………………………………….</w:t>
      </w:r>
    </w:p>
    <w:p w14:paraId="0DFA6F8B" w14:textId="77777777" w:rsidR="00C1490C" w:rsidRDefault="00C1490C" w:rsidP="00C1490C">
      <w:pPr>
        <w:rPr>
          <w:rFonts w:ascii="Century Gothic" w:hAnsi="Century Gothic" w:cs="Arial"/>
          <w:sz w:val="20"/>
        </w:rPr>
      </w:pPr>
      <w:r>
        <w:rPr>
          <w:rFonts w:ascii="Century Gothic" w:hAnsi="Century Gothic" w:cs="Arial"/>
          <w:sz w:val="20"/>
        </w:rPr>
        <w:t>Title ………………………………………………………………</w:t>
      </w:r>
      <w:proofErr w:type="gramStart"/>
      <w:r>
        <w:rPr>
          <w:rFonts w:ascii="Century Gothic" w:hAnsi="Century Gothic" w:cs="Arial"/>
          <w:sz w:val="20"/>
        </w:rPr>
        <w:t>…..</w:t>
      </w:r>
      <w:proofErr w:type="gramEnd"/>
    </w:p>
    <w:p w14:paraId="5B95F1F9" w14:textId="77777777" w:rsidR="00C1490C" w:rsidRDefault="00C1490C" w:rsidP="00C1490C">
      <w:pPr>
        <w:rPr>
          <w:rFonts w:ascii="Century Gothic" w:hAnsi="Century Gothic" w:cs="Arial"/>
          <w:sz w:val="20"/>
        </w:rPr>
      </w:pPr>
    </w:p>
    <w:p w14:paraId="2270CC6E" w14:textId="77777777" w:rsidR="00C1490C" w:rsidRPr="007A416F" w:rsidRDefault="00C1490C" w:rsidP="00C1490C">
      <w:pPr>
        <w:rPr>
          <w:rFonts w:ascii="Century Gothic" w:hAnsi="Century Gothic" w:cs="Arial"/>
          <w:sz w:val="20"/>
        </w:rPr>
      </w:pPr>
      <w:r>
        <w:rPr>
          <w:rFonts w:ascii="Century Gothic" w:hAnsi="Century Gothic" w:cs="Arial"/>
          <w:sz w:val="20"/>
        </w:rPr>
        <w:t>Date …………………………………………………………………</w:t>
      </w:r>
    </w:p>
    <w:p w14:paraId="69331BEE" w14:textId="77777777" w:rsidR="005A5C30" w:rsidRPr="00912EC7" w:rsidRDefault="005A5C30" w:rsidP="009A4DF3">
      <w:pPr>
        <w:rPr>
          <w:rFonts w:ascii="Century Gothic" w:hAnsi="Century Gothic"/>
          <w:sz w:val="20"/>
        </w:rPr>
      </w:pPr>
    </w:p>
    <w:p w14:paraId="68C359E4" w14:textId="77777777" w:rsidR="005A5C30" w:rsidRPr="00912EC7" w:rsidRDefault="005A5C30" w:rsidP="009A4DF3">
      <w:pPr>
        <w:rPr>
          <w:rFonts w:ascii="Century Gothic" w:hAnsi="Century Gothic"/>
          <w:sz w:val="20"/>
        </w:rPr>
      </w:pPr>
    </w:p>
    <w:p w14:paraId="295C7744" w14:textId="77777777" w:rsidR="005A5C30" w:rsidRPr="00912EC7" w:rsidRDefault="005A5C30" w:rsidP="009A4DF3">
      <w:pPr>
        <w:rPr>
          <w:rFonts w:ascii="Century Gothic" w:hAnsi="Century Gothic"/>
          <w:sz w:val="20"/>
        </w:rPr>
      </w:pPr>
    </w:p>
    <w:p w14:paraId="5B5833B5" w14:textId="77777777" w:rsidR="005A5C30" w:rsidRPr="00912EC7" w:rsidRDefault="005A5C30" w:rsidP="009A4DF3">
      <w:pPr>
        <w:rPr>
          <w:rFonts w:ascii="Century Gothic" w:hAnsi="Century Gothic"/>
          <w:sz w:val="20"/>
        </w:rPr>
      </w:pPr>
    </w:p>
    <w:p w14:paraId="61C495F2" w14:textId="77777777" w:rsidR="005A5C30" w:rsidRPr="00912EC7" w:rsidRDefault="005A5C30" w:rsidP="009A4DF3">
      <w:pPr>
        <w:rPr>
          <w:rFonts w:ascii="Century Gothic" w:hAnsi="Century Gothic"/>
          <w:sz w:val="20"/>
        </w:rPr>
      </w:pPr>
    </w:p>
    <w:p w14:paraId="4DB95408" w14:textId="77777777" w:rsidR="00F45412" w:rsidRPr="00912EC7" w:rsidRDefault="00F45412" w:rsidP="009A4DF3">
      <w:pPr>
        <w:rPr>
          <w:rFonts w:ascii="Century Gothic" w:hAnsi="Century Gothic"/>
          <w:color w:val="000000"/>
          <w:sz w:val="20"/>
        </w:rPr>
      </w:pPr>
    </w:p>
    <w:p w14:paraId="59D99F0E" w14:textId="77777777" w:rsidR="00F45412" w:rsidRPr="00912EC7" w:rsidRDefault="00F45412" w:rsidP="009A4DF3">
      <w:pPr>
        <w:rPr>
          <w:rFonts w:ascii="Century Gothic" w:hAnsi="Century Gothic"/>
          <w:color w:val="000000"/>
          <w:sz w:val="20"/>
        </w:rPr>
      </w:pPr>
    </w:p>
    <w:p w14:paraId="0CB7C85C" w14:textId="77777777" w:rsidR="00F45412" w:rsidRPr="00912EC7" w:rsidRDefault="00F45412" w:rsidP="009A4DF3">
      <w:pPr>
        <w:rPr>
          <w:rFonts w:ascii="Century Gothic" w:hAnsi="Century Gothic"/>
          <w:color w:val="000000"/>
          <w:sz w:val="20"/>
        </w:rPr>
      </w:pPr>
    </w:p>
    <w:p w14:paraId="018E36F6" w14:textId="77777777" w:rsidR="00F45412" w:rsidRPr="00912EC7" w:rsidRDefault="00F45412" w:rsidP="009A4DF3">
      <w:pPr>
        <w:rPr>
          <w:rFonts w:ascii="Century Gothic" w:hAnsi="Century Gothic"/>
          <w:color w:val="000000"/>
          <w:sz w:val="20"/>
        </w:rPr>
      </w:pPr>
    </w:p>
    <w:p w14:paraId="47DF1E0F" w14:textId="77777777" w:rsidR="00F45412" w:rsidRPr="00912EC7" w:rsidRDefault="009A3E2C" w:rsidP="009A4DF3">
      <w:pPr>
        <w:rPr>
          <w:rFonts w:ascii="Century Gothic" w:hAnsi="Century Gothic"/>
          <w:b/>
          <w:color w:val="000000"/>
          <w:kern w:val="28"/>
          <w:sz w:val="20"/>
        </w:rPr>
      </w:pPr>
      <w:r w:rsidRPr="00912EC7">
        <w:rPr>
          <w:rFonts w:ascii="Century Gothic" w:hAnsi="Century Gothic"/>
          <w:sz w:val="20"/>
        </w:rPr>
        <w:br w:type="page"/>
      </w:r>
    </w:p>
    <w:p w14:paraId="5591031C" w14:textId="77777777" w:rsidR="00F45412" w:rsidRPr="00912EC7" w:rsidRDefault="00F45412" w:rsidP="00FC066B">
      <w:pPr>
        <w:pStyle w:val="Title"/>
        <w:rPr>
          <w:rFonts w:ascii="Century Gothic" w:hAnsi="Century Gothic"/>
          <w:sz w:val="20"/>
          <w:szCs w:val="20"/>
        </w:rPr>
      </w:pPr>
      <w:r w:rsidRPr="359F3121">
        <w:rPr>
          <w:rFonts w:ascii="Century Gothic" w:hAnsi="Century Gothic"/>
          <w:sz w:val="20"/>
          <w:szCs w:val="20"/>
        </w:rPr>
        <w:lastRenderedPageBreak/>
        <w:t>SCHEDULE 1</w:t>
      </w:r>
    </w:p>
    <w:p w14:paraId="3731306D" w14:textId="77777777" w:rsidR="00F45412" w:rsidRPr="00912EC7" w:rsidRDefault="00F45412" w:rsidP="00FC066B">
      <w:pPr>
        <w:ind w:left="720"/>
        <w:jc w:val="center"/>
        <w:rPr>
          <w:rFonts w:ascii="Century Gothic" w:hAnsi="Century Gothic"/>
          <w:color w:val="000000"/>
          <w:sz w:val="20"/>
        </w:rPr>
      </w:pPr>
    </w:p>
    <w:p w14:paraId="751B849C" w14:textId="77777777" w:rsidR="00F45412" w:rsidRPr="00912EC7" w:rsidRDefault="00B906FE" w:rsidP="00FC066B">
      <w:pPr>
        <w:pStyle w:val="Subtitle"/>
        <w:rPr>
          <w:rFonts w:ascii="Century Gothic" w:hAnsi="Century Gothic"/>
          <w:sz w:val="20"/>
          <w:szCs w:val="20"/>
        </w:rPr>
      </w:pPr>
      <w:r w:rsidRPr="00912EC7">
        <w:rPr>
          <w:rFonts w:ascii="Century Gothic" w:hAnsi="Century Gothic"/>
          <w:sz w:val="20"/>
          <w:szCs w:val="20"/>
        </w:rPr>
        <w:t>Pro-Forma SOW</w:t>
      </w:r>
    </w:p>
    <w:p w14:paraId="3BBB4BA9" w14:textId="77777777" w:rsidR="004D22AA" w:rsidRPr="00912EC7" w:rsidRDefault="004D22AA" w:rsidP="009A4DF3">
      <w:pPr>
        <w:rPr>
          <w:rFonts w:ascii="Century Gothic" w:hAnsi="Century Gothic"/>
          <w:color w:val="000000"/>
          <w:sz w:val="20"/>
        </w:rPr>
      </w:pPr>
    </w:p>
    <w:tbl>
      <w:tblPr>
        <w:tblW w:w="9781" w:type="dxa"/>
        <w:tblInd w:w="-34" w:type="dxa"/>
        <w:tblLayout w:type="fixed"/>
        <w:tblLook w:val="0000" w:firstRow="0" w:lastRow="0" w:firstColumn="0" w:lastColumn="0" w:noHBand="0" w:noVBand="0"/>
      </w:tblPr>
      <w:tblGrid>
        <w:gridCol w:w="4537"/>
        <w:gridCol w:w="5244"/>
      </w:tblGrid>
      <w:tr w:rsidR="00F45412" w:rsidRPr="00912EC7" w14:paraId="3A1A5B09" w14:textId="77777777" w:rsidTr="00B906FE">
        <w:tc>
          <w:tcPr>
            <w:tcW w:w="4537" w:type="dxa"/>
            <w:tcBorders>
              <w:top w:val="single" w:sz="6" w:space="0" w:color="auto"/>
              <w:left w:val="single" w:sz="6" w:space="0" w:color="auto"/>
              <w:bottom w:val="single" w:sz="6" w:space="0" w:color="auto"/>
              <w:right w:val="single" w:sz="6" w:space="0" w:color="auto"/>
            </w:tcBorders>
          </w:tcPr>
          <w:p w14:paraId="1B5256F5" w14:textId="77777777" w:rsidR="00F45412" w:rsidRPr="00912EC7" w:rsidRDefault="00F45412" w:rsidP="009A4DF3">
            <w:pPr>
              <w:spacing w:before="120" w:after="120"/>
              <w:rPr>
                <w:rFonts w:ascii="Century Gothic" w:hAnsi="Century Gothic" w:cs="Arial"/>
                <w:b/>
                <w:color w:val="000000"/>
                <w:sz w:val="20"/>
              </w:rPr>
            </w:pPr>
            <w:r w:rsidRPr="00912EC7">
              <w:rPr>
                <w:rFonts w:ascii="Century Gothic" w:hAnsi="Century Gothic" w:cs="Arial"/>
                <w:b/>
                <w:color w:val="000000"/>
                <w:sz w:val="20"/>
              </w:rPr>
              <w:t>Name of SOW/SOW number:</w:t>
            </w:r>
          </w:p>
        </w:tc>
        <w:tc>
          <w:tcPr>
            <w:tcW w:w="5244" w:type="dxa"/>
            <w:tcBorders>
              <w:top w:val="single" w:sz="6" w:space="0" w:color="auto"/>
              <w:left w:val="single" w:sz="6" w:space="0" w:color="auto"/>
              <w:bottom w:val="single" w:sz="6" w:space="0" w:color="auto"/>
              <w:right w:val="single" w:sz="6" w:space="0" w:color="auto"/>
            </w:tcBorders>
          </w:tcPr>
          <w:p w14:paraId="40DEB033"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2B7BFF20" w14:textId="77777777" w:rsidTr="00B906FE">
        <w:tc>
          <w:tcPr>
            <w:tcW w:w="4537" w:type="dxa"/>
            <w:tcBorders>
              <w:top w:val="single" w:sz="6" w:space="0" w:color="auto"/>
              <w:left w:val="single" w:sz="6" w:space="0" w:color="auto"/>
              <w:bottom w:val="single" w:sz="6" w:space="0" w:color="auto"/>
              <w:right w:val="single" w:sz="6" w:space="0" w:color="auto"/>
            </w:tcBorders>
          </w:tcPr>
          <w:p w14:paraId="20233F30" w14:textId="77777777" w:rsidR="00F45412" w:rsidRPr="00912EC7" w:rsidRDefault="00F45412" w:rsidP="009A4DF3">
            <w:pPr>
              <w:spacing w:before="120" w:after="120"/>
              <w:rPr>
                <w:rFonts w:ascii="Century Gothic" w:hAnsi="Century Gothic" w:cs="Arial"/>
                <w:b/>
                <w:color w:val="000000"/>
                <w:sz w:val="20"/>
              </w:rPr>
            </w:pPr>
            <w:r w:rsidRPr="00912EC7">
              <w:rPr>
                <w:rFonts w:ascii="Century Gothic" w:hAnsi="Century Gothic" w:cs="Arial"/>
                <w:b/>
                <w:color w:val="000000"/>
                <w:sz w:val="20"/>
              </w:rPr>
              <w:t>Supplier:</w:t>
            </w:r>
          </w:p>
        </w:tc>
        <w:tc>
          <w:tcPr>
            <w:tcW w:w="5244" w:type="dxa"/>
            <w:tcBorders>
              <w:top w:val="single" w:sz="6" w:space="0" w:color="auto"/>
              <w:left w:val="single" w:sz="6" w:space="0" w:color="auto"/>
              <w:bottom w:val="single" w:sz="6" w:space="0" w:color="auto"/>
              <w:right w:val="single" w:sz="6" w:space="0" w:color="auto"/>
            </w:tcBorders>
          </w:tcPr>
          <w:p w14:paraId="033BE2E4" w14:textId="6B6802A7" w:rsidR="00F45412" w:rsidRPr="00912EC7" w:rsidRDefault="00F45412" w:rsidP="009A4DF3">
            <w:pPr>
              <w:spacing w:before="120" w:after="120"/>
              <w:rPr>
                <w:rFonts w:ascii="Century Gothic" w:hAnsi="Century Gothic" w:cs="Arial"/>
                <w:color w:val="000000"/>
                <w:sz w:val="20"/>
              </w:rPr>
            </w:pPr>
          </w:p>
        </w:tc>
      </w:tr>
      <w:tr w:rsidR="00F45412" w:rsidRPr="00912EC7" w14:paraId="0972FFE0" w14:textId="77777777" w:rsidTr="00B906FE">
        <w:tc>
          <w:tcPr>
            <w:tcW w:w="4537" w:type="dxa"/>
            <w:tcBorders>
              <w:top w:val="single" w:sz="6" w:space="0" w:color="auto"/>
              <w:left w:val="single" w:sz="6" w:space="0" w:color="auto"/>
              <w:bottom w:val="single" w:sz="6" w:space="0" w:color="auto"/>
              <w:right w:val="single" w:sz="6" w:space="0" w:color="auto"/>
            </w:tcBorders>
          </w:tcPr>
          <w:p w14:paraId="4EF72E3E"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Effective Date:</w:t>
            </w:r>
          </w:p>
        </w:tc>
        <w:tc>
          <w:tcPr>
            <w:tcW w:w="5244" w:type="dxa"/>
            <w:tcBorders>
              <w:top w:val="single" w:sz="6" w:space="0" w:color="auto"/>
              <w:left w:val="single" w:sz="6" w:space="0" w:color="auto"/>
              <w:bottom w:val="single" w:sz="6" w:space="0" w:color="auto"/>
              <w:right w:val="single" w:sz="6" w:space="0" w:color="auto"/>
            </w:tcBorders>
          </w:tcPr>
          <w:p w14:paraId="7BB5D32B" w14:textId="103ABDF4" w:rsidR="00F45412" w:rsidRPr="00912EC7" w:rsidRDefault="00F45412" w:rsidP="009A4DF3">
            <w:pPr>
              <w:spacing w:before="120" w:after="120"/>
              <w:rPr>
                <w:rFonts w:ascii="Century Gothic" w:hAnsi="Century Gothic" w:cs="Arial"/>
                <w:color w:val="000000"/>
                <w:sz w:val="20"/>
              </w:rPr>
            </w:pPr>
          </w:p>
        </w:tc>
      </w:tr>
      <w:tr w:rsidR="00F45412" w:rsidRPr="00912EC7" w14:paraId="5D030FFB" w14:textId="77777777" w:rsidTr="00B906FE">
        <w:tc>
          <w:tcPr>
            <w:tcW w:w="4537" w:type="dxa"/>
            <w:tcBorders>
              <w:top w:val="single" w:sz="6" w:space="0" w:color="auto"/>
              <w:left w:val="single" w:sz="6" w:space="0" w:color="auto"/>
              <w:bottom w:val="single" w:sz="6" w:space="0" w:color="auto"/>
              <w:right w:val="single" w:sz="6" w:space="0" w:color="auto"/>
            </w:tcBorders>
          </w:tcPr>
          <w:p w14:paraId="1BCEF38B"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Initial Term:</w:t>
            </w:r>
          </w:p>
        </w:tc>
        <w:tc>
          <w:tcPr>
            <w:tcW w:w="5244" w:type="dxa"/>
            <w:tcBorders>
              <w:top w:val="single" w:sz="6" w:space="0" w:color="auto"/>
              <w:left w:val="single" w:sz="6" w:space="0" w:color="auto"/>
              <w:bottom w:val="single" w:sz="6" w:space="0" w:color="auto"/>
              <w:right w:val="single" w:sz="6" w:space="0" w:color="auto"/>
            </w:tcBorders>
          </w:tcPr>
          <w:p w14:paraId="6D61D3B1" w14:textId="3895E1BA" w:rsidR="00F45412" w:rsidRPr="00912EC7" w:rsidRDefault="00F45412" w:rsidP="009A4DF3">
            <w:pPr>
              <w:spacing w:before="120" w:after="120"/>
              <w:rPr>
                <w:rFonts w:ascii="Century Gothic" w:hAnsi="Century Gothic" w:cs="Arial"/>
                <w:color w:val="000000"/>
                <w:sz w:val="20"/>
              </w:rPr>
            </w:pPr>
          </w:p>
        </w:tc>
      </w:tr>
      <w:tr w:rsidR="00F45412" w:rsidRPr="00912EC7" w14:paraId="0AEFE120" w14:textId="77777777" w:rsidTr="00B906FE">
        <w:tc>
          <w:tcPr>
            <w:tcW w:w="4537" w:type="dxa"/>
            <w:tcBorders>
              <w:top w:val="single" w:sz="6" w:space="0" w:color="auto"/>
              <w:left w:val="single" w:sz="6" w:space="0" w:color="auto"/>
              <w:bottom w:val="single" w:sz="6" w:space="0" w:color="auto"/>
              <w:right w:val="single" w:sz="6" w:space="0" w:color="auto"/>
            </w:tcBorders>
          </w:tcPr>
          <w:p w14:paraId="5988F290"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 xml:space="preserve">Charges [specify currency]: </w:t>
            </w:r>
          </w:p>
        </w:tc>
        <w:tc>
          <w:tcPr>
            <w:tcW w:w="5244" w:type="dxa"/>
            <w:tcBorders>
              <w:top w:val="single" w:sz="6" w:space="0" w:color="auto"/>
              <w:left w:val="single" w:sz="6" w:space="0" w:color="auto"/>
              <w:bottom w:val="single" w:sz="6" w:space="0" w:color="auto"/>
              <w:right w:val="single" w:sz="6" w:space="0" w:color="auto"/>
            </w:tcBorders>
          </w:tcPr>
          <w:p w14:paraId="75CE6B1B" w14:textId="69017D3A" w:rsidR="00F45412" w:rsidRPr="00912EC7" w:rsidRDefault="00F45412" w:rsidP="009A4DF3">
            <w:pPr>
              <w:spacing w:before="120" w:after="120"/>
              <w:rPr>
                <w:rFonts w:ascii="Century Gothic" w:hAnsi="Century Gothic" w:cs="Arial"/>
                <w:color w:val="000000"/>
                <w:sz w:val="20"/>
              </w:rPr>
            </w:pPr>
          </w:p>
        </w:tc>
      </w:tr>
      <w:tr w:rsidR="00F45412" w:rsidRPr="00912EC7" w14:paraId="0EDD39CA" w14:textId="77777777" w:rsidTr="00B906FE">
        <w:tc>
          <w:tcPr>
            <w:tcW w:w="4537" w:type="dxa"/>
            <w:tcBorders>
              <w:top w:val="single" w:sz="6" w:space="0" w:color="auto"/>
              <w:left w:val="single" w:sz="6" w:space="0" w:color="auto"/>
              <w:bottom w:val="single" w:sz="6" w:space="0" w:color="auto"/>
              <w:right w:val="single" w:sz="6" w:space="0" w:color="auto"/>
            </w:tcBorders>
          </w:tcPr>
          <w:p w14:paraId="2F9C34E9"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Timetable for delivery of Services:</w:t>
            </w:r>
          </w:p>
        </w:tc>
        <w:tc>
          <w:tcPr>
            <w:tcW w:w="5244" w:type="dxa"/>
            <w:tcBorders>
              <w:top w:val="single" w:sz="6" w:space="0" w:color="auto"/>
              <w:left w:val="single" w:sz="6" w:space="0" w:color="auto"/>
              <w:bottom w:val="single" w:sz="6" w:space="0" w:color="auto"/>
              <w:right w:val="single" w:sz="6" w:space="0" w:color="auto"/>
            </w:tcBorders>
          </w:tcPr>
          <w:p w14:paraId="16A68F89" w14:textId="5E9F41FB" w:rsidR="00F45412" w:rsidRPr="00912EC7" w:rsidRDefault="00F45412" w:rsidP="009A4DF3">
            <w:pPr>
              <w:spacing w:before="120" w:after="120"/>
              <w:rPr>
                <w:rFonts w:ascii="Century Gothic" w:hAnsi="Century Gothic" w:cs="Arial"/>
                <w:color w:val="000000"/>
                <w:sz w:val="20"/>
              </w:rPr>
            </w:pPr>
          </w:p>
        </w:tc>
      </w:tr>
      <w:tr w:rsidR="00F45412" w:rsidRPr="00912EC7" w14:paraId="7A759A0E" w14:textId="77777777" w:rsidTr="00B906FE">
        <w:tc>
          <w:tcPr>
            <w:tcW w:w="4537" w:type="dxa"/>
            <w:tcBorders>
              <w:top w:val="single" w:sz="6" w:space="0" w:color="auto"/>
              <w:left w:val="single" w:sz="6" w:space="0" w:color="auto"/>
              <w:bottom w:val="single" w:sz="6" w:space="0" w:color="auto"/>
              <w:right w:val="single" w:sz="6" w:space="0" w:color="auto"/>
            </w:tcBorders>
          </w:tcPr>
          <w:p w14:paraId="57FEA4A4"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Charges payment schedule:</w:t>
            </w:r>
          </w:p>
        </w:tc>
        <w:tc>
          <w:tcPr>
            <w:tcW w:w="5244" w:type="dxa"/>
            <w:tcBorders>
              <w:top w:val="single" w:sz="6" w:space="0" w:color="auto"/>
              <w:left w:val="single" w:sz="6" w:space="0" w:color="auto"/>
              <w:bottom w:val="single" w:sz="6" w:space="0" w:color="auto"/>
              <w:right w:val="single" w:sz="6" w:space="0" w:color="auto"/>
            </w:tcBorders>
          </w:tcPr>
          <w:p w14:paraId="5EFF1280"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1A39340F" w14:textId="77777777" w:rsidTr="00B906FE">
        <w:tc>
          <w:tcPr>
            <w:tcW w:w="4537" w:type="dxa"/>
            <w:tcBorders>
              <w:top w:val="single" w:sz="6" w:space="0" w:color="auto"/>
              <w:left w:val="single" w:sz="6" w:space="0" w:color="auto"/>
              <w:bottom w:val="single" w:sz="6" w:space="0" w:color="auto"/>
              <w:right w:val="single" w:sz="6" w:space="0" w:color="auto"/>
            </w:tcBorders>
          </w:tcPr>
          <w:p w14:paraId="0CA3F7F6"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Services:</w:t>
            </w:r>
          </w:p>
        </w:tc>
        <w:tc>
          <w:tcPr>
            <w:tcW w:w="5244" w:type="dxa"/>
            <w:tcBorders>
              <w:top w:val="single" w:sz="6" w:space="0" w:color="auto"/>
              <w:left w:val="single" w:sz="6" w:space="0" w:color="auto"/>
              <w:bottom w:val="single" w:sz="6" w:space="0" w:color="auto"/>
              <w:right w:val="single" w:sz="6" w:space="0" w:color="auto"/>
            </w:tcBorders>
          </w:tcPr>
          <w:p w14:paraId="096C4900"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0F622A06" w14:textId="77777777" w:rsidTr="00B906FE">
        <w:tc>
          <w:tcPr>
            <w:tcW w:w="4537" w:type="dxa"/>
            <w:tcBorders>
              <w:top w:val="single" w:sz="6" w:space="0" w:color="auto"/>
              <w:left w:val="single" w:sz="6" w:space="0" w:color="auto"/>
              <w:bottom w:val="single" w:sz="6" w:space="0" w:color="auto"/>
              <w:right w:val="single" w:sz="6" w:space="0" w:color="auto"/>
            </w:tcBorders>
          </w:tcPr>
          <w:p w14:paraId="1F8ED9A0"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Service Levels:</w:t>
            </w:r>
          </w:p>
        </w:tc>
        <w:tc>
          <w:tcPr>
            <w:tcW w:w="5244" w:type="dxa"/>
            <w:tcBorders>
              <w:top w:val="single" w:sz="6" w:space="0" w:color="auto"/>
              <w:left w:val="single" w:sz="6" w:space="0" w:color="auto"/>
              <w:bottom w:val="single" w:sz="6" w:space="0" w:color="auto"/>
              <w:right w:val="single" w:sz="6" w:space="0" w:color="auto"/>
            </w:tcBorders>
          </w:tcPr>
          <w:p w14:paraId="463F8F1D"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6AE6630B" w14:textId="77777777" w:rsidTr="00B906FE">
        <w:tc>
          <w:tcPr>
            <w:tcW w:w="4537" w:type="dxa"/>
            <w:tcBorders>
              <w:top w:val="single" w:sz="6" w:space="0" w:color="auto"/>
              <w:left w:val="single" w:sz="6" w:space="0" w:color="auto"/>
              <w:bottom w:val="single" w:sz="6" w:space="0" w:color="auto"/>
              <w:right w:val="single" w:sz="6" w:space="0" w:color="auto"/>
            </w:tcBorders>
          </w:tcPr>
          <w:p w14:paraId="43F2DD87"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Service Credits:</w:t>
            </w:r>
          </w:p>
        </w:tc>
        <w:tc>
          <w:tcPr>
            <w:tcW w:w="5244" w:type="dxa"/>
            <w:tcBorders>
              <w:top w:val="single" w:sz="6" w:space="0" w:color="auto"/>
              <w:left w:val="single" w:sz="6" w:space="0" w:color="auto"/>
              <w:bottom w:val="single" w:sz="6" w:space="0" w:color="auto"/>
              <w:right w:val="single" w:sz="6" w:space="0" w:color="auto"/>
            </w:tcBorders>
          </w:tcPr>
          <w:p w14:paraId="57296A78"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24B01812" w14:textId="77777777" w:rsidTr="00B906FE">
        <w:tc>
          <w:tcPr>
            <w:tcW w:w="4537" w:type="dxa"/>
            <w:tcBorders>
              <w:top w:val="single" w:sz="6" w:space="0" w:color="auto"/>
              <w:left w:val="single" w:sz="6" w:space="0" w:color="auto"/>
              <w:bottom w:val="single" w:sz="6" w:space="0" w:color="auto"/>
              <w:right w:val="single" w:sz="6" w:space="0" w:color="auto"/>
            </w:tcBorders>
          </w:tcPr>
          <w:p w14:paraId="23729AF4" w14:textId="77777777" w:rsidR="00F45412" w:rsidRPr="00912EC7" w:rsidRDefault="00F45412" w:rsidP="009A4DF3">
            <w:pPr>
              <w:spacing w:before="120" w:after="120" w:line="400" w:lineRule="exact"/>
              <w:rPr>
                <w:rFonts w:ascii="Century Gothic" w:hAnsi="Century Gothic" w:cs="Arial"/>
                <w:b/>
                <w:color w:val="000000"/>
                <w:sz w:val="20"/>
              </w:rPr>
            </w:pPr>
            <w:r w:rsidRPr="00912EC7">
              <w:rPr>
                <w:rFonts w:ascii="Century Gothic" w:hAnsi="Century Gothic" w:cs="Arial"/>
                <w:b/>
                <w:color w:val="000000"/>
                <w:sz w:val="20"/>
              </w:rPr>
              <w:t>Deliverables:</w:t>
            </w:r>
          </w:p>
        </w:tc>
        <w:tc>
          <w:tcPr>
            <w:tcW w:w="5244" w:type="dxa"/>
            <w:tcBorders>
              <w:top w:val="single" w:sz="6" w:space="0" w:color="auto"/>
              <w:left w:val="single" w:sz="6" w:space="0" w:color="auto"/>
              <w:bottom w:val="single" w:sz="6" w:space="0" w:color="auto"/>
              <w:right w:val="single" w:sz="6" w:space="0" w:color="auto"/>
            </w:tcBorders>
          </w:tcPr>
          <w:p w14:paraId="7EAF4326" w14:textId="77777777" w:rsidR="00F45412" w:rsidRPr="00912EC7" w:rsidRDefault="00F45412" w:rsidP="009A4DF3">
            <w:pPr>
              <w:spacing w:before="120" w:after="120"/>
              <w:rPr>
                <w:rFonts w:ascii="Century Gothic" w:hAnsi="Century Gothic" w:cs="Arial"/>
                <w:color w:val="000000"/>
                <w:sz w:val="20"/>
              </w:rPr>
            </w:pPr>
          </w:p>
        </w:tc>
      </w:tr>
      <w:tr w:rsidR="00F45412" w:rsidRPr="00912EC7" w14:paraId="3037F166" w14:textId="77777777" w:rsidTr="00B906FE">
        <w:tc>
          <w:tcPr>
            <w:tcW w:w="4537" w:type="dxa"/>
            <w:tcBorders>
              <w:top w:val="single" w:sz="6" w:space="0" w:color="auto"/>
              <w:left w:val="single" w:sz="6" w:space="0" w:color="auto"/>
              <w:bottom w:val="single" w:sz="6" w:space="0" w:color="auto"/>
              <w:right w:val="single" w:sz="6" w:space="0" w:color="auto"/>
            </w:tcBorders>
          </w:tcPr>
          <w:p w14:paraId="12982968" w14:textId="77777777" w:rsidR="00F45412" w:rsidRPr="00912EC7" w:rsidRDefault="00F45412" w:rsidP="009A4DF3">
            <w:pPr>
              <w:spacing w:before="60" w:after="60" w:line="400" w:lineRule="exact"/>
              <w:rPr>
                <w:rFonts w:ascii="Century Gothic" w:hAnsi="Century Gothic" w:cs="Arial"/>
                <w:b/>
                <w:color w:val="000000"/>
                <w:sz w:val="20"/>
              </w:rPr>
            </w:pPr>
            <w:r w:rsidRPr="00912EC7">
              <w:rPr>
                <w:rFonts w:ascii="Century Gothic" w:hAnsi="Century Gothic" w:cs="Arial"/>
                <w:b/>
                <w:color w:val="000000"/>
                <w:sz w:val="20"/>
              </w:rPr>
              <w:t>Review Meetings / Reports Requirements:</w:t>
            </w:r>
          </w:p>
        </w:tc>
        <w:tc>
          <w:tcPr>
            <w:tcW w:w="5244" w:type="dxa"/>
            <w:tcBorders>
              <w:top w:val="single" w:sz="6" w:space="0" w:color="auto"/>
              <w:left w:val="single" w:sz="6" w:space="0" w:color="auto"/>
              <w:bottom w:val="single" w:sz="6" w:space="0" w:color="auto"/>
              <w:right w:val="single" w:sz="6" w:space="0" w:color="auto"/>
            </w:tcBorders>
          </w:tcPr>
          <w:p w14:paraId="72793D77" w14:textId="77777777" w:rsidR="00F45412" w:rsidRPr="00912EC7" w:rsidRDefault="00F45412" w:rsidP="009A4DF3">
            <w:pPr>
              <w:spacing w:before="60" w:after="60"/>
              <w:rPr>
                <w:rFonts w:ascii="Century Gothic" w:hAnsi="Century Gothic" w:cs="Arial"/>
                <w:color w:val="000000"/>
                <w:sz w:val="20"/>
              </w:rPr>
            </w:pPr>
          </w:p>
        </w:tc>
      </w:tr>
      <w:tr w:rsidR="00F45412" w:rsidRPr="00912EC7" w14:paraId="1FF0D261" w14:textId="77777777" w:rsidTr="00B906FE">
        <w:trPr>
          <w:trHeight w:val="700"/>
        </w:trPr>
        <w:tc>
          <w:tcPr>
            <w:tcW w:w="4537" w:type="dxa"/>
            <w:tcBorders>
              <w:top w:val="single" w:sz="6" w:space="0" w:color="auto"/>
              <w:left w:val="single" w:sz="6" w:space="0" w:color="auto"/>
              <w:bottom w:val="single" w:sz="6" w:space="0" w:color="auto"/>
              <w:right w:val="single" w:sz="6" w:space="0" w:color="auto"/>
            </w:tcBorders>
          </w:tcPr>
          <w:p w14:paraId="6D349092" w14:textId="77777777" w:rsidR="00F45412" w:rsidRPr="00912EC7" w:rsidRDefault="00F45412" w:rsidP="009A4DF3">
            <w:pPr>
              <w:spacing w:before="60" w:after="60" w:line="400" w:lineRule="exact"/>
              <w:rPr>
                <w:rFonts w:ascii="Century Gothic" w:hAnsi="Century Gothic" w:cs="Arial"/>
                <w:b/>
                <w:color w:val="000000"/>
                <w:sz w:val="20"/>
              </w:rPr>
            </w:pPr>
            <w:r w:rsidRPr="00912EC7">
              <w:rPr>
                <w:rFonts w:ascii="Century Gothic" w:hAnsi="Century Gothic" w:cs="Arial"/>
                <w:b/>
                <w:color w:val="000000"/>
                <w:sz w:val="20"/>
              </w:rPr>
              <w:t>Basis of Services provision (exclusive/non-exclusive):</w:t>
            </w:r>
          </w:p>
        </w:tc>
        <w:tc>
          <w:tcPr>
            <w:tcW w:w="5244" w:type="dxa"/>
            <w:tcBorders>
              <w:top w:val="single" w:sz="6" w:space="0" w:color="auto"/>
              <w:left w:val="single" w:sz="6" w:space="0" w:color="auto"/>
              <w:bottom w:val="single" w:sz="6" w:space="0" w:color="auto"/>
              <w:right w:val="single" w:sz="6" w:space="0" w:color="auto"/>
            </w:tcBorders>
          </w:tcPr>
          <w:p w14:paraId="149B2BED" w14:textId="77777777" w:rsidR="00F45412" w:rsidRPr="00912EC7" w:rsidRDefault="00F45412" w:rsidP="009A4DF3">
            <w:pPr>
              <w:spacing w:before="60" w:after="60"/>
              <w:rPr>
                <w:rFonts w:ascii="Century Gothic" w:hAnsi="Century Gothic" w:cs="Arial"/>
                <w:color w:val="000000"/>
                <w:sz w:val="20"/>
              </w:rPr>
            </w:pPr>
          </w:p>
        </w:tc>
      </w:tr>
      <w:tr w:rsidR="00F45412" w:rsidRPr="00912EC7" w14:paraId="23FBB931" w14:textId="77777777" w:rsidTr="00B906FE">
        <w:tc>
          <w:tcPr>
            <w:tcW w:w="4537" w:type="dxa"/>
            <w:tcBorders>
              <w:top w:val="single" w:sz="6" w:space="0" w:color="auto"/>
              <w:left w:val="single" w:sz="6" w:space="0" w:color="auto"/>
              <w:bottom w:val="single" w:sz="6" w:space="0" w:color="auto"/>
              <w:right w:val="single" w:sz="6" w:space="0" w:color="auto"/>
            </w:tcBorders>
          </w:tcPr>
          <w:p w14:paraId="74C39E50" w14:textId="77777777" w:rsidR="00F45412" w:rsidRPr="00912EC7" w:rsidRDefault="00F45412" w:rsidP="009A4DF3">
            <w:pPr>
              <w:spacing w:before="60" w:after="60" w:line="400" w:lineRule="exact"/>
              <w:rPr>
                <w:rFonts w:ascii="Century Gothic" w:hAnsi="Century Gothic" w:cs="Arial"/>
                <w:b/>
                <w:color w:val="000000"/>
                <w:sz w:val="20"/>
              </w:rPr>
            </w:pPr>
            <w:r w:rsidRPr="00912EC7">
              <w:rPr>
                <w:rFonts w:ascii="Century Gothic" w:hAnsi="Century Gothic" w:cs="Arial"/>
                <w:b/>
                <w:color w:val="000000"/>
                <w:sz w:val="20"/>
              </w:rPr>
              <w:t>Supplier’s Obligations:</w:t>
            </w:r>
          </w:p>
        </w:tc>
        <w:tc>
          <w:tcPr>
            <w:tcW w:w="5244" w:type="dxa"/>
            <w:tcBorders>
              <w:top w:val="single" w:sz="6" w:space="0" w:color="auto"/>
              <w:left w:val="single" w:sz="6" w:space="0" w:color="auto"/>
              <w:bottom w:val="single" w:sz="6" w:space="0" w:color="auto"/>
              <w:right w:val="single" w:sz="6" w:space="0" w:color="auto"/>
            </w:tcBorders>
          </w:tcPr>
          <w:p w14:paraId="0F9D636B" w14:textId="77777777" w:rsidR="00F45412" w:rsidRPr="00912EC7" w:rsidRDefault="00F45412" w:rsidP="009A4DF3">
            <w:pPr>
              <w:spacing w:before="60" w:after="60"/>
              <w:rPr>
                <w:rFonts w:ascii="Century Gothic" w:hAnsi="Century Gothic" w:cs="Arial"/>
                <w:color w:val="000000"/>
                <w:sz w:val="20"/>
              </w:rPr>
            </w:pPr>
          </w:p>
        </w:tc>
      </w:tr>
    </w:tbl>
    <w:p w14:paraId="3A9C2824" w14:textId="77777777" w:rsidR="00B906FE" w:rsidRPr="00912EC7" w:rsidRDefault="00B906FE" w:rsidP="009A4DF3">
      <w:pPr>
        <w:rPr>
          <w:rFonts w:ascii="Century Gothic" w:hAnsi="Century Gothic" w:cs="Arial"/>
          <w:b/>
          <w:color w:val="000000"/>
          <w:sz w:val="20"/>
        </w:rPr>
      </w:pPr>
    </w:p>
    <w:p w14:paraId="13BCBD1B" w14:textId="77777777" w:rsidR="00F45412" w:rsidRPr="00912EC7" w:rsidRDefault="00F45412" w:rsidP="009A4DF3">
      <w:pPr>
        <w:rPr>
          <w:rFonts w:ascii="Century Gothic" w:hAnsi="Century Gothic" w:cs="Arial"/>
          <w:b/>
          <w:color w:val="000000"/>
          <w:sz w:val="20"/>
        </w:rPr>
      </w:pPr>
      <w:r w:rsidRPr="00912EC7">
        <w:rPr>
          <w:rFonts w:ascii="Century Gothic" w:hAnsi="Century Gothic" w:cs="Arial"/>
          <w:b/>
          <w:color w:val="000000"/>
          <w:sz w:val="20"/>
        </w:rPr>
        <w:t>ADDITIONAL INFORMATION</w:t>
      </w:r>
    </w:p>
    <w:p w14:paraId="4AAF67FC" w14:textId="756F7BEE"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Supplier and Virgin hereby agree to the terms of this SOW, which shall be governed by the Framework Services Agreement entered into by Supplier and Virgin on [          </w:t>
      </w:r>
      <w:r w:rsidR="008238A6">
        <w:rPr>
          <w:rFonts w:ascii="Century Gothic" w:hAnsi="Century Gothic" w:cs="Arial"/>
          <w:color w:val="000000"/>
          <w:sz w:val="20"/>
        </w:rPr>
        <w:t xml:space="preserve">                       </w:t>
      </w:r>
      <w:r w:rsidRPr="00912EC7">
        <w:rPr>
          <w:rFonts w:ascii="Century Gothic" w:hAnsi="Century Gothic" w:cs="Arial"/>
          <w:color w:val="000000"/>
          <w:sz w:val="20"/>
        </w:rPr>
        <w:t xml:space="preserve">    </w:t>
      </w:r>
      <w:proofErr w:type="gramStart"/>
      <w:r w:rsidRPr="00912EC7">
        <w:rPr>
          <w:rFonts w:ascii="Century Gothic" w:hAnsi="Century Gothic" w:cs="Arial"/>
          <w:color w:val="000000"/>
          <w:sz w:val="20"/>
        </w:rPr>
        <w:t xml:space="preserve">  ]</w:t>
      </w:r>
      <w:proofErr w:type="gramEnd"/>
      <w:r w:rsidRPr="00912EC7">
        <w:rPr>
          <w:rFonts w:ascii="Century Gothic" w:hAnsi="Century Gothic" w:cs="Arial"/>
          <w:color w:val="000000"/>
          <w:sz w:val="20"/>
        </w:rPr>
        <w:t>.</w:t>
      </w:r>
    </w:p>
    <w:p w14:paraId="46350AB5" w14:textId="77777777" w:rsidR="00F45412" w:rsidRPr="00912EC7" w:rsidRDefault="00F45412" w:rsidP="009A4DF3">
      <w:pPr>
        <w:rPr>
          <w:rFonts w:ascii="Century Gothic" w:hAnsi="Century Gothic" w:cs="Arial"/>
          <w:color w:val="000000"/>
          <w:sz w:val="20"/>
        </w:rPr>
      </w:pPr>
    </w:p>
    <w:p w14:paraId="7BE8ABA0" w14:textId="00984505" w:rsidR="00755F33"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For and on beh</w:t>
      </w:r>
      <w:r w:rsidR="00755F33" w:rsidRPr="00912EC7">
        <w:rPr>
          <w:rFonts w:ascii="Century Gothic" w:hAnsi="Century Gothic" w:cs="Arial"/>
          <w:color w:val="000000"/>
          <w:sz w:val="20"/>
        </w:rPr>
        <w:t xml:space="preserve">alf of </w:t>
      </w:r>
      <w:r w:rsidR="00755F33" w:rsidRPr="00912EC7">
        <w:rPr>
          <w:rFonts w:ascii="Century Gothic" w:hAnsi="Century Gothic" w:cs="Arial"/>
          <w:color w:val="000000"/>
          <w:sz w:val="20"/>
        </w:rPr>
        <w:tab/>
      </w:r>
      <w:r w:rsidR="00755F33" w:rsidRPr="00912EC7">
        <w:rPr>
          <w:rFonts w:ascii="Century Gothic" w:hAnsi="Century Gothic" w:cs="Arial"/>
          <w:color w:val="000000"/>
          <w:sz w:val="20"/>
        </w:rPr>
        <w:tab/>
      </w:r>
      <w:r w:rsidR="00755F33" w:rsidRPr="00912EC7">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r w:rsidR="00755F33" w:rsidRPr="00912EC7">
        <w:rPr>
          <w:rFonts w:ascii="Century Gothic" w:hAnsi="Century Gothic" w:cs="Arial"/>
          <w:color w:val="000000"/>
          <w:sz w:val="20"/>
        </w:rPr>
        <w:t xml:space="preserve">For and on behalf of </w:t>
      </w:r>
    </w:p>
    <w:p w14:paraId="280D0C37" w14:textId="78CC0284" w:rsidR="00F45412" w:rsidRPr="00E67534" w:rsidRDefault="00F45412" w:rsidP="009A4DF3">
      <w:pPr>
        <w:rPr>
          <w:rFonts w:ascii="Century Gothic" w:hAnsi="Century Gothic" w:cs="Arial"/>
          <w:b/>
          <w:bCs/>
          <w:color w:val="000000"/>
          <w:sz w:val="20"/>
        </w:rPr>
      </w:pPr>
      <w:r w:rsidRPr="008238A6">
        <w:rPr>
          <w:rFonts w:ascii="Century Gothic" w:hAnsi="Century Gothic" w:cs="Arial"/>
          <w:b/>
          <w:bCs/>
          <w:color w:val="000000"/>
          <w:sz w:val="20"/>
          <w:highlight w:val="yellow"/>
        </w:rPr>
        <w:t>Supplier</w:t>
      </w:r>
      <w:r w:rsidRPr="00E67534">
        <w:rPr>
          <w:rFonts w:ascii="Century Gothic" w:hAnsi="Century Gothic" w:cs="Arial"/>
          <w:b/>
          <w:bCs/>
          <w:color w:val="000000"/>
          <w:sz w:val="20"/>
        </w:rPr>
        <w:tab/>
      </w:r>
      <w:r w:rsidRPr="00E67534">
        <w:rPr>
          <w:rFonts w:ascii="Century Gothic" w:hAnsi="Century Gothic" w:cs="Arial"/>
          <w:b/>
          <w:bCs/>
          <w:color w:val="000000"/>
          <w:sz w:val="20"/>
        </w:rPr>
        <w:tab/>
      </w:r>
      <w:r w:rsidRPr="00E67534">
        <w:rPr>
          <w:rFonts w:ascii="Century Gothic" w:hAnsi="Century Gothic" w:cs="Arial"/>
          <w:b/>
          <w:bCs/>
          <w:color w:val="000000"/>
          <w:sz w:val="20"/>
        </w:rPr>
        <w:tab/>
      </w:r>
      <w:r w:rsidRPr="00E67534">
        <w:rPr>
          <w:rFonts w:ascii="Century Gothic" w:hAnsi="Century Gothic" w:cs="Arial"/>
          <w:b/>
          <w:bCs/>
          <w:color w:val="000000"/>
          <w:sz w:val="20"/>
        </w:rPr>
        <w:tab/>
      </w:r>
      <w:r w:rsidR="00E67534" w:rsidRPr="00E67534">
        <w:rPr>
          <w:rFonts w:ascii="Century Gothic" w:hAnsi="Century Gothic" w:cs="Arial"/>
          <w:b/>
          <w:bCs/>
          <w:color w:val="000000"/>
          <w:sz w:val="20"/>
        </w:rPr>
        <w:tab/>
      </w:r>
      <w:r w:rsidR="00E67534" w:rsidRPr="00E67534">
        <w:rPr>
          <w:rFonts w:ascii="Century Gothic" w:hAnsi="Century Gothic" w:cs="Arial"/>
          <w:b/>
          <w:bCs/>
          <w:color w:val="000000"/>
          <w:sz w:val="20"/>
        </w:rPr>
        <w:tab/>
      </w:r>
      <w:r w:rsidRPr="00E67534">
        <w:rPr>
          <w:rFonts w:ascii="Century Gothic" w:hAnsi="Century Gothic" w:cs="Arial"/>
          <w:b/>
          <w:bCs/>
          <w:color w:val="000000"/>
          <w:sz w:val="20"/>
        </w:rPr>
        <w:t>Virgin</w:t>
      </w:r>
      <w:r w:rsidR="00755F33" w:rsidRPr="00E67534">
        <w:rPr>
          <w:rFonts w:ascii="Century Gothic" w:hAnsi="Century Gothic" w:cs="Arial"/>
          <w:b/>
          <w:bCs/>
          <w:color w:val="000000"/>
          <w:sz w:val="20"/>
        </w:rPr>
        <w:t xml:space="preserve"> Atlantic Airways Ltd</w:t>
      </w:r>
    </w:p>
    <w:p w14:paraId="179A73D3" w14:textId="4189FD01" w:rsidR="00F45412" w:rsidRPr="00912EC7" w:rsidRDefault="0007334D" w:rsidP="009A4DF3">
      <w:pPr>
        <w:rPr>
          <w:rFonts w:ascii="Century Gothic" w:hAnsi="Century Gothic" w:cs="Arial"/>
          <w:color w:val="000000"/>
          <w:sz w:val="20"/>
        </w:rPr>
      </w:pPr>
      <w:r>
        <w:rPr>
          <w:rFonts w:ascii="Century Gothic" w:hAnsi="Century Gothic" w:cs="Arial"/>
          <w:color w:val="000000"/>
          <w:sz w:val="20"/>
        </w:rPr>
        <w:t xml:space="preserve"> </w:t>
      </w:r>
    </w:p>
    <w:p w14:paraId="1B5A10F7" w14:textId="38EE0BC9"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Signature ____________________</w:t>
      </w:r>
      <w:r w:rsidRPr="00912EC7">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proofErr w:type="spellStart"/>
      <w:r w:rsidRPr="00912EC7">
        <w:rPr>
          <w:rFonts w:ascii="Century Gothic" w:hAnsi="Century Gothic" w:cs="Arial"/>
          <w:color w:val="000000"/>
          <w:sz w:val="20"/>
        </w:rPr>
        <w:t>Signature</w:t>
      </w:r>
      <w:proofErr w:type="spellEnd"/>
      <w:r w:rsidRPr="00912EC7">
        <w:rPr>
          <w:rFonts w:ascii="Century Gothic" w:hAnsi="Century Gothic" w:cs="Arial"/>
          <w:color w:val="000000"/>
          <w:sz w:val="20"/>
        </w:rPr>
        <w:t xml:space="preserve"> _______________________</w:t>
      </w:r>
      <w:r w:rsidRPr="00912EC7">
        <w:rPr>
          <w:rFonts w:ascii="Century Gothic" w:hAnsi="Century Gothic" w:cs="Arial"/>
          <w:color w:val="000000"/>
          <w:sz w:val="20"/>
        </w:rPr>
        <w:tab/>
      </w:r>
    </w:p>
    <w:p w14:paraId="694986C1" w14:textId="77777777" w:rsidR="00F45412" w:rsidRPr="00912EC7" w:rsidRDefault="00F45412" w:rsidP="009A4DF3">
      <w:pPr>
        <w:rPr>
          <w:rFonts w:ascii="Century Gothic" w:hAnsi="Century Gothic" w:cs="Arial"/>
          <w:color w:val="000000"/>
          <w:sz w:val="20"/>
        </w:rPr>
      </w:pPr>
    </w:p>
    <w:p w14:paraId="44C38EB4" w14:textId="29C47F58"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Name_______________________</w:t>
      </w:r>
      <w:r w:rsidRPr="00912EC7">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proofErr w:type="spellStart"/>
      <w:r w:rsidRPr="00912EC7">
        <w:rPr>
          <w:rFonts w:ascii="Century Gothic" w:hAnsi="Century Gothic" w:cs="Arial"/>
          <w:color w:val="000000"/>
          <w:sz w:val="20"/>
        </w:rPr>
        <w:t>Name</w:t>
      </w:r>
      <w:proofErr w:type="spellEnd"/>
      <w:r w:rsidRPr="00912EC7">
        <w:rPr>
          <w:rFonts w:ascii="Century Gothic" w:hAnsi="Century Gothic" w:cs="Arial"/>
          <w:color w:val="000000"/>
          <w:sz w:val="20"/>
        </w:rPr>
        <w:t xml:space="preserve"> __________________________</w:t>
      </w:r>
    </w:p>
    <w:p w14:paraId="1D465B25" w14:textId="77777777" w:rsidR="00F45412" w:rsidRPr="00912EC7" w:rsidRDefault="00F45412" w:rsidP="009A4DF3">
      <w:pPr>
        <w:rPr>
          <w:rFonts w:ascii="Century Gothic" w:hAnsi="Century Gothic" w:cs="Arial"/>
          <w:color w:val="000000"/>
          <w:sz w:val="20"/>
        </w:rPr>
      </w:pPr>
    </w:p>
    <w:p w14:paraId="2F23666C" w14:textId="67842CD1" w:rsidR="00F45412" w:rsidRPr="00912EC7" w:rsidRDefault="00F45412" w:rsidP="009A4DF3">
      <w:pPr>
        <w:rPr>
          <w:rFonts w:ascii="Century Gothic" w:hAnsi="Century Gothic" w:cs="Arial"/>
          <w:b/>
          <w:color w:val="000000"/>
          <w:sz w:val="20"/>
        </w:rPr>
      </w:pPr>
      <w:r w:rsidRPr="00912EC7">
        <w:rPr>
          <w:rFonts w:ascii="Century Gothic" w:hAnsi="Century Gothic" w:cs="Arial"/>
          <w:color w:val="000000"/>
          <w:sz w:val="20"/>
        </w:rPr>
        <w:t>Date _____________________</w:t>
      </w:r>
      <w:r w:rsidRPr="00912EC7">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r w:rsidR="00E67534">
        <w:rPr>
          <w:rFonts w:ascii="Century Gothic" w:hAnsi="Century Gothic" w:cs="Arial"/>
          <w:color w:val="000000"/>
          <w:sz w:val="20"/>
        </w:rPr>
        <w:tab/>
      </w:r>
      <w:proofErr w:type="spellStart"/>
      <w:r w:rsidRPr="00912EC7">
        <w:rPr>
          <w:rFonts w:ascii="Century Gothic" w:hAnsi="Century Gothic" w:cs="Arial"/>
          <w:color w:val="000000"/>
          <w:sz w:val="20"/>
        </w:rPr>
        <w:t>Date</w:t>
      </w:r>
      <w:proofErr w:type="spellEnd"/>
      <w:r w:rsidRPr="00912EC7">
        <w:rPr>
          <w:rFonts w:ascii="Century Gothic" w:hAnsi="Century Gothic" w:cs="Arial"/>
          <w:color w:val="000000"/>
          <w:sz w:val="20"/>
        </w:rPr>
        <w:t xml:space="preserve"> _________________________</w:t>
      </w:r>
    </w:p>
    <w:p w14:paraId="7C1CF7C0" w14:textId="77777777" w:rsidR="00F45412" w:rsidRPr="00912EC7" w:rsidRDefault="00F45412" w:rsidP="00FC066B">
      <w:pPr>
        <w:pStyle w:val="Title"/>
        <w:rPr>
          <w:rFonts w:ascii="Century Gothic" w:hAnsi="Century Gothic"/>
          <w:sz w:val="20"/>
          <w:szCs w:val="20"/>
        </w:rPr>
      </w:pPr>
      <w:r w:rsidRPr="00912EC7">
        <w:rPr>
          <w:rFonts w:ascii="Century Gothic" w:hAnsi="Century Gothic"/>
          <w:sz w:val="20"/>
          <w:szCs w:val="20"/>
        </w:rPr>
        <w:br w:type="page"/>
      </w:r>
      <w:r w:rsidRPr="00912EC7">
        <w:rPr>
          <w:rFonts w:ascii="Century Gothic" w:hAnsi="Century Gothic"/>
          <w:sz w:val="20"/>
          <w:szCs w:val="20"/>
        </w:rPr>
        <w:lastRenderedPageBreak/>
        <w:t>SCHEDULE 2</w:t>
      </w:r>
    </w:p>
    <w:p w14:paraId="7E597BA1" w14:textId="77777777" w:rsidR="00F45412" w:rsidRPr="00912EC7" w:rsidRDefault="00F45412" w:rsidP="00FC066B">
      <w:pPr>
        <w:jc w:val="center"/>
        <w:rPr>
          <w:rFonts w:ascii="Century Gothic" w:hAnsi="Century Gothic"/>
          <w:color w:val="000000"/>
          <w:sz w:val="20"/>
        </w:rPr>
      </w:pPr>
    </w:p>
    <w:p w14:paraId="49E8CB7F" w14:textId="77777777" w:rsidR="00F45412" w:rsidRPr="00912EC7" w:rsidRDefault="0E0ED92C" w:rsidP="00FC066B">
      <w:pPr>
        <w:pStyle w:val="Subtitle"/>
        <w:rPr>
          <w:rFonts w:ascii="Century Gothic" w:hAnsi="Century Gothic"/>
          <w:sz w:val="20"/>
          <w:szCs w:val="20"/>
        </w:rPr>
      </w:pPr>
      <w:r w:rsidRPr="00912EC7">
        <w:rPr>
          <w:rFonts w:ascii="Century Gothic" w:hAnsi="Century Gothic"/>
          <w:sz w:val="20"/>
          <w:szCs w:val="20"/>
        </w:rPr>
        <w:t>Right of Search Policy</w:t>
      </w:r>
    </w:p>
    <w:p w14:paraId="02D3924B" w14:textId="77777777" w:rsidR="00F45412" w:rsidRPr="00912EC7" w:rsidRDefault="00F45412" w:rsidP="00FC066B">
      <w:pPr>
        <w:pStyle w:val="Subtitle"/>
        <w:rPr>
          <w:rFonts w:ascii="Century Gothic" w:hAnsi="Century Gothic"/>
          <w:sz w:val="20"/>
          <w:szCs w:val="20"/>
        </w:rPr>
      </w:pPr>
      <w:r w:rsidRPr="00912EC7">
        <w:rPr>
          <w:rFonts w:ascii="Century Gothic" w:hAnsi="Century Gothic"/>
          <w:sz w:val="20"/>
          <w:szCs w:val="20"/>
        </w:rPr>
        <w:t>Contractor and Agency Workers - Right of Search Procedure</w:t>
      </w:r>
      <w:r w:rsidR="006B5072" w:rsidRPr="00912EC7">
        <w:rPr>
          <w:rFonts w:ascii="Century Gothic" w:hAnsi="Century Gothic" w:cs="FoundryMonoline-Medium"/>
          <w:sz w:val="20"/>
          <w:szCs w:val="20"/>
        </w:rPr>
        <w:br/>
      </w:r>
    </w:p>
    <w:p w14:paraId="09A001D8"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As a condition of entering Virgin Atlantic Airways (Virgin) </w:t>
      </w:r>
      <w:r w:rsidR="00C54529" w:rsidRPr="00912EC7">
        <w:rPr>
          <w:rFonts w:ascii="Century Gothic" w:hAnsi="Century Gothic" w:cs="Arial"/>
          <w:color w:val="000000"/>
          <w:sz w:val="20"/>
        </w:rPr>
        <w:t>Premises</w:t>
      </w:r>
      <w:r w:rsidRPr="00912EC7">
        <w:rPr>
          <w:rFonts w:ascii="Century Gothic" w:hAnsi="Century Gothic" w:cs="Arial"/>
          <w:color w:val="000000"/>
          <w:sz w:val="20"/>
        </w:rPr>
        <w:t xml:space="preserve">, all individuals providing goods or services to </w:t>
      </w:r>
      <w:proofErr w:type="gramStart"/>
      <w:r w:rsidRPr="00912EC7">
        <w:rPr>
          <w:rFonts w:ascii="Century Gothic" w:hAnsi="Century Gothic" w:cs="Arial"/>
          <w:color w:val="000000"/>
          <w:sz w:val="20"/>
        </w:rPr>
        <w:t>Virgin on Virgin</w:t>
      </w:r>
      <w:proofErr w:type="gramEnd"/>
      <w:r w:rsidRPr="00912EC7">
        <w:rPr>
          <w:rFonts w:ascii="Century Gothic" w:hAnsi="Century Gothic" w:cs="Arial"/>
          <w:color w:val="000000"/>
          <w:sz w:val="20"/>
        </w:rPr>
        <w:t xml:space="preserve"> </w:t>
      </w:r>
      <w:r w:rsidR="00C54529" w:rsidRPr="00912EC7">
        <w:rPr>
          <w:rFonts w:ascii="Century Gothic" w:hAnsi="Century Gothic" w:cs="Arial"/>
          <w:color w:val="000000"/>
          <w:sz w:val="20"/>
        </w:rPr>
        <w:t>Premises</w:t>
      </w:r>
      <w:r w:rsidRPr="00912EC7">
        <w:rPr>
          <w:rFonts w:ascii="Century Gothic" w:hAnsi="Century Gothic" w:cs="Arial"/>
          <w:color w:val="000000"/>
          <w:sz w:val="20"/>
        </w:rPr>
        <w:t xml:space="preserve"> including Contractor and/or Agency Workers (“Workers”) will be required to co-operate with this Right of Search procedure.</w:t>
      </w:r>
    </w:p>
    <w:p w14:paraId="5A737098" w14:textId="77777777" w:rsidR="00F45412" w:rsidRPr="00912EC7" w:rsidRDefault="00F45412" w:rsidP="009A4DF3">
      <w:pPr>
        <w:ind w:left="993"/>
        <w:rPr>
          <w:rFonts w:ascii="Century Gothic" w:hAnsi="Century Gothic" w:cs="Arial"/>
          <w:b/>
          <w:color w:val="000000"/>
          <w:kern w:val="28"/>
          <w:sz w:val="20"/>
        </w:rPr>
      </w:pPr>
    </w:p>
    <w:p w14:paraId="19B35FBD" w14:textId="77777777" w:rsidR="00F45412" w:rsidRPr="00912EC7" w:rsidRDefault="00F45412" w:rsidP="009A4DF3">
      <w:pPr>
        <w:rPr>
          <w:rFonts w:ascii="Century Gothic" w:hAnsi="Century Gothic" w:cs="Arial"/>
          <w:b/>
          <w:color w:val="000000"/>
          <w:sz w:val="20"/>
        </w:rPr>
      </w:pPr>
      <w:r w:rsidRPr="00912EC7">
        <w:rPr>
          <w:rFonts w:ascii="Century Gothic" w:hAnsi="Century Gothic" w:cs="Arial"/>
          <w:b/>
          <w:color w:val="000000"/>
          <w:sz w:val="20"/>
        </w:rPr>
        <w:t>1.</w:t>
      </w:r>
      <w:r w:rsidRPr="00912EC7">
        <w:rPr>
          <w:rFonts w:ascii="Century Gothic" w:hAnsi="Century Gothic"/>
          <w:b/>
          <w:sz w:val="20"/>
        </w:rPr>
        <w:tab/>
        <w:t>Definitions</w:t>
      </w:r>
      <w:r w:rsidR="006B5072" w:rsidRPr="00912EC7">
        <w:rPr>
          <w:rFonts w:ascii="Century Gothic" w:hAnsi="Century Gothic"/>
          <w:b/>
          <w:sz w:val="20"/>
        </w:rPr>
        <w:br/>
      </w:r>
    </w:p>
    <w:p w14:paraId="116C88C4"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Virgin Premises</w:t>
      </w:r>
      <w:r w:rsidRPr="00912EC7">
        <w:rPr>
          <w:rFonts w:ascii="Century Gothic" w:hAnsi="Century Gothic" w:cs="Arial"/>
          <w:color w:val="000000"/>
          <w:sz w:val="20"/>
        </w:rPr>
        <w:t xml:space="preserve"> – means offices, buildings, facilities (including lockers and desks), car parks, airports, </w:t>
      </w:r>
      <w:proofErr w:type="gramStart"/>
      <w:r w:rsidRPr="00912EC7">
        <w:rPr>
          <w:rFonts w:ascii="Century Gothic" w:hAnsi="Century Gothic" w:cs="Arial"/>
          <w:color w:val="000000"/>
          <w:sz w:val="20"/>
        </w:rPr>
        <w:t>vehicles</w:t>
      </w:r>
      <w:proofErr w:type="gramEnd"/>
      <w:r w:rsidRPr="00912EC7">
        <w:rPr>
          <w:rFonts w:ascii="Century Gothic" w:hAnsi="Century Gothic" w:cs="Arial"/>
          <w:color w:val="000000"/>
          <w:sz w:val="20"/>
        </w:rPr>
        <w:t xml:space="preserve"> and aircraft, owned, leased, hired or used by Virgin in any country to/from which Virgin operate.</w:t>
      </w:r>
    </w:p>
    <w:p w14:paraId="0BC77609" w14:textId="77777777" w:rsidR="00F45412" w:rsidRPr="00912EC7" w:rsidRDefault="00F45412" w:rsidP="009A4DF3">
      <w:pPr>
        <w:rPr>
          <w:rFonts w:ascii="Century Gothic" w:hAnsi="Century Gothic" w:cs="Arial"/>
          <w:color w:val="000000"/>
          <w:sz w:val="20"/>
        </w:rPr>
      </w:pPr>
    </w:p>
    <w:p w14:paraId="7E07FEE6"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Company Property</w:t>
      </w:r>
      <w:r w:rsidRPr="00912EC7">
        <w:rPr>
          <w:rFonts w:ascii="Century Gothic" w:hAnsi="Century Gothic" w:cs="Arial"/>
          <w:color w:val="000000"/>
          <w:sz w:val="20"/>
        </w:rPr>
        <w:t xml:space="preserve"> – includes, without limitation, items and property purchased owned, used, leased, or hired which are of commercial or material value to Virgin.</w:t>
      </w:r>
    </w:p>
    <w:p w14:paraId="13CAB046" w14:textId="77777777" w:rsidR="00F45412" w:rsidRPr="00912EC7" w:rsidRDefault="00F45412" w:rsidP="009A4DF3">
      <w:pPr>
        <w:rPr>
          <w:rFonts w:ascii="Century Gothic" w:hAnsi="Century Gothic" w:cs="Arial"/>
          <w:color w:val="000000"/>
          <w:sz w:val="20"/>
        </w:rPr>
      </w:pPr>
    </w:p>
    <w:p w14:paraId="61D92480"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 xml:space="preserve">Personal Property </w:t>
      </w:r>
      <w:r w:rsidRPr="00912EC7">
        <w:rPr>
          <w:rFonts w:ascii="Century Gothic" w:hAnsi="Century Gothic" w:cs="Arial"/>
          <w:color w:val="000000"/>
          <w:sz w:val="20"/>
        </w:rPr>
        <w:t xml:space="preserve">– includes, without limitation, briefcases, luggage, packages, bags, outer clothing including hats, gloves, footwear, coats or jackets, personal </w:t>
      </w:r>
      <w:proofErr w:type="gramStart"/>
      <w:r w:rsidRPr="00912EC7">
        <w:rPr>
          <w:rFonts w:ascii="Century Gothic" w:hAnsi="Century Gothic" w:cs="Arial"/>
          <w:color w:val="000000"/>
          <w:sz w:val="20"/>
        </w:rPr>
        <w:t>effects</w:t>
      </w:r>
      <w:proofErr w:type="gramEnd"/>
      <w:r w:rsidRPr="00912EC7">
        <w:rPr>
          <w:rFonts w:ascii="Century Gothic" w:hAnsi="Century Gothic" w:cs="Arial"/>
          <w:color w:val="000000"/>
          <w:sz w:val="20"/>
        </w:rPr>
        <w:t xml:space="preserve"> and vehicles, belonging to Workers or in their possession.</w:t>
      </w:r>
    </w:p>
    <w:p w14:paraId="625A2FBE" w14:textId="77777777" w:rsidR="0045728A" w:rsidRPr="00912EC7" w:rsidRDefault="0045728A" w:rsidP="009A4DF3">
      <w:pPr>
        <w:rPr>
          <w:rFonts w:ascii="Century Gothic" w:hAnsi="Century Gothic" w:cs="Arial"/>
          <w:b/>
          <w:color w:val="000000"/>
          <w:sz w:val="20"/>
        </w:rPr>
      </w:pPr>
    </w:p>
    <w:p w14:paraId="38E685C8"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Security Personnel</w:t>
      </w:r>
      <w:r w:rsidRPr="00912EC7">
        <w:rPr>
          <w:rFonts w:ascii="Century Gothic" w:hAnsi="Century Gothic" w:cs="Arial"/>
          <w:color w:val="000000"/>
          <w:sz w:val="20"/>
        </w:rPr>
        <w:t xml:space="preserve"> – a member of the Virgin Aviation Security department or security contractor appointed by Virgin to carry out searches.</w:t>
      </w:r>
    </w:p>
    <w:p w14:paraId="7EA729DC" w14:textId="77777777" w:rsidR="00F45412" w:rsidRPr="00912EC7" w:rsidRDefault="00F45412" w:rsidP="009A4DF3">
      <w:pPr>
        <w:rPr>
          <w:rFonts w:ascii="Century Gothic" w:hAnsi="Century Gothic" w:cs="Arial"/>
          <w:color w:val="000000"/>
          <w:sz w:val="20"/>
        </w:rPr>
      </w:pPr>
    </w:p>
    <w:p w14:paraId="6DFDE5D0"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General Search</w:t>
      </w:r>
      <w:r w:rsidRPr="00912EC7">
        <w:rPr>
          <w:rFonts w:ascii="Century Gothic" w:hAnsi="Century Gothic" w:cs="Arial"/>
          <w:color w:val="000000"/>
          <w:sz w:val="20"/>
        </w:rPr>
        <w:t xml:space="preserve"> – a search of Personal Property and Virgin Premises e.g. Workers’ desks, lockers etc. which is carried out following signed consent.</w:t>
      </w:r>
    </w:p>
    <w:p w14:paraId="4066575F" w14:textId="77777777" w:rsidR="00F45412" w:rsidRPr="00912EC7" w:rsidRDefault="00F45412" w:rsidP="009A4DF3">
      <w:pPr>
        <w:rPr>
          <w:rFonts w:ascii="Century Gothic" w:hAnsi="Century Gothic" w:cs="Arial"/>
          <w:color w:val="000000"/>
          <w:sz w:val="20"/>
        </w:rPr>
      </w:pPr>
    </w:p>
    <w:p w14:paraId="3132A643"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Personal/Frisk (Pat Down) Search</w:t>
      </w:r>
      <w:r w:rsidRPr="00912EC7">
        <w:rPr>
          <w:rFonts w:ascii="Century Gothic" w:hAnsi="Century Gothic" w:cs="Arial"/>
          <w:color w:val="000000"/>
          <w:sz w:val="20"/>
        </w:rPr>
        <w:t xml:space="preserve"> – a search, which will only be carried out in cases where such a search is reasonable and proportionate.  Workers will be asked to give additional consent for this type of search.  Personal/Frisk Searches will always be carried out away from public view by a search officer of the same </w:t>
      </w:r>
      <w:proofErr w:type="gramStart"/>
      <w:r w:rsidRPr="00912EC7">
        <w:rPr>
          <w:rFonts w:ascii="Century Gothic" w:hAnsi="Century Gothic" w:cs="Arial"/>
          <w:color w:val="000000"/>
          <w:sz w:val="20"/>
        </w:rPr>
        <w:t>gender</w:t>
      </w:r>
      <w:proofErr w:type="gramEnd"/>
    </w:p>
    <w:p w14:paraId="7F212E81" w14:textId="77777777" w:rsidR="0045728A" w:rsidRPr="00912EC7" w:rsidRDefault="0045728A" w:rsidP="009A4DF3">
      <w:pPr>
        <w:pStyle w:val="BodyText4"/>
        <w:ind w:left="0"/>
        <w:rPr>
          <w:rFonts w:ascii="Century Gothic" w:hAnsi="Century Gothic" w:cs="Arial"/>
          <w:sz w:val="20"/>
        </w:rPr>
      </w:pPr>
    </w:p>
    <w:p w14:paraId="370206B8"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Random Search</w:t>
      </w:r>
      <w:r w:rsidRPr="00912EC7">
        <w:rPr>
          <w:rFonts w:ascii="Century Gothic" w:hAnsi="Century Gothic" w:cs="Arial"/>
          <w:color w:val="000000"/>
          <w:sz w:val="20"/>
        </w:rPr>
        <w:t xml:space="preserve"> – a search carried out by selecting individuals from a larger group (for example selecting at random several individuals from a total number leaving a specific building or work location) or a group at random from </w:t>
      </w:r>
      <w:proofErr w:type="gramStart"/>
      <w:r w:rsidRPr="00912EC7">
        <w:rPr>
          <w:rFonts w:ascii="Century Gothic" w:hAnsi="Century Gothic" w:cs="Arial"/>
          <w:color w:val="000000"/>
          <w:sz w:val="20"/>
        </w:rPr>
        <w:t>a number of</w:t>
      </w:r>
      <w:proofErr w:type="gramEnd"/>
      <w:r w:rsidRPr="00912EC7">
        <w:rPr>
          <w:rFonts w:ascii="Century Gothic" w:hAnsi="Century Gothic" w:cs="Arial"/>
          <w:color w:val="000000"/>
          <w:sz w:val="20"/>
        </w:rPr>
        <w:t xml:space="preserve"> groups.  The Virgin Head of Aviation Security or appointed delegate will authorise Random Searches.</w:t>
      </w:r>
      <w:r w:rsidR="006B5072" w:rsidRPr="00912EC7">
        <w:rPr>
          <w:rFonts w:ascii="Century Gothic" w:hAnsi="Century Gothic" w:cs="Arial"/>
          <w:color w:val="000000"/>
          <w:sz w:val="20"/>
        </w:rPr>
        <w:br/>
      </w:r>
    </w:p>
    <w:p w14:paraId="63C8A46C"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 xml:space="preserve">‘With Cause’ Search </w:t>
      </w:r>
      <w:r w:rsidRPr="00912EC7">
        <w:rPr>
          <w:rFonts w:ascii="Century Gothic" w:hAnsi="Century Gothic" w:cs="Arial"/>
          <w:color w:val="000000"/>
          <w:sz w:val="20"/>
        </w:rPr>
        <w:t>– a search, which can only be authorised by the Virgin Head of Aviation Security or appointed delegate, if he/she believes there are reasonable grounds for believing that a specific individual or group of individuals are directly or in-directly involved in fraudulent activity or have removed, or are about to remove, property from Virgin Premises without authority.</w:t>
      </w:r>
    </w:p>
    <w:p w14:paraId="2358AC70" w14:textId="77777777" w:rsidR="00F45412" w:rsidRPr="00912EC7" w:rsidRDefault="00F45412" w:rsidP="009A4DF3">
      <w:pPr>
        <w:rPr>
          <w:rFonts w:ascii="Century Gothic" w:hAnsi="Century Gothic" w:cs="Arial"/>
          <w:color w:val="000000"/>
          <w:sz w:val="20"/>
        </w:rPr>
      </w:pPr>
    </w:p>
    <w:p w14:paraId="1BDBF911"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b/>
          <w:color w:val="000000"/>
          <w:sz w:val="20"/>
        </w:rPr>
        <w:t>Accompanied</w:t>
      </w:r>
      <w:r w:rsidRPr="00912EC7">
        <w:rPr>
          <w:rFonts w:ascii="Century Gothic" w:hAnsi="Century Gothic" w:cs="Arial"/>
          <w:color w:val="000000"/>
          <w:sz w:val="20"/>
        </w:rPr>
        <w:t xml:space="preserve"> – Workers will be given the opportunity to be accompanied by a companion whilst the search is being carried out.  Their companion could be a colleague, </w:t>
      </w:r>
      <w:proofErr w:type="gramStart"/>
      <w:r w:rsidRPr="00912EC7">
        <w:rPr>
          <w:rFonts w:ascii="Century Gothic" w:hAnsi="Century Gothic" w:cs="Arial"/>
          <w:color w:val="000000"/>
          <w:sz w:val="20"/>
        </w:rPr>
        <w:t>staff</w:t>
      </w:r>
      <w:proofErr w:type="gramEnd"/>
      <w:r w:rsidRPr="00912EC7">
        <w:rPr>
          <w:rFonts w:ascii="Century Gothic" w:hAnsi="Century Gothic" w:cs="Arial"/>
          <w:color w:val="000000"/>
          <w:sz w:val="20"/>
        </w:rPr>
        <w:t xml:space="preserve"> or union representative.  In certain circumstances it may not be reasonable for Workers to ask for their companion to be a staff/union representative if this will cause an unreasonable delay.  In this case, they can be accompanied by a colleague instead.</w:t>
      </w:r>
    </w:p>
    <w:p w14:paraId="60EEB360" w14:textId="77777777" w:rsidR="00F45412" w:rsidRPr="00912EC7" w:rsidRDefault="00C75BD3" w:rsidP="009A4DF3">
      <w:pPr>
        <w:rPr>
          <w:rFonts w:ascii="Century Gothic" w:hAnsi="Century Gothic" w:cs="Arial"/>
          <w:b/>
          <w:color w:val="000000"/>
          <w:sz w:val="20"/>
        </w:rPr>
      </w:pPr>
      <w:r w:rsidRPr="00912EC7">
        <w:rPr>
          <w:rFonts w:ascii="Century Gothic" w:hAnsi="Century Gothic" w:cs="Arial"/>
          <w:color w:val="000000"/>
          <w:sz w:val="20"/>
        </w:rPr>
        <w:br/>
      </w:r>
      <w:r w:rsidR="00F45412" w:rsidRPr="00912EC7">
        <w:rPr>
          <w:rFonts w:ascii="Century Gothic" w:hAnsi="Century Gothic" w:cs="Arial"/>
          <w:b/>
          <w:color w:val="000000"/>
          <w:sz w:val="20"/>
        </w:rPr>
        <w:t>2.</w:t>
      </w:r>
      <w:r w:rsidR="00F45412" w:rsidRPr="00912EC7">
        <w:rPr>
          <w:rFonts w:ascii="Century Gothic" w:hAnsi="Century Gothic" w:cs="Arial"/>
          <w:b/>
          <w:color w:val="000000"/>
          <w:sz w:val="20"/>
        </w:rPr>
        <w:tab/>
        <w:t>Principles</w:t>
      </w:r>
    </w:p>
    <w:p w14:paraId="40645E8A" w14:textId="77777777" w:rsidR="00BB4142" w:rsidRPr="00912EC7" w:rsidRDefault="00BB4142" w:rsidP="009A4DF3">
      <w:pPr>
        <w:pStyle w:val="BodyText1"/>
        <w:rPr>
          <w:rFonts w:ascii="Century Gothic" w:hAnsi="Century Gothic" w:cs="Arial"/>
          <w:sz w:val="20"/>
        </w:rPr>
      </w:pPr>
    </w:p>
    <w:p w14:paraId="658BA6DA"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Virgin’s guiding principle is zero-tolerance on criminal activity.</w:t>
      </w:r>
    </w:p>
    <w:p w14:paraId="398CE76A" w14:textId="77777777" w:rsidR="00B906FE" w:rsidRPr="00912EC7" w:rsidRDefault="00B906FE" w:rsidP="009A4DF3">
      <w:pPr>
        <w:rPr>
          <w:rFonts w:ascii="Century Gothic" w:hAnsi="Century Gothic"/>
          <w:sz w:val="20"/>
        </w:rPr>
      </w:pPr>
    </w:p>
    <w:p w14:paraId="6D96AEC3"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 xml:space="preserve">In accordance with this procedure Virgin Aviation Security or a Virgin appointed security contractor may request to search Workers whilst on Virgin Premises or </w:t>
      </w:r>
      <w:proofErr w:type="gramStart"/>
      <w:r w:rsidRPr="00912EC7">
        <w:rPr>
          <w:rFonts w:ascii="Century Gothic" w:hAnsi="Century Gothic"/>
          <w:sz w:val="20"/>
        </w:rPr>
        <w:t>in the course of</w:t>
      </w:r>
      <w:proofErr w:type="gramEnd"/>
      <w:r w:rsidRPr="00912EC7">
        <w:rPr>
          <w:rFonts w:ascii="Century Gothic" w:hAnsi="Century Gothic"/>
          <w:sz w:val="20"/>
        </w:rPr>
        <w:t xml:space="preserve"> leaving Virgin Premises.</w:t>
      </w:r>
    </w:p>
    <w:p w14:paraId="48BB6633" w14:textId="77777777" w:rsidR="00B906FE" w:rsidRPr="00912EC7" w:rsidRDefault="00B906FE" w:rsidP="009A4DF3">
      <w:pPr>
        <w:rPr>
          <w:rFonts w:ascii="Century Gothic" w:hAnsi="Century Gothic"/>
          <w:sz w:val="20"/>
        </w:rPr>
      </w:pPr>
    </w:p>
    <w:p w14:paraId="584C9A01"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lastRenderedPageBreak/>
        <w:t>Searches will be carried out by trained security personnel on either a Random basis or ‘With Cause’.</w:t>
      </w:r>
    </w:p>
    <w:p w14:paraId="0DBCEC49"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Before a search is carried out Workers will be asked to give their consent by signing an Agreement to Search Form.</w:t>
      </w:r>
    </w:p>
    <w:p w14:paraId="23C170C8" w14:textId="77777777" w:rsidR="00B906FE" w:rsidRPr="00912EC7" w:rsidRDefault="00B906FE" w:rsidP="009A4DF3">
      <w:pPr>
        <w:rPr>
          <w:rFonts w:ascii="Century Gothic" w:hAnsi="Century Gothic"/>
          <w:sz w:val="20"/>
        </w:rPr>
      </w:pPr>
    </w:p>
    <w:p w14:paraId="4F106E57"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Searches may be conducted in 2 ways: a General Search and a Personal/Frisk (Pat Down) Search.</w:t>
      </w:r>
    </w:p>
    <w:p w14:paraId="4465D699" w14:textId="77777777" w:rsidR="00B906FE" w:rsidRPr="00912EC7" w:rsidRDefault="00B906FE" w:rsidP="009A4DF3">
      <w:pPr>
        <w:rPr>
          <w:rFonts w:ascii="Century Gothic" w:hAnsi="Century Gothic"/>
          <w:sz w:val="20"/>
        </w:rPr>
      </w:pPr>
    </w:p>
    <w:p w14:paraId="11E68101"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Searches will be carried out as discreetly as the circumstance will allow, with a view to minimising any embarrassment.</w:t>
      </w:r>
    </w:p>
    <w:p w14:paraId="52EFB989" w14:textId="77777777" w:rsidR="00B906FE" w:rsidRPr="00912EC7" w:rsidRDefault="00B906FE" w:rsidP="009A4DF3">
      <w:pPr>
        <w:rPr>
          <w:rFonts w:ascii="Century Gothic" w:hAnsi="Century Gothic"/>
          <w:sz w:val="20"/>
        </w:rPr>
      </w:pPr>
    </w:p>
    <w:p w14:paraId="51ADA31F"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 xml:space="preserve">Workers will be given the opportunity to be </w:t>
      </w:r>
      <w:r w:rsidR="0078679C" w:rsidRPr="00912EC7">
        <w:rPr>
          <w:rFonts w:ascii="Century Gothic" w:hAnsi="Century Gothic"/>
          <w:sz w:val="20"/>
        </w:rPr>
        <w:t>a</w:t>
      </w:r>
      <w:r w:rsidRPr="00912EC7">
        <w:rPr>
          <w:rFonts w:ascii="Century Gothic" w:hAnsi="Century Gothic"/>
          <w:sz w:val="20"/>
        </w:rPr>
        <w:t xml:space="preserve">ccompanied whilst the search is carried out.  </w:t>
      </w:r>
    </w:p>
    <w:p w14:paraId="0D57BAC0" w14:textId="77777777" w:rsidR="00B906FE" w:rsidRPr="00912EC7" w:rsidRDefault="00B906FE" w:rsidP="009A4DF3">
      <w:pPr>
        <w:rPr>
          <w:rFonts w:ascii="Century Gothic" w:hAnsi="Century Gothic"/>
          <w:sz w:val="20"/>
        </w:rPr>
      </w:pPr>
    </w:p>
    <w:p w14:paraId="79A40D19" w14:textId="77777777" w:rsidR="00F45412" w:rsidRPr="00912EC7" w:rsidRDefault="00F45412" w:rsidP="009A418A">
      <w:pPr>
        <w:pStyle w:val="ListParagraph"/>
        <w:numPr>
          <w:ilvl w:val="0"/>
          <w:numId w:val="10"/>
        </w:numPr>
        <w:rPr>
          <w:rFonts w:ascii="Century Gothic" w:hAnsi="Century Gothic"/>
          <w:sz w:val="20"/>
        </w:rPr>
      </w:pPr>
      <w:r w:rsidRPr="00912EC7">
        <w:rPr>
          <w:rFonts w:ascii="Century Gothic" w:hAnsi="Century Gothic"/>
          <w:sz w:val="20"/>
        </w:rPr>
        <w:t>In a case of ‘With Cause’ where no security personnel are available or where it is deemed necessary or where legislation prevents security personnel from searching, local law enforcement agencies will be contacted.</w:t>
      </w:r>
    </w:p>
    <w:p w14:paraId="25975E83" w14:textId="77777777" w:rsidR="00F45412" w:rsidRPr="00912EC7" w:rsidRDefault="00F45412" w:rsidP="009A4DF3">
      <w:pPr>
        <w:rPr>
          <w:rFonts w:ascii="Century Gothic" w:hAnsi="Century Gothic" w:cs="Arial"/>
          <w:color w:val="000000"/>
          <w:sz w:val="20"/>
        </w:rPr>
      </w:pPr>
    </w:p>
    <w:p w14:paraId="3B1186C1" w14:textId="77777777" w:rsidR="00F45412" w:rsidRPr="00912EC7" w:rsidRDefault="00F45412" w:rsidP="009A4DF3">
      <w:pPr>
        <w:rPr>
          <w:rFonts w:ascii="Century Gothic" w:hAnsi="Century Gothic" w:cs="Arial"/>
          <w:b/>
          <w:color w:val="000000"/>
          <w:sz w:val="20"/>
        </w:rPr>
      </w:pPr>
      <w:r w:rsidRPr="00912EC7">
        <w:rPr>
          <w:rFonts w:ascii="Century Gothic" w:hAnsi="Century Gothic" w:cs="Arial"/>
          <w:b/>
          <w:color w:val="000000"/>
          <w:sz w:val="20"/>
        </w:rPr>
        <w:t>When a request to search is made Workers will be required to:</w:t>
      </w:r>
    </w:p>
    <w:p w14:paraId="2A6B78AD" w14:textId="77777777" w:rsidR="00F45412" w:rsidRPr="00912EC7" w:rsidRDefault="00F45412" w:rsidP="009A4DF3">
      <w:pPr>
        <w:rPr>
          <w:rFonts w:ascii="Century Gothic" w:hAnsi="Century Gothic" w:cs="Arial"/>
          <w:color w:val="000000"/>
          <w:sz w:val="20"/>
        </w:rPr>
      </w:pPr>
    </w:p>
    <w:p w14:paraId="78014129" w14:textId="77777777" w:rsidR="00F45412" w:rsidRPr="00912EC7" w:rsidRDefault="00F45412" w:rsidP="009A418A">
      <w:pPr>
        <w:pStyle w:val="ListParagraph"/>
        <w:numPr>
          <w:ilvl w:val="0"/>
          <w:numId w:val="11"/>
        </w:numPr>
        <w:rPr>
          <w:rFonts w:ascii="Century Gothic" w:hAnsi="Century Gothic"/>
          <w:sz w:val="20"/>
        </w:rPr>
      </w:pPr>
      <w:r w:rsidRPr="00912EC7">
        <w:rPr>
          <w:rFonts w:ascii="Century Gothic" w:hAnsi="Century Gothic"/>
          <w:sz w:val="20"/>
        </w:rPr>
        <w:t xml:space="preserve">Sign an Agreement to Search Form (see sample </w:t>
      </w:r>
      <w:r w:rsidR="00B854BF" w:rsidRPr="00912EC7">
        <w:rPr>
          <w:rFonts w:ascii="Century Gothic" w:hAnsi="Century Gothic"/>
          <w:sz w:val="20"/>
        </w:rPr>
        <w:t>below</w:t>
      </w:r>
      <w:r w:rsidRPr="00912EC7">
        <w:rPr>
          <w:rFonts w:ascii="Century Gothic" w:hAnsi="Century Gothic"/>
          <w:sz w:val="20"/>
        </w:rPr>
        <w:t>).</w:t>
      </w:r>
    </w:p>
    <w:p w14:paraId="632DCA90" w14:textId="77777777" w:rsidR="00B906FE" w:rsidRPr="00912EC7" w:rsidRDefault="00B906FE" w:rsidP="009A4DF3">
      <w:pPr>
        <w:pStyle w:val="ListParagraph"/>
        <w:rPr>
          <w:rFonts w:ascii="Century Gothic" w:hAnsi="Century Gothic"/>
          <w:sz w:val="20"/>
        </w:rPr>
      </w:pPr>
    </w:p>
    <w:p w14:paraId="6EC0DC23" w14:textId="77777777" w:rsidR="00F45412" w:rsidRPr="00912EC7" w:rsidRDefault="00F45412" w:rsidP="009A418A">
      <w:pPr>
        <w:pStyle w:val="ListParagraph"/>
        <w:numPr>
          <w:ilvl w:val="0"/>
          <w:numId w:val="11"/>
        </w:numPr>
        <w:rPr>
          <w:rFonts w:ascii="Century Gothic" w:hAnsi="Century Gothic"/>
          <w:sz w:val="20"/>
        </w:rPr>
      </w:pPr>
      <w:r w:rsidRPr="00912EC7">
        <w:rPr>
          <w:rFonts w:ascii="Century Gothic" w:hAnsi="Century Gothic"/>
          <w:sz w:val="20"/>
        </w:rPr>
        <w:t>Allow their Personal Property and not obstruct Virgin Premises to be searched.</w:t>
      </w:r>
    </w:p>
    <w:p w14:paraId="77CA2525" w14:textId="77777777" w:rsidR="00B906FE" w:rsidRPr="00912EC7" w:rsidRDefault="00B906FE" w:rsidP="009A4DF3">
      <w:pPr>
        <w:rPr>
          <w:rFonts w:ascii="Century Gothic" w:hAnsi="Century Gothic"/>
          <w:sz w:val="20"/>
        </w:rPr>
      </w:pPr>
    </w:p>
    <w:p w14:paraId="20FFF527" w14:textId="77777777" w:rsidR="00F45412" w:rsidRPr="00912EC7" w:rsidRDefault="00F45412" w:rsidP="009A418A">
      <w:pPr>
        <w:pStyle w:val="ListParagraph"/>
        <w:numPr>
          <w:ilvl w:val="0"/>
          <w:numId w:val="11"/>
        </w:numPr>
        <w:rPr>
          <w:rFonts w:ascii="Century Gothic" w:hAnsi="Century Gothic"/>
          <w:sz w:val="20"/>
        </w:rPr>
      </w:pPr>
      <w:r w:rsidRPr="00912EC7">
        <w:rPr>
          <w:rFonts w:ascii="Century Gothic" w:hAnsi="Century Gothic"/>
          <w:sz w:val="20"/>
        </w:rPr>
        <w:t>Be able to provide reasonable evidence of authorisation/ownership of Virgin Company Property, goods or stock carried.</w:t>
      </w:r>
    </w:p>
    <w:p w14:paraId="166CA4A0" w14:textId="77777777" w:rsidR="00B906FE" w:rsidRPr="00912EC7" w:rsidRDefault="00B906FE" w:rsidP="009A4DF3">
      <w:pPr>
        <w:rPr>
          <w:rFonts w:ascii="Century Gothic" w:hAnsi="Century Gothic"/>
          <w:sz w:val="20"/>
        </w:rPr>
      </w:pPr>
    </w:p>
    <w:p w14:paraId="60F43E3A" w14:textId="77777777" w:rsidR="00F45412" w:rsidRPr="00912EC7" w:rsidRDefault="00F45412" w:rsidP="009A418A">
      <w:pPr>
        <w:pStyle w:val="ListParagraph"/>
        <w:numPr>
          <w:ilvl w:val="0"/>
          <w:numId w:val="11"/>
        </w:numPr>
        <w:rPr>
          <w:rFonts w:ascii="Century Gothic" w:hAnsi="Century Gothic"/>
          <w:sz w:val="20"/>
        </w:rPr>
      </w:pPr>
      <w:r w:rsidRPr="00912EC7">
        <w:rPr>
          <w:rFonts w:ascii="Century Gothic" w:hAnsi="Century Gothic"/>
          <w:sz w:val="20"/>
        </w:rPr>
        <w:t>Co-operate during any investigation relating to Virgin Company Property verification.</w:t>
      </w:r>
    </w:p>
    <w:p w14:paraId="15042871" w14:textId="77777777" w:rsidR="00F45412" w:rsidRPr="00912EC7" w:rsidRDefault="00F45412" w:rsidP="009A4DF3">
      <w:pPr>
        <w:rPr>
          <w:rFonts w:ascii="Century Gothic" w:hAnsi="Century Gothic"/>
          <w:sz w:val="20"/>
        </w:rPr>
      </w:pPr>
    </w:p>
    <w:p w14:paraId="5B9023B5" w14:textId="77777777" w:rsidR="00F45412" w:rsidRPr="00912EC7" w:rsidRDefault="00F45412" w:rsidP="009A4DF3">
      <w:pPr>
        <w:pStyle w:val="Heading1"/>
        <w:numPr>
          <w:ilvl w:val="0"/>
          <w:numId w:val="0"/>
        </w:numPr>
        <w:rPr>
          <w:rFonts w:ascii="Century Gothic" w:hAnsi="Century Gothic" w:cs="Arial"/>
          <w:b w:val="0"/>
          <w:color w:val="000000"/>
          <w:sz w:val="20"/>
        </w:rPr>
      </w:pPr>
      <w:r w:rsidRPr="00912EC7">
        <w:rPr>
          <w:rFonts w:ascii="Century Gothic" w:hAnsi="Century Gothic" w:cs="Arial"/>
          <w:color w:val="000000"/>
          <w:sz w:val="20"/>
        </w:rPr>
        <w:t>3.</w:t>
      </w:r>
      <w:r w:rsidRPr="00912EC7">
        <w:rPr>
          <w:rFonts w:ascii="Century Gothic" w:hAnsi="Century Gothic" w:cs="Arial"/>
          <w:color w:val="000000"/>
          <w:sz w:val="20"/>
        </w:rPr>
        <w:tab/>
        <w:t>Refusal of Search</w:t>
      </w:r>
    </w:p>
    <w:p w14:paraId="43B6BA7C" w14:textId="77777777" w:rsidR="00F45412" w:rsidRPr="00912EC7" w:rsidRDefault="00F45412" w:rsidP="009A4DF3">
      <w:pPr>
        <w:ind w:left="720"/>
        <w:rPr>
          <w:rFonts w:ascii="Century Gothic" w:hAnsi="Century Gothic" w:cs="Arial"/>
          <w:color w:val="000000"/>
          <w:sz w:val="20"/>
        </w:rPr>
      </w:pPr>
    </w:p>
    <w:p w14:paraId="541CF7D2"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Any refusal to be searched may lead to adverse inferences being drawn.  If a Worker refuses, they will be given time to consider their decision with their companion (if applicable).  The Worker will be asked to give the reason for refusal on the Agreement to Search Form.  A Virgin management representative will be called to speak to them to discuss their refusal.  </w:t>
      </w:r>
    </w:p>
    <w:p w14:paraId="765C05C8" w14:textId="77777777" w:rsidR="00F45412" w:rsidRPr="00912EC7" w:rsidRDefault="00F45412" w:rsidP="009A4DF3">
      <w:pPr>
        <w:rPr>
          <w:rFonts w:ascii="Century Gothic" w:hAnsi="Century Gothic" w:cs="Arial"/>
          <w:color w:val="000000"/>
          <w:sz w:val="20"/>
        </w:rPr>
      </w:pPr>
    </w:p>
    <w:p w14:paraId="4356C956"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If the Worker continues to </w:t>
      </w:r>
      <w:proofErr w:type="gramStart"/>
      <w:r w:rsidRPr="00912EC7">
        <w:rPr>
          <w:rFonts w:ascii="Century Gothic" w:hAnsi="Century Gothic" w:cs="Arial"/>
          <w:color w:val="000000"/>
          <w:sz w:val="20"/>
        </w:rPr>
        <w:t>refuse</w:t>
      </w:r>
      <w:proofErr w:type="gramEnd"/>
      <w:r w:rsidRPr="00912EC7">
        <w:rPr>
          <w:rFonts w:ascii="Century Gothic" w:hAnsi="Century Gothic" w:cs="Arial"/>
          <w:color w:val="000000"/>
          <w:sz w:val="20"/>
        </w:rPr>
        <w:t xml:space="preserve"> they will be asked to leave the </w:t>
      </w:r>
      <w:r w:rsidR="00C54529" w:rsidRPr="00912EC7">
        <w:rPr>
          <w:rFonts w:ascii="Century Gothic" w:hAnsi="Century Gothic" w:cs="Arial"/>
          <w:color w:val="000000"/>
          <w:sz w:val="20"/>
        </w:rPr>
        <w:t>Premises</w:t>
      </w:r>
      <w:r w:rsidRPr="00912EC7">
        <w:rPr>
          <w:rFonts w:ascii="Century Gothic" w:hAnsi="Century Gothic" w:cs="Arial"/>
          <w:color w:val="000000"/>
          <w:sz w:val="20"/>
        </w:rPr>
        <w:t xml:space="preserve"> and will be suspended from the contract, until such time as they can meet with their own Company’s management. The Worker will be required to surrender any Virgin issued ID passes including office and airside Ids.  </w:t>
      </w:r>
    </w:p>
    <w:p w14:paraId="7376AF7F" w14:textId="77777777" w:rsidR="00F45412" w:rsidRPr="00912EC7" w:rsidRDefault="00F45412" w:rsidP="009A4DF3">
      <w:pPr>
        <w:rPr>
          <w:rFonts w:ascii="Century Gothic" w:hAnsi="Century Gothic" w:cs="Arial"/>
          <w:color w:val="000000"/>
          <w:sz w:val="20"/>
        </w:rPr>
      </w:pPr>
    </w:p>
    <w:p w14:paraId="2B379160"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Virgin will contact the Worker’s Company management to inform them of the refusal.  The decision may be taken to terminate the Worker’s assignment or contract. </w:t>
      </w:r>
    </w:p>
    <w:p w14:paraId="0DD0DBA2" w14:textId="77777777" w:rsidR="00F45412" w:rsidRPr="00912EC7" w:rsidRDefault="00F45412" w:rsidP="009A4DF3">
      <w:pPr>
        <w:rPr>
          <w:rFonts w:ascii="Century Gothic" w:hAnsi="Century Gothic" w:cs="Arial"/>
          <w:color w:val="000000"/>
          <w:sz w:val="20"/>
        </w:rPr>
      </w:pPr>
    </w:p>
    <w:p w14:paraId="20867B78"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Where the search is ‘With Cause’, security personnel may decide to refer any suspicions and/or information to the relevant law enforcement agency.</w:t>
      </w:r>
    </w:p>
    <w:p w14:paraId="623B651C" w14:textId="77777777" w:rsidR="00F45412" w:rsidRPr="00912EC7" w:rsidRDefault="00F45412" w:rsidP="009A4DF3">
      <w:pPr>
        <w:rPr>
          <w:rFonts w:ascii="Century Gothic" w:hAnsi="Century Gothic" w:cs="Arial"/>
          <w:color w:val="000000"/>
          <w:sz w:val="20"/>
        </w:rPr>
      </w:pPr>
    </w:p>
    <w:p w14:paraId="1BA2DE0F" w14:textId="77777777" w:rsidR="00F45412" w:rsidRPr="00912EC7" w:rsidRDefault="00F45412" w:rsidP="009A4DF3">
      <w:pPr>
        <w:pStyle w:val="Heading1"/>
        <w:numPr>
          <w:ilvl w:val="0"/>
          <w:numId w:val="0"/>
        </w:numPr>
        <w:rPr>
          <w:rFonts w:ascii="Century Gothic" w:hAnsi="Century Gothic" w:cs="Arial"/>
          <w:color w:val="000000"/>
          <w:sz w:val="20"/>
        </w:rPr>
      </w:pPr>
      <w:r w:rsidRPr="00912EC7">
        <w:rPr>
          <w:rFonts w:ascii="Century Gothic" w:hAnsi="Century Gothic" w:cs="Arial"/>
          <w:color w:val="000000"/>
          <w:sz w:val="20"/>
        </w:rPr>
        <w:t>4.</w:t>
      </w:r>
      <w:r w:rsidRPr="00912EC7">
        <w:rPr>
          <w:rFonts w:ascii="Century Gothic" w:hAnsi="Century Gothic" w:cs="Arial"/>
          <w:color w:val="000000"/>
          <w:sz w:val="20"/>
        </w:rPr>
        <w:tab/>
        <w:t>Company Property found</w:t>
      </w:r>
    </w:p>
    <w:p w14:paraId="522D94BA" w14:textId="77777777" w:rsidR="00A0265F" w:rsidRPr="00912EC7" w:rsidRDefault="00A0265F" w:rsidP="009A4DF3">
      <w:pPr>
        <w:pStyle w:val="BodyText1"/>
        <w:rPr>
          <w:rFonts w:ascii="Century Gothic" w:hAnsi="Century Gothic" w:cs="Arial"/>
          <w:sz w:val="20"/>
        </w:rPr>
      </w:pPr>
    </w:p>
    <w:p w14:paraId="39AF9503"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Any items of Virgin Company Property found (e.g. laptop, mobile) will be recorded on the Agreement to Search Form.  The Worker will then normally be able to leave the search area/Virgin </w:t>
      </w:r>
      <w:r w:rsidR="00C54529" w:rsidRPr="00912EC7">
        <w:rPr>
          <w:rFonts w:ascii="Century Gothic" w:hAnsi="Century Gothic" w:cs="Arial"/>
          <w:color w:val="000000"/>
          <w:sz w:val="20"/>
        </w:rPr>
        <w:t>Premises</w:t>
      </w:r>
      <w:r w:rsidRPr="00912EC7">
        <w:rPr>
          <w:rFonts w:ascii="Century Gothic" w:hAnsi="Century Gothic" w:cs="Arial"/>
          <w:color w:val="000000"/>
          <w:sz w:val="20"/>
        </w:rPr>
        <w:t xml:space="preserve">.  Within a reasonable time, a copy of this form will be used by Virgin to verify approved possession.   </w:t>
      </w:r>
    </w:p>
    <w:p w14:paraId="1FF46E15" w14:textId="77777777" w:rsidR="00F45412" w:rsidRPr="00912EC7" w:rsidRDefault="00F45412" w:rsidP="009A4DF3">
      <w:pPr>
        <w:rPr>
          <w:rFonts w:ascii="Century Gothic" w:hAnsi="Century Gothic" w:cs="Arial"/>
          <w:b/>
          <w:color w:val="000000"/>
          <w:sz w:val="20"/>
        </w:rPr>
      </w:pPr>
    </w:p>
    <w:p w14:paraId="7F2FD4DF"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Subsequently, if the Virgin Company Property found in the Worker’s possession cannot be verified, the matter will be brought to the attention of Virgin Aviation Security.  It may be also necessary for security personnel to refer their findings to the relevant law enforcement </w:t>
      </w:r>
      <w:r w:rsidRPr="00912EC7">
        <w:rPr>
          <w:rFonts w:ascii="Century Gothic" w:hAnsi="Century Gothic" w:cs="Arial"/>
          <w:color w:val="000000"/>
          <w:sz w:val="20"/>
        </w:rPr>
        <w:lastRenderedPageBreak/>
        <w:t>agency on investigation of the facts available at the time and authorisation of the Virgin Head of Aviation Security or appointed delegate.</w:t>
      </w:r>
    </w:p>
    <w:p w14:paraId="69066685" w14:textId="77777777" w:rsidR="00B906FE" w:rsidRPr="00912EC7" w:rsidRDefault="00B906FE" w:rsidP="009A4DF3">
      <w:pPr>
        <w:rPr>
          <w:rFonts w:ascii="Century Gothic" w:hAnsi="Century Gothic" w:cs="Arial"/>
          <w:color w:val="000000"/>
          <w:sz w:val="20"/>
        </w:rPr>
      </w:pPr>
    </w:p>
    <w:p w14:paraId="3597F1BB" w14:textId="77777777" w:rsidR="00F45412" w:rsidRPr="00912EC7" w:rsidRDefault="00F45412" w:rsidP="009A4DF3">
      <w:pPr>
        <w:rPr>
          <w:rFonts w:ascii="Century Gothic" w:hAnsi="Century Gothic" w:cs="Arial"/>
          <w:caps/>
          <w:color w:val="000000"/>
          <w:sz w:val="20"/>
        </w:rPr>
      </w:pPr>
      <w:r w:rsidRPr="00912EC7">
        <w:rPr>
          <w:rFonts w:ascii="Century Gothic" w:hAnsi="Century Gothic" w:cs="Arial"/>
          <w:caps/>
          <w:color w:val="000000"/>
          <w:sz w:val="20"/>
        </w:rPr>
        <w:t xml:space="preserve">In normal circumstances, </w:t>
      </w:r>
      <w:r w:rsidR="0078679C" w:rsidRPr="00912EC7">
        <w:rPr>
          <w:rFonts w:ascii="Century Gothic" w:hAnsi="Century Gothic" w:cs="Arial"/>
          <w:caps/>
          <w:color w:val="000000"/>
          <w:sz w:val="20"/>
        </w:rPr>
        <w:t>VIRGIN</w:t>
      </w:r>
      <w:r w:rsidRPr="00912EC7">
        <w:rPr>
          <w:rFonts w:ascii="Century Gothic" w:hAnsi="Century Gothic" w:cs="Arial"/>
          <w:caps/>
          <w:color w:val="000000"/>
          <w:sz w:val="20"/>
        </w:rPr>
        <w:t xml:space="preserve"> will prosecute in any case of misappropriation, theft or fraud, whoever may be responsible.</w:t>
      </w:r>
    </w:p>
    <w:p w14:paraId="21215E9D" w14:textId="77777777" w:rsidR="00F45412" w:rsidRPr="00912EC7" w:rsidRDefault="00F45412" w:rsidP="009A4DF3">
      <w:pPr>
        <w:rPr>
          <w:rFonts w:ascii="Century Gothic" w:hAnsi="Century Gothic" w:cs="Arial"/>
          <w:b/>
          <w:color w:val="000000"/>
          <w:sz w:val="20"/>
        </w:rPr>
      </w:pPr>
    </w:p>
    <w:p w14:paraId="1837720C" w14:textId="77777777" w:rsidR="00F45412" w:rsidRPr="00912EC7" w:rsidRDefault="00F45412" w:rsidP="009A4DF3">
      <w:pPr>
        <w:pStyle w:val="Heading1"/>
        <w:numPr>
          <w:ilvl w:val="0"/>
          <w:numId w:val="0"/>
        </w:numPr>
        <w:rPr>
          <w:rFonts w:ascii="Century Gothic" w:hAnsi="Century Gothic" w:cs="Arial"/>
          <w:color w:val="000000"/>
          <w:sz w:val="20"/>
        </w:rPr>
      </w:pPr>
      <w:r w:rsidRPr="00912EC7">
        <w:rPr>
          <w:rFonts w:ascii="Century Gothic" w:hAnsi="Century Gothic" w:cs="Arial"/>
          <w:color w:val="000000"/>
          <w:sz w:val="20"/>
        </w:rPr>
        <w:t>5.</w:t>
      </w:r>
      <w:r w:rsidRPr="00912EC7">
        <w:rPr>
          <w:rFonts w:ascii="Century Gothic" w:hAnsi="Century Gothic" w:cs="Arial"/>
          <w:color w:val="000000"/>
          <w:sz w:val="20"/>
        </w:rPr>
        <w:tab/>
        <w:t>Stolen, prohibited or restricted items found</w:t>
      </w:r>
    </w:p>
    <w:p w14:paraId="221EF500" w14:textId="77777777" w:rsidR="00A0265F" w:rsidRPr="00912EC7" w:rsidRDefault="00A0265F" w:rsidP="009A4DF3">
      <w:pPr>
        <w:pStyle w:val="BodyText1"/>
        <w:rPr>
          <w:rFonts w:ascii="Century Gothic" w:hAnsi="Century Gothic" w:cs="Arial"/>
          <w:sz w:val="20"/>
        </w:rPr>
      </w:pPr>
    </w:p>
    <w:p w14:paraId="18A9D526"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Where there is reasonable suspicion or belief that a Worker is in possession of stolen, </w:t>
      </w:r>
      <w:proofErr w:type="gramStart"/>
      <w:r w:rsidRPr="00912EC7">
        <w:rPr>
          <w:rFonts w:ascii="Century Gothic" w:hAnsi="Century Gothic" w:cs="Arial"/>
          <w:color w:val="000000"/>
          <w:sz w:val="20"/>
        </w:rPr>
        <w:t>prohibited</w:t>
      </w:r>
      <w:proofErr w:type="gramEnd"/>
      <w:r w:rsidRPr="00912EC7">
        <w:rPr>
          <w:rFonts w:ascii="Century Gothic" w:hAnsi="Century Gothic" w:cs="Arial"/>
          <w:color w:val="000000"/>
          <w:sz w:val="20"/>
        </w:rPr>
        <w:t xml:space="preserve"> or restricted items which may contravene statute and/or common law, Virgin will contact the Worker’s Company management and their assignment or contract may be terminated.</w:t>
      </w:r>
    </w:p>
    <w:p w14:paraId="4662C59B" w14:textId="77777777" w:rsidR="00F45412" w:rsidRPr="00912EC7" w:rsidRDefault="00F45412" w:rsidP="009A4DF3">
      <w:pPr>
        <w:rPr>
          <w:rFonts w:ascii="Century Gothic" w:hAnsi="Century Gothic" w:cs="Arial"/>
          <w:color w:val="000000"/>
          <w:sz w:val="20"/>
        </w:rPr>
      </w:pPr>
    </w:p>
    <w:p w14:paraId="5643AAFE"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 xml:space="preserve">The Worker will be asked to leave the </w:t>
      </w:r>
      <w:r w:rsidR="00C54529" w:rsidRPr="00912EC7">
        <w:rPr>
          <w:rFonts w:ascii="Century Gothic" w:hAnsi="Century Gothic" w:cs="Arial"/>
          <w:color w:val="000000"/>
          <w:sz w:val="20"/>
        </w:rPr>
        <w:t>Premises</w:t>
      </w:r>
      <w:r w:rsidRPr="00912EC7">
        <w:rPr>
          <w:rFonts w:ascii="Century Gothic" w:hAnsi="Century Gothic" w:cs="Arial"/>
          <w:color w:val="000000"/>
          <w:sz w:val="20"/>
        </w:rPr>
        <w:t xml:space="preserve"> and surrender any Virgin issued ID passes including office and airside Ids.</w:t>
      </w:r>
    </w:p>
    <w:p w14:paraId="7D03AA63" w14:textId="77777777" w:rsidR="00CF07CD" w:rsidRPr="00912EC7" w:rsidRDefault="00CF07CD" w:rsidP="009A4DF3">
      <w:pPr>
        <w:rPr>
          <w:rFonts w:ascii="Century Gothic" w:hAnsi="Century Gothic" w:cs="Arial"/>
          <w:color w:val="000000"/>
          <w:sz w:val="20"/>
        </w:rPr>
      </w:pPr>
    </w:p>
    <w:p w14:paraId="10AC892F"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It may be also necessary for security personnel to refer their findings to the relevant law enforcement agency on investigation of the facts available at the time and authorisation of the Head of Aviation Security or appointed delegate.</w:t>
      </w:r>
    </w:p>
    <w:p w14:paraId="4617953C" w14:textId="77777777" w:rsidR="00F45412" w:rsidRPr="00912EC7" w:rsidRDefault="00F45412" w:rsidP="009A4DF3">
      <w:pPr>
        <w:rPr>
          <w:rFonts w:ascii="Century Gothic" w:hAnsi="Century Gothic" w:cs="Arial"/>
          <w:color w:val="000000"/>
          <w:sz w:val="20"/>
        </w:rPr>
      </w:pPr>
    </w:p>
    <w:p w14:paraId="11C4EB60" w14:textId="77777777" w:rsidR="00F45412" w:rsidRPr="00912EC7" w:rsidRDefault="00F45412" w:rsidP="009A4DF3">
      <w:pPr>
        <w:pStyle w:val="Heading1"/>
        <w:numPr>
          <w:ilvl w:val="0"/>
          <w:numId w:val="0"/>
        </w:numPr>
        <w:rPr>
          <w:rFonts w:ascii="Century Gothic" w:hAnsi="Century Gothic" w:cs="Arial"/>
          <w:b w:val="0"/>
          <w:color w:val="000000"/>
          <w:sz w:val="20"/>
        </w:rPr>
      </w:pPr>
      <w:r w:rsidRPr="00912EC7">
        <w:rPr>
          <w:rFonts w:ascii="Century Gothic" w:hAnsi="Century Gothic" w:cs="Arial"/>
          <w:color w:val="000000"/>
          <w:sz w:val="20"/>
        </w:rPr>
        <w:t>6.</w:t>
      </w:r>
      <w:r w:rsidRPr="00912EC7">
        <w:rPr>
          <w:rFonts w:ascii="Century Gothic" w:hAnsi="Century Gothic" w:cs="Arial"/>
          <w:color w:val="000000"/>
          <w:sz w:val="20"/>
        </w:rPr>
        <w:tab/>
        <w:t>Complaints</w:t>
      </w:r>
    </w:p>
    <w:p w14:paraId="4A868DC7" w14:textId="77777777" w:rsidR="00F45412" w:rsidRPr="00912EC7" w:rsidRDefault="00F45412" w:rsidP="009A4DF3">
      <w:pPr>
        <w:rPr>
          <w:rFonts w:ascii="Century Gothic" w:hAnsi="Century Gothic" w:cs="Arial"/>
          <w:b/>
          <w:color w:val="000000"/>
          <w:sz w:val="20"/>
        </w:rPr>
      </w:pPr>
    </w:p>
    <w:p w14:paraId="26F9E535" w14:textId="77777777" w:rsidR="00F45412" w:rsidRPr="00912EC7" w:rsidRDefault="00F45412" w:rsidP="009A4DF3">
      <w:pPr>
        <w:rPr>
          <w:rFonts w:ascii="Century Gothic" w:hAnsi="Century Gothic" w:cs="Arial"/>
          <w:color w:val="000000"/>
          <w:sz w:val="20"/>
        </w:rPr>
      </w:pPr>
      <w:r w:rsidRPr="00912EC7">
        <w:rPr>
          <w:rFonts w:ascii="Century Gothic" w:hAnsi="Century Gothic" w:cs="Arial"/>
          <w:color w:val="000000"/>
          <w:sz w:val="20"/>
        </w:rPr>
        <w:t>If a Worker wishes to make a complaint in relation to a search being requested and/or carried out, they can do so by using their own Company’s Grievance Procedure or writing to the Virgin Head of Aviation Security.</w:t>
      </w:r>
    </w:p>
    <w:p w14:paraId="5BDAFAE5" w14:textId="77777777" w:rsidR="00F45412" w:rsidRPr="00912EC7" w:rsidRDefault="00F45412" w:rsidP="009A4DF3">
      <w:pPr>
        <w:rPr>
          <w:rFonts w:ascii="Century Gothic" w:hAnsi="Century Gothic" w:cs="Arial"/>
          <w:color w:val="000000"/>
          <w:sz w:val="20"/>
        </w:rPr>
      </w:pPr>
    </w:p>
    <w:p w14:paraId="7AD7F875" w14:textId="77777777" w:rsidR="00F45412" w:rsidRPr="00912EC7" w:rsidRDefault="30B5E1AA" w:rsidP="0B2AA191">
      <w:pPr>
        <w:rPr>
          <w:rFonts w:ascii="Century Gothic" w:hAnsi="Century Gothic" w:cs="Arial"/>
          <w:color w:val="000000"/>
          <w:sz w:val="20"/>
        </w:rPr>
      </w:pPr>
      <w:r w:rsidRPr="00912EC7">
        <w:rPr>
          <w:rFonts w:ascii="Century Gothic" w:hAnsi="Century Gothic" w:cs="Arial"/>
          <w:b/>
          <w:bCs/>
          <w:color w:val="000000" w:themeColor="text1"/>
          <w:sz w:val="20"/>
        </w:rPr>
        <w:t>Issued by:</w:t>
      </w:r>
    </w:p>
    <w:p w14:paraId="4A639577" w14:textId="77777777" w:rsidR="00F45412" w:rsidRPr="00912EC7" w:rsidRDefault="00F45412" w:rsidP="009A4DF3">
      <w:pPr>
        <w:rPr>
          <w:rFonts w:ascii="Century Gothic" w:hAnsi="Century Gothic" w:cs="Arial"/>
          <w:color w:val="000000"/>
          <w:sz w:val="20"/>
        </w:rPr>
      </w:pPr>
    </w:p>
    <w:p w14:paraId="5FA17728" w14:textId="07B7B955" w:rsidR="60C08BCC" w:rsidRPr="00912EC7" w:rsidRDefault="60C08BCC" w:rsidP="72F64C24">
      <w:pPr>
        <w:tabs>
          <w:tab w:val="left" w:pos="1800"/>
        </w:tabs>
        <w:rPr>
          <w:rFonts w:ascii="Century Gothic" w:hAnsi="Century Gothic" w:cs="Arial"/>
          <w:color w:val="000000" w:themeColor="text1"/>
          <w:sz w:val="20"/>
        </w:rPr>
      </w:pPr>
      <w:r w:rsidRPr="00912EC7">
        <w:rPr>
          <w:rFonts w:ascii="Century Gothic" w:hAnsi="Century Gothic" w:cs="Arial"/>
          <w:color w:val="000000" w:themeColor="text1"/>
          <w:sz w:val="20"/>
        </w:rPr>
        <w:t>Virgin Atlantic Airways Limited</w:t>
      </w:r>
    </w:p>
    <w:p w14:paraId="09A0E385" w14:textId="4AD5EFD7"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Aviation Security</w:t>
      </w:r>
    </w:p>
    <w:p w14:paraId="6609ACA9" w14:textId="08904AAF"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The VHQ</w:t>
      </w:r>
    </w:p>
    <w:p w14:paraId="298CD0BF" w14:textId="77777777"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Fleming Way</w:t>
      </w:r>
    </w:p>
    <w:p w14:paraId="655A4525" w14:textId="77777777"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Crawley</w:t>
      </w:r>
    </w:p>
    <w:p w14:paraId="7C996916" w14:textId="77777777"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West Sussex</w:t>
      </w:r>
    </w:p>
    <w:p w14:paraId="71DB691B" w14:textId="77777777" w:rsidR="60C08BCC" w:rsidRPr="00912EC7" w:rsidRDefault="60C08BCC" w:rsidP="72F64C24">
      <w:pPr>
        <w:rPr>
          <w:rFonts w:ascii="Century Gothic" w:hAnsi="Century Gothic" w:cs="Arial"/>
          <w:color w:val="000000" w:themeColor="text1"/>
          <w:sz w:val="20"/>
        </w:rPr>
      </w:pPr>
      <w:r w:rsidRPr="00912EC7">
        <w:rPr>
          <w:rFonts w:ascii="Century Gothic" w:hAnsi="Century Gothic" w:cs="Arial"/>
          <w:color w:val="000000" w:themeColor="text1"/>
          <w:sz w:val="20"/>
        </w:rPr>
        <w:t>RH10 9DF</w:t>
      </w:r>
    </w:p>
    <w:p w14:paraId="4CDA0334" w14:textId="77777777" w:rsidR="60C08BCC" w:rsidRPr="00912EC7" w:rsidRDefault="60C08BCC" w:rsidP="72F64C24">
      <w:pPr>
        <w:rPr>
          <w:rFonts w:ascii="Century Gothic" w:hAnsi="Century Gothic"/>
          <w:color w:val="000000" w:themeColor="text1"/>
          <w:sz w:val="20"/>
        </w:rPr>
      </w:pPr>
      <w:r w:rsidRPr="00912EC7">
        <w:rPr>
          <w:rFonts w:ascii="Century Gothic" w:hAnsi="Century Gothic" w:cs="Arial"/>
          <w:color w:val="000000" w:themeColor="text1"/>
          <w:sz w:val="20"/>
        </w:rPr>
        <w:t>United Kingdom</w:t>
      </w:r>
    </w:p>
    <w:p w14:paraId="3F969E33" w14:textId="192831CC" w:rsidR="72F64C24" w:rsidRPr="00912EC7" w:rsidRDefault="72F64C24" w:rsidP="72F64C24">
      <w:pPr>
        <w:tabs>
          <w:tab w:val="left" w:pos="1800"/>
        </w:tabs>
        <w:rPr>
          <w:rFonts w:ascii="Century Gothic" w:hAnsi="Century Gothic" w:cs="Arial"/>
          <w:color w:val="000000" w:themeColor="text1"/>
          <w:sz w:val="20"/>
        </w:rPr>
      </w:pPr>
    </w:p>
    <w:p w14:paraId="0A1C84D1" w14:textId="77777777" w:rsidR="00F45412" w:rsidRPr="00912EC7" w:rsidRDefault="00F45412" w:rsidP="009A4DF3">
      <w:pPr>
        <w:rPr>
          <w:rFonts w:ascii="Century Gothic" w:hAnsi="Century Gothic" w:cs="Arial"/>
          <w:color w:val="000000"/>
          <w:sz w:val="20"/>
        </w:rPr>
      </w:pPr>
    </w:p>
    <w:p w14:paraId="031FFF66" w14:textId="77777777" w:rsidR="00F45412" w:rsidRPr="00912EC7" w:rsidRDefault="00F45412" w:rsidP="009A4DF3">
      <w:pPr>
        <w:tabs>
          <w:tab w:val="left" w:pos="1800"/>
        </w:tabs>
        <w:rPr>
          <w:rFonts w:ascii="Century Gothic" w:hAnsi="Century Gothic" w:cs="Arial"/>
          <w:color w:val="000000"/>
          <w:sz w:val="20"/>
        </w:rPr>
      </w:pPr>
      <w:r w:rsidRPr="00912EC7">
        <w:rPr>
          <w:rFonts w:ascii="Century Gothic" w:hAnsi="Century Gothic" w:cs="Arial"/>
          <w:b/>
          <w:color w:val="000000"/>
          <w:sz w:val="20"/>
        </w:rPr>
        <w:t>Effective date:</w:t>
      </w:r>
    </w:p>
    <w:p w14:paraId="7D95ABBE" w14:textId="77777777" w:rsidR="00F45412" w:rsidRPr="00912EC7" w:rsidRDefault="00F45412" w:rsidP="009A4DF3">
      <w:pPr>
        <w:tabs>
          <w:tab w:val="left" w:pos="1800"/>
        </w:tabs>
        <w:rPr>
          <w:rFonts w:ascii="Century Gothic" w:hAnsi="Century Gothic" w:cs="Arial"/>
          <w:color w:val="000000"/>
          <w:sz w:val="20"/>
        </w:rPr>
      </w:pPr>
    </w:p>
    <w:p w14:paraId="71EA80FF" w14:textId="77777777" w:rsidR="00F45412" w:rsidRPr="00912EC7" w:rsidRDefault="00F45412" w:rsidP="009A4DF3">
      <w:pPr>
        <w:tabs>
          <w:tab w:val="left" w:pos="1800"/>
        </w:tabs>
        <w:rPr>
          <w:rFonts w:ascii="Century Gothic" w:hAnsi="Century Gothic" w:cs="Arial"/>
          <w:color w:val="000000"/>
          <w:sz w:val="20"/>
        </w:rPr>
      </w:pPr>
      <w:r w:rsidRPr="00912EC7">
        <w:rPr>
          <w:rFonts w:ascii="Century Gothic" w:hAnsi="Century Gothic" w:cs="Arial"/>
          <w:color w:val="000000"/>
          <w:sz w:val="20"/>
        </w:rPr>
        <w:t>05 September 2005</w:t>
      </w:r>
    </w:p>
    <w:p w14:paraId="4C63B9D6" w14:textId="77777777" w:rsidR="00F45412" w:rsidRPr="00912EC7" w:rsidRDefault="00F45412" w:rsidP="009A4DF3">
      <w:pPr>
        <w:rPr>
          <w:rFonts w:ascii="Century Gothic" w:hAnsi="Century Gothic" w:cs="Arial"/>
          <w:color w:val="000000"/>
          <w:sz w:val="20"/>
        </w:rPr>
      </w:pPr>
    </w:p>
    <w:p w14:paraId="28DD22AE" w14:textId="77777777" w:rsidR="00F45412" w:rsidRPr="00912EC7" w:rsidRDefault="00F45412" w:rsidP="009A4DF3">
      <w:pPr>
        <w:pBdr>
          <w:top w:val="single" w:sz="6" w:space="1" w:color="auto"/>
          <w:left w:val="single" w:sz="6" w:space="4" w:color="auto"/>
          <w:bottom w:val="single" w:sz="6" w:space="1" w:color="auto"/>
          <w:right w:val="single" w:sz="6" w:space="4" w:color="auto"/>
        </w:pBdr>
        <w:rPr>
          <w:rFonts w:ascii="Century Gothic" w:hAnsi="Century Gothic" w:cs="Arial"/>
          <w:b/>
          <w:color w:val="000000"/>
          <w:sz w:val="20"/>
        </w:rPr>
      </w:pPr>
      <w:r w:rsidRPr="00912EC7">
        <w:rPr>
          <w:rFonts w:ascii="Century Gothic" w:hAnsi="Century Gothic" w:cs="Arial"/>
          <w:b/>
          <w:color w:val="000000"/>
          <w:sz w:val="20"/>
        </w:rPr>
        <w:t xml:space="preserve">If Workers have any queries in relation to this procedure, they should contact their own Company’s Management who will </w:t>
      </w:r>
      <w:r w:rsidRPr="00912EC7">
        <w:rPr>
          <w:rFonts w:ascii="Century Gothic" w:hAnsi="Century Gothic" w:cs="Arial"/>
          <w:b/>
          <w:bCs/>
          <w:color w:val="000000"/>
          <w:sz w:val="20"/>
        </w:rPr>
        <w:t>lia</w:t>
      </w:r>
      <w:r w:rsidR="009F76BF" w:rsidRPr="00912EC7">
        <w:rPr>
          <w:rFonts w:ascii="Century Gothic" w:hAnsi="Century Gothic" w:cs="Arial"/>
          <w:b/>
          <w:bCs/>
          <w:color w:val="000000"/>
          <w:sz w:val="20"/>
        </w:rPr>
        <w:t>i</w:t>
      </w:r>
      <w:r w:rsidRPr="00912EC7">
        <w:rPr>
          <w:rFonts w:ascii="Century Gothic" w:hAnsi="Century Gothic" w:cs="Arial"/>
          <w:b/>
          <w:bCs/>
          <w:color w:val="000000"/>
          <w:sz w:val="20"/>
        </w:rPr>
        <w:t>se</w:t>
      </w:r>
      <w:r w:rsidRPr="00912EC7">
        <w:rPr>
          <w:rFonts w:ascii="Century Gothic" w:hAnsi="Century Gothic" w:cs="Arial"/>
          <w:b/>
          <w:color w:val="000000"/>
          <w:sz w:val="20"/>
        </w:rPr>
        <w:t xml:space="preserve"> with the Virgin Management Representative responsible for engaging their Company’s goods or services.</w:t>
      </w:r>
    </w:p>
    <w:p w14:paraId="4688422E" w14:textId="77777777" w:rsidR="00BB4142" w:rsidRPr="00912EC7" w:rsidRDefault="00BB4142" w:rsidP="009A4DF3">
      <w:pPr>
        <w:rPr>
          <w:rFonts w:ascii="Century Gothic" w:hAnsi="Century Gothic" w:cs="Arial"/>
          <w:b/>
          <w:color w:val="000000"/>
          <w:sz w:val="20"/>
        </w:rPr>
      </w:pPr>
    </w:p>
    <w:p w14:paraId="745FB7CC" w14:textId="77777777" w:rsidR="00B906FE" w:rsidRPr="00912EC7" w:rsidRDefault="00B906FE" w:rsidP="009A4DF3">
      <w:pPr>
        <w:rPr>
          <w:rFonts w:ascii="Century Gothic" w:hAnsi="Century Gothic"/>
          <w:b/>
          <w:color w:val="000000"/>
          <w:sz w:val="20"/>
        </w:rPr>
        <w:sectPr w:rsidR="00B906FE" w:rsidRPr="00912EC7" w:rsidSect="00400631">
          <w:footerReference w:type="even" r:id="rId18"/>
          <w:footerReference w:type="default" r:id="rId19"/>
          <w:pgSz w:w="11906" w:h="16838" w:code="9"/>
          <w:pgMar w:top="1440" w:right="1416" w:bottom="1134" w:left="1560" w:header="709" w:footer="709" w:gutter="0"/>
          <w:cols w:space="708"/>
          <w:docGrid w:linePitch="360"/>
        </w:sectPr>
      </w:pPr>
    </w:p>
    <w:p w14:paraId="171B0C31" w14:textId="77777777" w:rsidR="00F45412" w:rsidRPr="00912EC7" w:rsidRDefault="00F45412" w:rsidP="009A4DF3">
      <w:pPr>
        <w:rPr>
          <w:rFonts w:ascii="Century Gothic" w:hAnsi="Century Gothic" w:cs="Arial"/>
          <w:b/>
          <w:color w:val="000000"/>
          <w:sz w:val="20"/>
        </w:rPr>
      </w:pPr>
      <w:r w:rsidRPr="00912EC7">
        <w:rPr>
          <w:rFonts w:ascii="Century Gothic" w:hAnsi="Century Gothic" w:cs="Arial"/>
          <w:b/>
          <w:color w:val="000000"/>
          <w:sz w:val="20"/>
        </w:rPr>
        <w:lastRenderedPageBreak/>
        <w:t>AGREEMENT TO SEARCH FORM</w:t>
      </w:r>
    </w:p>
    <w:p w14:paraId="03AF69AE" w14:textId="77777777" w:rsidR="00F45412" w:rsidRPr="00912EC7" w:rsidRDefault="00F45412" w:rsidP="009A4DF3">
      <w:pPr>
        <w:rPr>
          <w:rFonts w:ascii="Century Gothic" w:hAnsi="Century Gothic" w:cs="Arial"/>
          <w:color w:val="000000"/>
          <w:sz w:val="20"/>
        </w:rPr>
      </w:pPr>
    </w:p>
    <w:p w14:paraId="7B75DC53" w14:textId="77777777" w:rsidR="00F45412" w:rsidRPr="00912EC7" w:rsidRDefault="00F45412" w:rsidP="009A4DF3">
      <w:pPr>
        <w:tabs>
          <w:tab w:val="left" w:leader="dot" w:pos="4140"/>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Name:  </w:t>
      </w:r>
      <w:r w:rsidRPr="00912EC7">
        <w:rPr>
          <w:rFonts w:ascii="Century Gothic" w:hAnsi="Century Gothic" w:cs="Arial"/>
          <w:color w:val="000000"/>
          <w:sz w:val="20"/>
        </w:rPr>
        <w:tab/>
        <w:t xml:space="preserve">Payroll No. (if applicable):  </w:t>
      </w:r>
      <w:r w:rsidRPr="00912EC7">
        <w:rPr>
          <w:rFonts w:ascii="Century Gothic" w:hAnsi="Century Gothic" w:cs="Arial"/>
          <w:color w:val="000000"/>
          <w:sz w:val="20"/>
        </w:rPr>
        <w:tab/>
      </w:r>
    </w:p>
    <w:p w14:paraId="73924B1E" w14:textId="6B4203B7" w:rsidR="00F45412" w:rsidRPr="00912EC7" w:rsidRDefault="30B5E1AA" w:rsidP="0B2AA191">
      <w:pPr>
        <w:tabs>
          <w:tab w:val="left" w:pos="3780"/>
          <w:tab w:val="left" w:leader="dot" w:pos="7020"/>
          <w:tab w:val="left" w:leader="dot" w:pos="7920"/>
          <w:tab w:val="right" w:leader="dot" w:pos="8460"/>
        </w:tabs>
        <w:spacing w:after="120"/>
        <w:rPr>
          <w:rFonts w:ascii="Century Gothic" w:hAnsi="Century Gothic"/>
        </w:rPr>
      </w:pPr>
      <w:r w:rsidRPr="00912EC7">
        <w:rPr>
          <w:rFonts w:ascii="Century Gothic" w:hAnsi="Century Gothic" w:cs="Arial"/>
          <w:color w:val="000000" w:themeColor="text1"/>
          <w:sz w:val="20"/>
        </w:rPr>
        <w:t xml:space="preserve">Category (tick appropriate):  Employee  </w:t>
      </w:r>
      <w:r w:rsidR="07AF4B84" w:rsidRPr="00912EC7">
        <w:rPr>
          <w:rFonts w:ascii="Century Gothic" w:hAnsi="Century Gothic"/>
          <w:noProof/>
        </w:rPr>
        <w:drawing>
          <wp:inline distT="0" distB="0" distL="0" distR="0" wp14:anchorId="2FCDFA1D" wp14:editId="35214E9C">
            <wp:extent cx="176799" cy="170703"/>
            <wp:effectExtent l="0" t="0" r="0" b="0"/>
            <wp:docPr id="1739867910" name="Picture 173986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cs="Arial"/>
          <w:color w:val="000000" w:themeColor="text1"/>
          <w:sz w:val="20"/>
        </w:rPr>
        <w:t xml:space="preserve">     Agency Worker </w:t>
      </w:r>
      <w:r w:rsidR="3CBFFB0F" w:rsidRPr="00912EC7">
        <w:rPr>
          <w:rFonts w:ascii="Century Gothic" w:hAnsi="Century Gothic"/>
          <w:noProof/>
        </w:rPr>
        <w:drawing>
          <wp:inline distT="0" distB="0" distL="0" distR="0" wp14:anchorId="62F31856" wp14:editId="4E800FF3">
            <wp:extent cx="176799" cy="170703"/>
            <wp:effectExtent l="0" t="0" r="0" b="0"/>
            <wp:docPr id="1302969187" name="Picture 1302969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cs="Arial"/>
          <w:color w:val="000000" w:themeColor="text1"/>
          <w:sz w:val="20"/>
        </w:rPr>
        <w:t xml:space="preserve">      Contractor</w:t>
      </w:r>
      <w:r w:rsidR="74010223" w:rsidRPr="00912EC7">
        <w:rPr>
          <w:rFonts w:ascii="Century Gothic" w:hAnsi="Century Gothic" w:cs="Arial"/>
          <w:color w:val="000000" w:themeColor="text1"/>
          <w:sz w:val="20"/>
        </w:rPr>
        <w:t xml:space="preserve"> </w:t>
      </w:r>
      <w:r w:rsidR="74010223" w:rsidRPr="00912EC7">
        <w:rPr>
          <w:rFonts w:ascii="Century Gothic" w:hAnsi="Century Gothic"/>
          <w:noProof/>
        </w:rPr>
        <w:drawing>
          <wp:inline distT="0" distB="0" distL="0" distR="0" wp14:anchorId="6E09EA5F" wp14:editId="1DA0EBDB">
            <wp:extent cx="197304" cy="190500"/>
            <wp:effectExtent l="0" t="0" r="0" b="0"/>
            <wp:docPr id="1619235188" name="Picture 16192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97304" cy="190500"/>
                    </a:xfrm>
                    <a:prstGeom prst="rect">
                      <a:avLst/>
                    </a:prstGeom>
                  </pic:spPr>
                </pic:pic>
              </a:graphicData>
            </a:graphic>
          </wp:inline>
        </w:drawing>
      </w:r>
    </w:p>
    <w:p w14:paraId="4E58BE8D" w14:textId="77777777" w:rsidR="00F45412" w:rsidRPr="00912EC7" w:rsidRDefault="00F45412" w:rsidP="0B2AA191">
      <w:pPr>
        <w:tabs>
          <w:tab w:val="right" w:leader="dot" w:pos="7938"/>
        </w:tabs>
        <w:rPr>
          <w:rFonts w:ascii="Century Gothic" w:hAnsi="Century Gothic" w:cs="Arial"/>
          <w:color w:val="000000"/>
          <w:sz w:val="20"/>
        </w:rPr>
      </w:pPr>
    </w:p>
    <w:p w14:paraId="3D92FC6B" w14:textId="77777777" w:rsidR="00F45412" w:rsidRPr="00912EC7" w:rsidRDefault="30B5E1AA" w:rsidP="009A4DF3">
      <w:pPr>
        <w:rPr>
          <w:rFonts w:ascii="Century Gothic" w:hAnsi="Century Gothic" w:cs="Arial"/>
          <w:color w:val="000000"/>
          <w:sz w:val="20"/>
        </w:rPr>
      </w:pPr>
      <w:r w:rsidRPr="00912EC7">
        <w:rPr>
          <w:rFonts w:ascii="Century Gothic" w:hAnsi="Century Gothic" w:cs="Arial"/>
          <w:color w:val="000000" w:themeColor="text1"/>
          <w:sz w:val="20"/>
        </w:rPr>
        <w:t>Do you give your consent to a search made under the Virgin Atlantic Airways’ Right of Search Policy?</w:t>
      </w:r>
    </w:p>
    <w:p w14:paraId="7D8A6751" w14:textId="4E054762" w:rsidR="0B2AA191" w:rsidRPr="00912EC7" w:rsidRDefault="0B2AA191" w:rsidP="0B2AA191">
      <w:pPr>
        <w:rPr>
          <w:rFonts w:ascii="Century Gothic" w:hAnsi="Century Gothic" w:cs="Arial"/>
          <w:color w:val="000000" w:themeColor="text1"/>
          <w:sz w:val="20"/>
        </w:rPr>
      </w:pPr>
    </w:p>
    <w:p w14:paraId="20170868" w14:textId="45CAE246" w:rsidR="7583EC9B" w:rsidRPr="00912EC7" w:rsidRDefault="7583EC9B" w:rsidP="0B2AA191">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 </w:t>
      </w:r>
      <w:r w:rsidRPr="00912EC7">
        <w:rPr>
          <w:rFonts w:ascii="Century Gothic" w:hAnsi="Century Gothic" w:cs="Arial"/>
          <w:b/>
          <w:bCs/>
          <w:color w:val="000000" w:themeColor="text1"/>
          <w:sz w:val="20"/>
        </w:rPr>
        <w:t xml:space="preserve">YES </w:t>
      </w:r>
      <w:r w:rsidRPr="00912EC7">
        <w:rPr>
          <w:rFonts w:ascii="Century Gothic" w:hAnsi="Century Gothic"/>
          <w:noProof/>
        </w:rPr>
        <w:drawing>
          <wp:inline distT="0" distB="0" distL="0" distR="0" wp14:anchorId="763544DB" wp14:editId="3BEED8E4">
            <wp:extent cx="176799" cy="170703"/>
            <wp:effectExtent l="0" t="0" r="0" b="0"/>
            <wp:docPr id="486354998" name="Picture 48635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rPr>
        <w:tab/>
      </w:r>
      <w:r w:rsidRPr="00912EC7">
        <w:rPr>
          <w:rFonts w:ascii="Century Gothic" w:hAnsi="Century Gothic" w:cs="Arial"/>
          <w:b/>
          <w:bCs/>
          <w:color w:val="000000" w:themeColor="text1"/>
          <w:sz w:val="20"/>
        </w:rPr>
        <w:t xml:space="preserve">NO </w:t>
      </w:r>
      <w:r w:rsidRPr="00912EC7">
        <w:rPr>
          <w:rFonts w:ascii="Century Gothic" w:hAnsi="Century Gothic"/>
          <w:noProof/>
        </w:rPr>
        <w:drawing>
          <wp:inline distT="0" distB="0" distL="0" distR="0" wp14:anchorId="083695E1" wp14:editId="2A3F1D1D">
            <wp:extent cx="197304" cy="190500"/>
            <wp:effectExtent l="0" t="0" r="0" b="0"/>
            <wp:docPr id="329514279" name="Picture 32951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97304" cy="190500"/>
                    </a:xfrm>
                    <a:prstGeom prst="rect">
                      <a:avLst/>
                    </a:prstGeom>
                  </pic:spPr>
                </pic:pic>
              </a:graphicData>
            </a:graphic>
          </wp:inline>
        </w:drawing>
      </w:r>
      <w:r w:rsidRPr="00912EC7">
        <w:rPr>
          <w:rFonts w:ascii="Century Gothic" w:hAnsi="Century Gothic"/>
        </w:rPr>
        <w:tab/>
      </w:r>
      <w:r w:rsidRPr="00912EC7">
        <w:rPr>
          <w:rFonts w:ascii="Century Gothic" w:hAnsi="Century Gothic" w:cs="Arial"/>
          <w:color w:val="000000" w:themeColor="text1"/>
          <w:sz w:val="20"/>
        </w:rPr>
        <w:t xml:space="preserve">Tick </w:t>
      </w:r>
      <w:proofErr w:type="gramStart"/>
      <w:r w:rsidRPr="00912EC7">
        <w:rPr>
          <w:rFonts w:ascii="Century Gothic" w:hAnsi="Century Gothic" w:cs="Arial"/>
          <w:color w:val="000000" w:themeColor="text1"/>
          <w:sz w:val="20"/>
        </w:rPr>
        <w:t>appropriate</w:t>
      </w:r>
      <w:proofErr w:type="gramEnd"/>
    </w:p>
    <w:p w14:paraId="53E527BA" w14:textId="41791381" w:rsidR="0B2AA191" w:rsidRPr="00912EC7" w:rsidRDefault="0B2AA191" w:rsidP="0B2AA191">
      <w:pPr>
        <w:rPr>
          <w:rFonts w:ascii="Century Gothic" w:hAnsi="Century Gothic" w:cs="Arial"/>
          <w:color w:val="000000" w:themeColor="text1"/>
          <w:sz w:val="20"/>
        </w:rPr>
      </w:pPr>
    </w:p>
    <w:p w14:paraId="5221CD3F" w14:textId="2FB1A535" w:rsidR="7583EC9B" w:rsidRPr="00912EC7" w:rsidRDefault="7583EC9B" w:rsidP="0B2AA191">
      <w:pPr>
        <w:rPr>
          <w:rFonts w:ascii="Century Gothic" w:hAnsi="Century Gothic" w:cs="Arial"/>
          <w:color w:val="000000" w:themeColor="text1"/>
          <w:sz w:val="20"/>
        </w:rPr>
      </w:pPr>
      <w:r w:rsidRPr="00912EC7">
        <w:rPr>
          <w:rFonts w:ascii="Century Gothic" w:hAnsi="Century Gothic" w:cs="Arial"/>
          <w:color w:val="000000" w:themeColor="text1"/>
          <w:sz w:val="20"/>
        </w:rPr>
        <w:t>If ‘No’, please give reason for your refusal ..........................................................................................</w:t>
      </w:r>
    </w:p>
    <w:p w14:paraId="4AEA5C81" w14:textId="77777777" w:rsidR="00F45412" w:rsidRPr="00912EC7" w:rsidRDefault="00F45412" w:rsidP="0B2AA191">
      <w:pPr>
        <w:ind w:left="1440"/>
        <w:rPr>
          <w:rFonts w:ascii="Century Gothic" w:hAnsi="Century Gothic" w:cs="Arial"/>
          <w:color w:val="000000"/>
          <w:sz w:val="20"/>
        </w:rPr>
      </w:pPr>
    </w:p>
    <w:p w14:paraId="6AE4058F" w14:textId="77777777" w:rsidR="00F45412" w:rsidRPr="00912EC7" w:rsidRDefault="30B5E1AA" w:rsidP="0B2AA191">
      <w:pPr>
        <w:tabs>
          <w:tab w:val="right" w:leader="dot" w:pos="7938"/>
        </w:tabs>
        <w:rPr>
          <w:rFonts w:ascii="Century Gothic" w:hAnsi="Century Gothic" w:cs="Arial"/>
          <w:color w:val="000000"/>
          <w:sz w:val="20"/>
        </w:rPr>
      </w:pPr>
      <w:r w:rsidRPr="00912EC7">
        <w:rPr>
          <w:rFonts w:ascii="Century Gothic" w:hAnsi="Century Gothic" w:cs="Arial"/>
          <w:color w:val="000000" w:themeColor="text1"/>
          <w:sz w:val="20"/>
        </w:rPr>
        <w:t>Have you been given the opportunity to be accompanied during the search?</w:t>
      </w:r>
    </w:p>
    <w:p w14:paraId="70797F54" w14:textId="374681F5" w:rsidR="0B2AA191" w:rsidRPr="00912EC7" w:rsidRDefault="0B2AA191" w:rsidP="0B2AA191">
      <w:pPr>
        <w:rPr>
          <w:rFonts w:ascii="Century Gothic" w:hAnsi="Century Gothic" w:cs="Arial"/>
          <w:color w:val="000000" w:themeColor="text1"/>
          <w:sz w:val="20"/>
        </w:rPr>
      </w:pPr>
    </w:p>
    <w:p w14:paraId="559F7293" w14:textId="45CAE246" w:rsidR="5B3CF598" w:rsidRPr="00912EC7" w:rsidRDefault="5B3CF598" w:rsidP="0B2AA191">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 </w:t>
      </w:r>
      <w:bookmarkStart w:id="115" w:name="_Int_44XmJPl5"/>
      <w:r w:rsidRPr="00912EC7">
        <w:rPr>
          <w:rFonts w:ascii="Century Gothic" w:hAnsi="Century Gothic" w:cs="Arial"/>
          <w:b/>
          <w:bCs/>
          <w:color w:val="000000" w:themeColor="text1"/>
          <w:sz w:val="20"/>
        </w:rPr>
        <w:t>YES</w:t>
      </w:r>
      <w:bookmarkEnd w:id="115"/>
      <w:r w:rsidRPr="00912EC7">
        <w:rPr>
          <w:rFonts w:ascii="Century Gothic" w:hAnsi="Century Gothic" w:cs="Arial"/>
          <w:b/>
          <w:bCs/>
          <w:color w:val="000000" w:themeColor="text1"/>
          <w:sz w:val="20"/>
        </w:rPr>
        <w:t xml:space="preserve"> </w:t>
      </w:r>
      <w:r w:rsidRPr="00912EC7">
        <w:rPr>
          <w:rFonts w:ascii="Century Gothic" w:hAnsi="Century Gothic"/>
          <w:noProof/>
        </w:rPr>
        <w:drawing>
          <wp:inline distT="0" distB="0" distL="0" distR="0" wp14:anchorId="4B81C965" wp14:editId="69EDFF65">
            <wp:extent cx="176799" cy="170703"/>
            <wp:effectExtent l="0" t="0" r="0" b="0"/>
            <wp:docPr id="18894481" name="Picture 1889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Pr="00912EC7">
        <w:rPr>
          <w:rFonts w:ascii="Century Gothic" w:hAnsi="Century Gothic"/>
        </w:rPr>
        <w:tab/>
      </w:r>
      <w:r w:rsidRPr="00912EC7">
        <w:rPr>
          <w:rFonts w:ascii="Century Gothic" w:hAnsi="Century Gothic" w:cs="Arial"/>
          <w:b/>
          <w:bCs/>
          <w:color w:val="000000" w:themeColor="text1"/>
          <w:sz w:val="20"/>
        </w:rPr>
        <w:t xml:space="preserve">NO </w:t>
      </w:r>
      <w:r w:rsidRPr="00912EC7">
        <w:rPr>
          <w:rFonts w:ascii="Century Gothic" w:hAnsi="Century Gothic"/>
          <w:noProof/>
        </w:rPr>
        <w:drawing>
          <wp:inline distT="0" distB="0" distL="0" distR="0" wp14:anchorId="7B9E0E8E" wp14:editId="33F95147">
            <wp:extent cx="197304" cy="190500"/>
            <wp:effectExtent l="0" t="0" r="0" b="0"/>
            <wp:docPr id="42842401" name="Picture 4284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97304" cy="190500"/>
                    </a:xfrm>
                    <a:prstGeom prst="rect">
                      <a:avLst/>
                    </a:prstGeom>
                  </pic:spPr>
                </pic:pic>
              </a:graphicData>
            </a:graphic>
          </wp:inline>
        </w:drawing>
      </w:r>
      <w:r w:rsidRPr="00912EC7">
        <w:rPr>
          <w:rFonts w:ascii="Century Gothic" w:hAnsi="Century Gothic"/>
        </w:rPr>
        <w:tab/>
      </w:r>
      <w:r w:rsidRPr="00912EC7">
        <w:rPr>
          <w:rFonts w:ascii="Century Gothic" w:hAnsi="Century Gothic" w:cs="Arial"/>
          <w:color w:val="000000" w:themeColor="text1"/>
          <w:sz w:val="20"/>
        </w:rPr>
        <w:t xml:space="preserve">Tick </w:t>
      </w:r>
      <w:proofErr w:type="gramStart"/>
      <w:r w:rsidRPr="00912EC7">
        <w:rPr>
          <w:rFonts w:ascii="Century Gothic" w:hAnsi="Century Gothic" w:cs="Arial"/>
          <w:color w:val="000000" w:themeColor="text1"/>
          <w:sz w:val="20"/>
        </w:rPr>
        <w:t>appropriate</w:t>
      </w:r>
      <w:proofErr w:type="gramEnd"/>
    </w:p>
    <w:p w14:paraId="28FEDB5D" w14:textId="77777777" w:rsidR="00F45412" w:rsidRPr="00912EC7" w:rsidRDefault="00F45412" w:rsidP="0B2AA191">
      <w:pPr>
        <w:tabs>
          <w:tab w:val="left" w:leader="dot" w:pos="7920"/>
        </w:tabs>
        <w:rPr>
          <w:rFonts w:ascii="Century Gothic" w:hAnsi="Century Gothic" w:cs="Arial"/>
          <w:color w:val="000000"/>
          <w:sz w:val="20"/>
        </w:rPr>
      </w:pPr>
    </w:p>
    <w:p w14:paraId="543252B4" w14:textId="762AA5B2" w:rsidR="00F45412" w:rsidRPr="00912EC7" w:rsidRDefault="30B5E1AA" w:rsidP="0B2AA191">
      <w:pPr>
        <w:rPr>
          <w:rFonts w:ascii="Century Gothic" w:hAnsi="Century Gothic" w:cs="Arial"/>
          <w:b/>
          <w:bCs/>
          <w:i/>
          <w:iCs/>
          <w:color w:val="000000"/>
          <w:sz w:val="18"/>
          <w:szCs w:val="18"/>
        </w:rPr>
      </w:pPr>
      <w:r w:rsidRPr="00912EC7">
        <w:rPr>
          <w:rFonts w:ascii="Century Gothic" w:hAnsi="Century Gothic" w:cs="Arial"/>
          <w:b/>
          <w:bCs/>
          <w:i/>
          <w:iCs/>
          <w:color w:val="000000" w:themeColor="text1"/>
          <w:sz w:val="18"/>
          <w:szCs w:val="18"/>
        </w:rPr>
        <w:t xml:space="preserve">I understand and agree that if I refuse to submit to a search or fail to co-operate action may be taken in accordance with the Company’s Disciplinary Procedure; relevant law enforcement agencies may be advised; I may be removed from the contract I am working on or refused entrance to Virgin </w:t>
      </w:r>
      <w:r w:rsidR="1C13DE45" w:rsidRPr="00912EC7">
        <w:rPr>
          <w:rFonts w:ascii="Century Gothic" w:hAnsi="Century Gothic" w:cs="Arial"/>
          <w:b/>
          <w:bCs/>
          <w:i/>
          <w:iCs/>
          <w:color w:val="000000" w:themeColor="text1"/>
          <w:sz w:val="18"/>
          <w:szCs w:val="18"/>
        </w:rPr>
        <w:t>Premises</w:t>
      </w:r>
      <w:r w:rsidRPr="00912EC7">
        <w:rPr>
          <w:rFonts w:ascii="Century Gothic" w:hAnsi="Century Gothic" w:cs="Arial"/>
          <w:b/>
          <w:bCs/>
          <w:i/>
          <w:iCs/>
          <w:color w:val="000000" w:themeColor="text1"/>
          <w:sz w:val="18"/>
          <w:szCs w:val="18"/>
        </w:rPr>
        <w:t xml:space="preserve"> in future.</w:t>
      </w:r>
    </w:p>
    <w:p w14:paraId="13F08159" w14:textId="7AE0FE69" w:rsidR="0B2AA191" w:rsidRPr="00912EC7" w:rsidRDefault="0B2AA191" w:rsidP="0B2AA191">
      <w:pPr>
        <w:rPr>
          <w:rFonts w:ascii="Century Gothic" w:hAnsi="Century Gothic" w:cs="Arial"/>
          <w:b/>
          <w:bCs/>
          <w:i/>
          <w:iCs/>
          <w:color w:val="000000" w:themeColor="text1"/>
          <w:sz w:val="18"/>
          <w:szCs w:val="18"/>
        </w:rPr>
      </w:pPr>
    </w:p>
    <w:p w14:paraId="299BAE04" w14:textId="01D86970" w:rsidR="00F45412" w:rsidRPr="00912EC7" w:rsidRDefault="30B5E1AA" w:rsidP="0B2AA191">
      <w:pPr>
        <w:rPr>
          <w:rFonts w:ascii="Century Gothic" w:hAnsi="Century Gothic" w:cs="Arial"/>
          <w:color w:val="000000"/>
          <w:sz w:val="18"/>
          <w:szCs w:val="18"/>
        </w:rPr>
      </w:pPr>
      <w:r w:rsidRPr="00912EC7">
        <w:rPr>
          <w:rFonts w:ascii="Century Gothic" w:hAnsi="Century Gothic" w:cs="Arial"/>
          <w:b/>
          <w:bCs/>
          <w:i/>
          <w:iCs/>
          <w:color w:val="000000" w:themeColor="text1"/>
          <w:sz w:val="18"/>
          <w:szCs w:val="18"/>
        </w:rPr>
        <w:t xml:space="preserve">I further understand that if I am not satisfied with any aspect of the search or the request to be </w:t>
      </w:r>
      <w:r w:rsidR="02BFE20E" w:rsidRPr="00912EC7">
        <w:rPr>
          <w:rFonts w:ascii="Century Gothic" w:hAnsi="Century Gothic" w:cs="Arial"/>
          <w:b/>
          <w:bCs/>
          <w:i/>
          <w:iCs/>
          <w:color w:val="000000" w:themeColor="text1"/>
          <w:sz w:val="18"/>
          <w:szCs w:val="18"/>
        </w:rPr>
        <w:t>searched,</w:t>
      </w:r>
      <w:r w:rsidRPr="00912EC7">
        <w:rPr>
          <w:rFonts w:ascii="Century Gothic" w:hAnsi="Century Gothic" w:cs="Arial"/>
          <w:b/>
          <w:bCs/>
          <w:i/>
          <w:iCs/>
          <w:color w:val="000000" w:themeColor="text1"/>
          <w:sz w:val="18"/>
          <w:szCs w:val="18"/>
        </w:rPr>
        <w:t xml:space="preserve"> I can raise this through the Company’s Grievance Procedure (or if not an employee, in writing, to the Head of Aviation Security).</w:t>
      </w:r>
    </w:p>
    <w:p w14:paraId="546F9523" w14:textId="77777777" w:rsidR="00F45412" w:rsidRPr="00912EC7" w:rsidRDefault="00F45412" w:rsidP="0B2AA191">
      <w:pPr>
        <w:rPr>
          <w:rFonts w:ascii="Century Gothic" w:hAnsi="Century Gothic" w:cs="Arial"/>
          <w:color w:val="000000"/>
          <w:sz w:val="20"/>
        </w:rPr>
      </w:pPr>
    </w:p>
    <w:p w14:paraId="57B936B5" w14:textId="77777777" w:rsidR="00F45412" w:rsidRPr="00912EC7" w:rsidRDefault="00F45412" w:rsidP="009A4DF3">
      <w:pPr>
        <w:tabs>
          <w:tab w:val="left" w:leader="dot" w:pos="4500"/>
          <w:tab w:val="left" w:leader="dot" w:pos="8460"/>
        </w:tabs>
        <w:rPr>
          <w:rFonts w:ascii="Century Gothic" w:hAnsi="Century Gothic" w:cs="Arial"/>
          <w:color w:val="000000"/>
          <w:sz w:val="20"/>
        </w:rPr>
      </w:pPr>
      <w:r w:rsidRPr="00912EC7">
        <w:rPr>
          <w:rFonts w:ascii="Century Gothic" w:hAnsi="Century Gothic" w:cs="Arial"/>
          <w:b/>
          <w:color w:val="000000"/>
          <w:sz w:val="20"/>
        </w:rPr>
        <w:t>Signature</w:t>
      </w:r>
      <w:r w:rsidRPr="00912EC7">
        <w:rPr>
          <w:rFonts w:ascii="Century Gothic" w:hAnsi="Century Gothic" w:cs="Arial"/>
          <w:color w:val="000000"/>
          <w:sz w:val="20"/>
        </w:rPr>
        <w:t>:</w:t>
      </w:r>
      <w:r w:rsidRPr="00912EC7">
        <w:rPr>
          <w:rFonts w:ascii="Century Gothic" w:hAnsi="Century Gothic" w:cs="Arial"/>
          <w:color w:val="000000"/>
          <w:sz w:val="20"/>
        </w:rPr>
        <w:tab/>
      </w:r>
      <w:r w:rsidRPr="00912EC7">
        <w:rPr>
          <w:rFonts w:ascii="Century Gothic" w:hAnsi="Century Gothic" w:cs="Arial"/>
          <w:b/>
          <w:color w:val="000000"/>
          <w:sz w:val="20"/>
        </w:rPr>
        <w:t>Date/time</w:t>
      </w:r>
      <w:r w:rsidRPr="00912EC7">
        <w:rPr>
          <w:rFonts w:ascii="Century Gothic" w:hAnsi="Century Gothic" w:cs="Arial"/>
          <w:color w:val="000000"/>
          <w:sz w:val="20"/>
        </w:rPr>
        <w:tab/>
      </w:r>
    </w:p>
    <w:p w14:paraId="7774932B" w14:textId="77777777" w:rsidR="00F45412" w:rsidRPr="00912EC7" w:rsidRDefault="00F45412" w:rsidP="0B2AA191">
      <w:pPr>
        <w:rPr>
          <w:rFonts w:ascii="Century Gothic" w:hAnsi="Century Gothic" w:cs="Arial"/>
          <w:color w:val="000000"/>
          <w:sz w:val="20"/>
        </w:rPr>
      </w:pPr>
    </w:p>
    <w:p w14:paraId="5C7863BE" w14:textId="77777777" w:rsidR="00F45412" w:rsidRPr="00912EC7" w:rsidRDefault="00F45412" w:rsidP="00FF23B0">
      <w:pPr>
        <w:pBdr>
          <w:top w:val="single" w:sz="6" w:space="1" w:color="auto"/>
          <w:left w:val="single" w:sz="6" w:space="4" w:color="auto"/>
          <w:bottom w:val="single" w:sz="6" w:space="1" w:color="auto"/>
          <w:right w:val="single" w:sz="6" w:space="4" w:color="auto"/>
        </w:pBdr>
        <w:jc w:val="left"/>
        <w:rPr>
          <w:rFonts w:ascii="Century Gothic" w:hAnsi="Century Gothic" w:cs="Arial"/>
          <w:color w:val="000000"/>
          <w:sz w:val="20"/>
        </w:rPr>
      </w:pPr>
    </w:p>
    <w:p w14:paraId="1197557B" w14:textId="11AC04DA" w:rsidR="00F45412" w:rsidRPr="00912EC7" w:rsidRDefault="00F45412" w:rsidP="00FF23B0">
      <w:pPr>
        <w:pBdr>
          <w:top w:val="single" w:sz="6" w:space="1" w:color="auto"/>
          <w:left w:val="single" w:sz="6" w:space="4" w:color="auto"/>
          <w:bottom w:val="single" w:sz="6" w:space="1" w:color="auto"/>
          <w:right w:val="single" w:sz="6" w:space="4" w:color="auto"/>
        </w:pBdr>
        <w:tabs>
          <w:tab w:val="left" w:leader="dot" w:pos="7920"/>
        </w:tabs>
        <w:jc w:val="left"/>
        <w:rPr>
          <w:rFonts w:ascii="Century Gothic" w:hAnsi="Century Gothic" w:cs="Arial"/>
          <w:color w:val="000000"/>
          <w:sz w:val="20"/>
        </w:rPr>
      </w:pPr>
      <w:r w:rsidRPr="00912EC7">
        <w:rPr>
          <w:rFonts w:ascii="Century Gothic" w:hAnsi="Century Gothic" w:cs="Arial"/>
          <w:color w:val="000000"/>
          <w:sz w:val="20"/>
        </w:rPr>
        <w:t>I further consen</w:t>
      </w:r>
      <w:r w:rsidR="00BB4142" w:rsidRPr="00912EC7">
        <w:rPr>
          <w:rFonts w:ascii="Century Gothic" w:hAnsi="Century Gothic" w:cs="Arial"/>
          <w:color w:val="000000"/>
          <w:sz w:val="20"/>
        </w:rPr>
        <w:t>t to a Personal/Frisk Search</w:t>
      </w:r>
      <w:r w:rsidR="00FF23B0">
        <w:rPr>
          <w:rFonts w:ascii="Century Gothic" w:hAnsi="Century Gothic" w:cs="Arial"/>
          <w:color w:val="000000"/>
          <w:sz w:val="20"/>
        </w:rPr>
        <w:t xml:space="preserve"> </w:t>
      </w:r>
      <w:r w:rsidR="00BB4142" w:rsidRPr="00912EC7">
        <w:rPr>
          <w:rFonts w:ascii="Century Gothic" w:hAnsi="Century Gothic" w:cs="Arial"/>
          <w:color w:val="000000"/>
          <w:sz w:val="20"/>
        </w:rPr>
        <w:t>……………………………………………………</w:t>
      </w:r>
      <w:r w:rsidR="00FF23B0">
        <w:rPr>
          <w:rFonts w:ascii="Century Gothic" w:hAnsi="Century Gothic" w:cs="Arial"/>
          <w:color w:val="000000"/>
          <w:sz w:val="20"/>
        </w:rPr>
        <w:t xml:space="preserve"> </w:t>
      </w:r>
      <w:r w:rsidRPr="00FF23B0">
        <w:rPr>
          <w:rFonts w:ascii="Century Gothic" w:hAnsi="Century Gothic" w:cs="Arial"/>
          <w:b/>
          <w:bCs/>
          <w:color w:val="000000"/>
          <w:sz w:val="20"/>
        </w:rPr>
        <w:t>(</w:t>
      </w:r>
      <w:r w:rsidRPr="00912EC7">
        <w:rPr>
          <w:rFonts w:ascii="Century Gothic" w:hAnsi="Century Gothic" w:cs="Arial"/>
          <w:b/>
          <w:color w:val="000000"/>
          <w:sz w:val="20"/>
        </w:rPr>
        <w:t>Sign)</w:t>
      </w:r>
    </w:p>
    <w:p w14:paraId="75B700E9" w14:textId="77777777" w:rsidR="00F45412" w:rsidRPr="00912EC7" w:rsidRDefault="00F45412" w:rsidP="0B2AA191">
      <w:pPr>
        <w:pBdr>
          <w:top w:val="single" w:sz="6" w:space="1" w:color="auto"/>
          <w:left w:val="single" w:sz="6" w:space="4" w:color="auto"/>
          <w:bottom w:val="single" w:sz="6" w:space="1" w:color="auto"/>
          <w:right w:val="single" w:sz="6" w:space="4" w:color="auto"/>
        </w:pBdr>
        <w:tabs>
          <w:tab w:val="left" w:leader="dot" w:pos="8100"/>
        </w:tabs>
        <w:rPr>
          <w:rFonts w:ascii="Century Gothic" w:hAnsi="Century Gothic" w:cs="Arial"/>
          <w:color w:val="000000"/>
          <w:sz w:val="20"/>
        </w:rPr>
      </w:pPr>
    </w:p>
    <w:p w14:paraId="1C31E459" w14:textId="77777777" w:rsidR="00C75BD3" w:rsidRPr="00912EC7" w:rsidRDefault="00C75BD3" w:rsidP="0B2AA191">
      <w:pPr>
        <w:rPr>
          <w:rFonts w:ascii="Century Gothic" w:hAnsi="Century Gothic" w:cs="Arial"/>
          <w:color w:val="000000"/>
          <w:sz w:val="20"/>
        </w:rPr>
      </w:pPr>
    </w:p>
    <w:p w14:paraId="4111ED51" w14:textId="77777777" w:rsidR="00F45412" w:rsidRPr="00912EC7" w:rsidRDefault="00F45412" w:rsidP="009A4DF3">
      <w:pPr>
        <w:tabs>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Line/Fleet Manager (or key Virgin contact if not a Virgin employee):  </w:t>
      </w:r>
      <w:r w:rsidRPr="00912EC7">
        <w:rPr>
          <w:rFonts w:ascii="Century Gothic" w:hAnsi="Century Gothic" w:cs="Arial"/>
          <w:color w:val="000000"/>
          <w:sz w:val="20"/>
        </w:rPr>
        <w:tab/>
      </w:r>
    </w:p>
    <w:p w14:paraId="67CA2519" w14:textId="77777777" w:rsidR="00F45412" w:rsidRPr="00912EC7" w:rsidRDefault="00F45412" w:rsidP="009A4DF3">
      <w:pPr>
        <w:tabs>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Department:  </w:t>
      </w:r>
      <w:r w:rsidRPr="00912EC7">
        <w:rPr>
          <w:rFonts w:ascii="Century Gothic" w:hAnsi="Century Gothic" w:cs="Arial"/>
          <w:color w:val="000000"/>
          <w:sz w:val="20"/>
        </w:rPr>
        <w:tab/>
      </w:r>
    </w:p>
    <w:p w14:paraId="50FE26C5" w14:textId="77777777" w:rsidR="00F45412" w:rsidRPr="00912EC7" w:rsidRDefault="00F45412" w:rsidP="009A4DF3">
      <w:pPr>
        <w:tabs>
          <w:tab w:val="left" w:leader="dot" w:pos="4140"/>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Location of search:  </w:t>
      </w:r>
      <w:r w:rsidRPr="00912EC7">
        <w:rPr>
          <w:rFonts w:ascii="Century Gothic" w:hAnsi="Century Gothic" w:cs="Arial"/>
          <w:color w:val="000000"/>
          <w:sz w:val="20"/>
        </w:rPr>
        <w:tab/>
        <w:t xml:space="preserve"> Finish time:  </w:t>
      </w:r>
      <w:r w:rsidRPr="00912EC7">
        <w:rPr>
          <w:rFonts w:ascii="Century Gothic" w:hAnsi="Century Gothic" w:cs="Arial"/>
          <w:color w:val="000000"/>
          <w:sz w:val="20"/>
        </w:rPr>
        <w:tab/>
      </w:r>
    </w:p>
    <w:p w14:paraId="4122229E" w14:textId="77777777" w:rsidR="00F45412" w:rsidRPr="00912EC7" w:rsidRDefault="00F45412" w:rsidP="009A4DF3">
      <w:pPr>
        <w:tabs>
          <w:tab w:val="right" w:leader="dot" w:pos="8460"/>
        </w:tabs>
        <w:spacing w:after="120"/>
        <w:rPr>
          <w:rFonts w:ascii="Century Gothic" w:hAnsi="Century Gothic" w:cs="Arial"/>
          <w:color w:val="000000"/>
          <w:sz w:val="20"/>
        </w:rPr>
      </w:pPr>
      <w:r w:rsidRPr="00912EC7">
        <w:rPr>
          <w:rFonts w:ascii="Century Gothic" w:hAnsi="Century Gothic" w:cs="Arial"/>
          <w:color w:val="000000"/>
          <w:sz w:val="20"/>
        </w:rPr>
        <w:t xml:space="preserve">Search carried out by:  </w:t>
      </w:r>
      <w:r w:rsidRPr="00912EC7">
        <w:rPr>
          <w:rFonts w:ascii="Century Gothic" w:hAnsi="Century Gothic" w:cs="Arial"/>
          <w:color w:val="000000"/>
          <w:sz w:val="20"/>
        </w:rPr>
        <w:tab/>
      </w:r>
    </w:p>
    <w:p w14:paraId="5596D313" w14:textId="77777777" w:rsidR="00F45412" w:rsidRPr="00912EC7" w:rsidRDefault="30B5E1AA" w:rsidP="0B2AA191">
      <w:pPr>
        <w:tabs>
          <w:tab w:val="right" w:leader="dot" w:pos="8460"/>
        </w:tabs>
        <w:rPr>
          <w:rFonts w:ascii="Century Gothic" w:hAnsi="Century Gothic" w:cs="Arial"/>
          <w:color w:val="000000"/>
          <w:sz w:val="20"/>
        </w:rPr>
      </w:pPr>
      <w:r w:rsidRPr="00912EC7">
        <w:rPr>
          <w:rFonts w:ascii="Century Gothic" w:hAnsi="Century Gothic" w:cs="Arial"/>
          <w:color w:val="000000" w:themeColor="text1"/>
          <w:sz w:val="20"/>
        </w:rPr>
        <w:t>Name/title of others present:</w:t>
      </w:r>
      <w:r w:rsidR="00F45412" w:rsidRPr="00912EC7">
        <w:rPr>
          <w:rFonts w:ascii="Century Gothic" w:hAnsi="Century Gothic"/>
        </w:rPr>
        <w:tab/>
      </w:r>
    </w:p>
    <w:p w14:paraId="162C6B47" w14:textId="77777777" w:rsidR="00F45412" w:rsidRPr="00912EC7" w:rsidRDefault="00F45412" w:rsidP="0B2AA191">
      <w:pPr>
        <w:rPr>
          <w:rFonts w:ascii="Century Gothic" w:hAnsi="Century Gothic" w:cs="Arial"/>
          <w:color w:val="000000"/>
          <w:sz w:val="20"/>
        </w:rPr>
      </w:pPr>
    </w:p>
    <w:p w14:paraId="0E37FFA1" w14:textId="11DB18EA" w:rsidR="00F45412" w:rsidRPr="00912EC7" w:rsidRDefault="5F134A06" w:rsidP="0B2AA191">
      <w:pPr>
        <w:rPr>
          <w:rFonts w:ascii="Century Gothic" w:hAnsi="Century Gothic" w:cs="Arial"/>
          <w:b/>
          <w:bCs/>
          <w:color w:val="000000" w:themeColor="text1"/>
          <w:sz w:val="20"/>
        </w:rPr>
      </w:pPr>
      <w:r w:rsidRPr="00912EC7">
        <w:rPr>
          <w:rFonts w:ascii="Century Gothic" w:hAnsi="Century Gothic" w:cs="Arial"/>
          <w:b/>
          <w:bCs/>
          <w:color w:val="000000" w:themeColor="text1"/>
          <w:sz w:val="20"/>
        </w:rPr>
        <w:t>Action taken?</w:t>
      </w:r>
      <w:r w:rsidR="00F45412" w:rsidRPr="00912EC7">
        <w:rPr>
          <w:rFonts w:ascii="Century Gothic" w:hAnsi="Century Gothic"/>
        </w:rPr>
        <w:tab/>
      </w:r>
      <w:r w:rsidRPr="00912EC7">
        <w:rPr>
          <w:rFonts w:ascii="Century Gothic" w:hAnsi="Century Gothic" w:cs="Arial"/>
          <w:b/>
          <w:bCs/>
          <w:color w:val="000000" w:themeColor="text1"/>
          <w:sz w:val="20"/>
        </w:rPr>
        <w:t xml:space="preserve">NO </w:t>
      </w:r>
      <w:r w:rsidRPr="00912EC7">
        <w:rPr>
          <w:rFonts w:ascii="Century Gothic" w:hAnsi="Century Gothic"/>
          <w:noProof/>
        </w:rPr>
        <w:drawing>
          <wp:inline distT="0" distB="0" distL="0" distR="0" wp14:anchorId="43E42668" wp14:editId="454E61E0">
            <wp:extent cx="176799" cy="170703"/>
            <wp:effectExtent l="0" t="0" r="0" b="0"/>
            <wp:docPr id="1058889538" name="Picture 105888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00F45412" w:rsidRPr="00912EC7">
        <w:rPr>
          <w:rFonts w:ascii="Century Gothic" w:hAnsi="Century Gothic"/>
        </w:rPr>
        <w:tab/>
      </w:r>
      <w:r w:rsidR="00F45412" w:rsidRPr="00912EC7">
        <w:rPr>
          <w:rFonts w:ascii="Century Gothic" w:hAnsi="Century Gothic"/>
        </w:rPr>
        <w:tab/>
      </w:r>
      <w:r w:rsidRPr="00912EC7">
        <w:rPr>
          <w:rFonts w:ascii="Century Gothic" w:hAnsi="Century Gothic" w:cs="Arial"/>
          <w:b/>
          <w:bCs/>
          <w:color w:val="000000" w:themeColor="text1"/>
          <w:sz w:val="20"/>
        </w:rPr>
        <w:t xml:space="preserve">YES </w:t>
      </w:r>
      <w:r w:rsidRPr="00912EC7">
        <w:rPr>
          <w:rFonts w:ascii="Century Gothic" w:hAnsi="Century Gothic"/>
          <w:noProof/>
        </w:rPr>
        <w:drawing>
          <wp:inline distT="0" distB="0" distL="0" distR="0" wp14:anchorId="3932B7C6" wp14:editId="30FFE296">
            <wp:extent cx="176799" cy="170703"/>
            <wp:effectExtent l="0" t="0" r="0" b="0"/>
            <wp:docPr id="143409699" name="Picture 14340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00F45412" w:rsidRPr="00912EC7">
        <w:rPr>
          <w:rFonts w:ascii="Century Gothic" w:hAnsi="Century Gothic"/>
        </w:rPr>
        <w:tab/>
      </w:r>
      <w:r w:rsidRPr="00912EC7">
        <w:rPr>
          <w:rFonts w:ascii="Century Gothic" w:hAnsi="Century Gothic" w:cs="Arial"/>
          <w:color w:val="000000" w:themeColor="text1"/>
          <w:sz w:val="20"/>
        </w:rPr>
        <w:t>Tick appropriate – If ’Yes’ indicate below:</w:t>
      </w:r>
    </w:p>
    <w:p w14:paraId="70D91CD4" w14:textId="39ECEFB1" w:rsidR="00F45412" w:rsidRPr="00912EC7" w:rsidRDefault="00F45412" w:rsidP="0B2AA191">
      <w:pPr>
        <w:rPr>
          <w:rFonts w:ascii="Century Gothic" w:hAnsi="Century Gothic" w:cs="Arial"/>
          <w:color w:val="000000" w:themeColor="text1"/>
          <w:sz w:val="20"/>
        </w:rPr>
      </w:pPr>
    </w:p>
    <w:p w14:paraId="0B7D0B70" w14:textId="1D468EB9" w:rsidR="00F45412" w:rsidRPr="00912EC7" w:rsidRDefault="5F134A06" w:rsidP="0B2AA191">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Copy sent to manager for verification </w:t>
      </w:r>
      <w:r w:rsidRPr="00912EC7">
        <w:rPr>
          <w:rFonts w:ascii="Century Gothic" w:hAnsi="Century Gothic"/>
          <w:noProof/>
        </w:rPr>
        <w:drawing>
          <wp:inline distT="0" distB="0" distL="0" distR="0" wp14:anchorId="03C4BBBE" wp14:editId="44C15511">
            <wp:extent cx="176799" cy="170703"/>
            <wp:effectExtent l="0" t="0" r="0" b="0"/>
            <wp:docPr id="1765101334" name="Picture 176510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00F45412" w:rsidRPr="00912EC7">
        <w:rPr>
          <w:rFonts w:ascii="Century Gothic" w:hAnsi="Century Gothic"/>
        </w:rPr>
        <w:tab/>
      </w:r>
      <w:r w:rsidR="00F45412" w:rsidRPr="00912EC7">
        <w:rPr>
          <w:rFonts w:ascii="Century Gothic" w:hAnsi="Century Gothic"/>
        </w:rPr>
        <w:tab/>
      </w:r>
      <w:r w:rsidRPr="00912EC7">
        <w:rPr>
          <w:rFonts w:ascii="Century Gothic" w:hAnsi="Century Gothic" w:cs="Arial"/>
          <w:color w:val="000000" w:themeColor="text1"/>
          <w:sz w:val="20"/>
        </w:rPr>
        <w:t xml:space="preserve">Law enforcement agency called </w:t>
      </w:r>
      <w:r w:rsidRPr="00912EC7">
        <w:rPr>
          <w:rFonts w:ascii="Century Gothic" w:hAnsi="Century Gothic"/>
          <w:noProof/>
        </w:rPr>
        <w:drawing>
          <wp:inline distT="0" distB="0" distL="0" distR="0" wp14:anchorId="61856052" wp14:editId="61F2664E">
            <wp:extent cx="176799" cy="170703"/>
            <wp:effectExtent l="0" t="0" r="0" b="0"/>
            <wp:docPr id="843521622" name="Picture 84352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p>
    <w:p w14:paraId="3DB4F378" w14:textId="713D63C0" w:rsidR="00F45412" w:rsidRPr="00912EC7" w:rsidRDefault="00F45412" w:rsidP="0B2AA191">
      <w:pPr>
        <w:rPr>
          <w:rFonts w:ascii="Century Gothic" w:hAnsi="Century Gothic" w:cs="Arial"/>
          <w:color w:val="000000" w:themeColor="text1"/>
          <w:sz w:val="20"/>
        </w:rPr>
      </w:pPr>
    </w:p>
    <w:p w14:paraId="40B21578" w14:textId="748B73C2" w:rsidR="00F45412" w:rsidRPr="00912EC7" w:rsidRDefault="5F134A06" w:rsidP="0B2AA191">
      <w:pPr>
        <w:rPr>
          <w:rFonts w:ascii="Century Gothic" w:hAnsi="Century Gothic" w:cs="Arial"/>
          <w:color w:val="000000" w:themeColor="text1"/>
          <w:sz w:val="20"/>
        </w:rPr>
      </w:pPr>
      <w:r w:rsidRPr="00912EC7">
        <w:rPr>
          <w:rFonts w:ascii="Century Gothic" w:hAnsi="Century Gothic" w:cs="Arial"/>
          <w:color w:val="000000" w:themeColor="text1"/>
          <w:sz w:val="20"/>
        </w:rPr>
        <w:t xml:space="preserve">Management called further to refusal </w:t>
      </w:r>
      <w:r w:rsidRPr="00912EC7">
        <w:rPr>
          <w:rFonts w:ascii="Century Gothic" w:hAnsi="Century Gothic"/>
          <w:noProof/>
        </w:rPr>
        <w:drawing>
          <wp:inline distT="0" distB="0" distL="0" distR="0" wp14:anchorId="7F1AFB4B" wp14:editId="2D6C0DEF">
            <wp:extent cx="176799" cy="170703"/>
            <wp:effectExtent l="0" t="0" r="0" b="0"/>
            <wp:docPr id="1553357354" name="Picture 155335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r w:rsidR="00F45412" w:rsidRPr="00912EC7">
        <w:rPr>
          <w:rFonts w:ascii="Century Gothic" w:hAnsi="Century Gothic"/>
        </w:rPr>
        <w:tab/>
      </w:r>
      <w:r w:rsidR="00F45412" w:rsidRPr="00912EC7">
        <w:rPr>
          <w:rFonts w:ascii="Century Gothic" w:hAnsi="Century Gothic"/>
        </w:rPr>
        <w:tab/>
      </w:r>
      <w:r w:rsidRPr="00912EC7">
        <w:rPr>
          <w:rFonts w:ascii="Century Gothic" w:hAnsi="Century Gothic" w:cs="Arial"/>
          <w:color w:val="000000" w:themeColor="text1"/>
          <w:sz w:val="20"/>
        </w:rPr>
        <w:t xml:space="preserve">Suspension/grounding notice issued </w:t>
      </w:r>
      <w:r w:rsidRPr="00912EC7">
        <w:rPr>
          <w:rFonts w:ascii="Century Gothic" w:hAnsi="Century Gothic"/>
          <w:noProof/>
        </w:rPr>
        <w:drawing>
          <wp:inline distT="0" distB="0" distL="0" distR="0" wp14:anchorId="7ADE902E" wp14:editId="3C4106EA">
            <wp:extent cx="176799" cy="170703"/>
            <wp:effectExtent l="0" t="0" r="0" b="0"/>
            <wp:docPr id="1533544178" name="Picture 153354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p>
    <w:p w14:paraId="411C416F" w14:textId="27A3BC91" w:rsidR="00F45412" w:rsidRPr="00912EC7" w:rsidRDefault="00F45412" w:rsidP="0B2AA191">
      <w:pPr>
        <w:rPr>
          <w:rFonts w:ascii="Century Gothic" w:hAnsi="Century Gothic" w:cs="Arial"/>
          <w:b/>
          <w:bCs/>
          <w:color w:val="000000"/>
          <w:sz w:val="20"/>
        </w:rPr>
      </w:pPr>
    </w:p>
    <w:p w14:paraId="74071377" w14:textId="403097E2" w:rsidR="00C75BD3" w:rsidRPr="00912EC7" w:rsidRDefault="5F134A06" w:rsidP="0B2AA191">
      <w:pPr>
        <w:rPr>
          <w:rFonts w:ascii="Century Gothic" w:hAnsi="Century Gothic" w:cs="Arial"/>
          <w:color w:val="000000"/>
          <w:sz w:val="20"/>
        </w:rPr>
      </w:pPr>
      <w:r w:rsidRPr="00912EC7">
        <w:rPr>
          <w:rFonts w:ascii="Century Gothic" w:hAnsi="Century Gothic" w:cs="Arial"/>
          <w:color w:val="000000" w:themeColor="text1"/>
          <w:sz w:val="20"/>
        </w:rPr>
        <w:t xml:space="preserve">Management called further to evidence of suspected criminal activity being found </w:t>
      </w:r>
      <w:r w:rsidRPr="00912EC7">
        <w:rPr>
          <w:rFonts w:ascii="Century Gothic" w:hAnsi="Century Gothic"/>
          <w:noProof/>
        </w:rPr>
        <w:drawing>
          <wp:inline distT="0" distB="0" distL="0" distR="0" wp14:anchorId="38FF0C52" wp14:editId="1999D312">
            <wp:extent cx="176799" cy="170703"/>
            <wp:effectExtent l="0" t="0" r="0" b="0"/>
            <wp:docPr id="1392339384" name="Picture 1392339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76799" cy="170703"/>
                    </a:xfrm>
                    <a:prstGeom prst="rect">
                      <a:avLst/>
                    </a:prstGeom>
                  </pic:spPr>
                </pic:pic>
              </a:graphicData>
            </a:graphic>
          </wp:inline>
        </w:drawing>
      </w:r>
    </w:p>
    <w:p w14:paraId="0AFC3586" w14:textId="77777777" w:rsidR="00F45412" w:rsidRPr="00912EC7" w:rsidRDefault="00F45412" w:rsidP="0B2AA191">
      <w:pPr>
        <w:spacing w:before="100" w:after="100"/>
        <w:rPr>
          <w:rFonts w:ascii="Century Gothic" w:hAnsi="Century Gothic" w:cs="Arial"/>
          <w:b/>
          <w:bCs/>
          <w:color w:val="000000"/>
          <w:sz w:val="20"/>
        </w:rPr>
      </w:pPr>
    </w:p>
    <w:p w14:paraId="02C7F8C5" w14:textId="70C091F1" w:rsidR="5F134A06" w:rsidRPr="00912EC7" w:rsidRDefault="5F134A06" w:rsidP="0B2AA191">
      <w:pPr>
        <w:spacing w:before="100" w:after="100"/>
        <w:rPr>
          <w:rFonts w:ascii="Century Gothic" w:hAnsi="Century Gothic" w:cs="Arial"/>
          <w:color w:val="000000" w:themeColor="text1"/>
          <w:sz w:val="20"/>
        </w:rPr>
      </w:pPr>
      <w:r w:rsidRPr="00912EC7">
        <w:rPr>
          <w:rFonts w:ascii="Century Gothic" w:hAnsi="Century Gothic" w:cs="Arial"/>
          <w:b/>
          <w:bCs/>
          <w:color w:val="000000" w:themeColor="text1"/>
          <w:sz w:val="20"/>
        </w:rPr>
        <w:t xml:space="preserve">The following property requires verification </w:t>
      </w:r>
      <w:r w:rsidRPr="00912EC7">
        <w:rPr>
          <w:rFonts w:ascii="Century Gothic" w:hAnsi="Century Gothic" w:cs="Arial"/>
          <w:color w:val="000000" w:themeColor="text1"/>
          <w:sz w:val="20"/>
        </w:rPr>
        <w:t>(individual being searched should initial items)</w:t>
      </w:r>
      <w:r w:rsidRPr="00912EC7">
        <w:rPr>
          <w:rFonts w:ascii="Century Gothic" w:hAnsi="Century Gothic" w:cs="Arial"/>
          <w:b/>
          <w:bCs/>
          <w:color w:val="000000" w:themeColor="text1"/>
          <w:sz w:val="20"/>
        </w:rPr>
        <w:t>:</w:t>
      </w:r>
    </w:p>
    <w:p w14:paraId="22926C59" w14:textId="2C7F3EA4" w:rsidR="767E17C5" w:rsidRPr="00912EC7" w:rsidRDefault="767E17C5" w:rsidP="0B2AA191">
      <w:pPr>
        <w:spacing w:before="100" w:after="100"/>
        <w:rPr>
          <w:rFonts w:ascii="Century Gothic" w:hAnsi="Century Gothic" w:cs="Arial"/>
          <w:color w:val="000000" w:themeColor="text1"/>
          <w:sz w:val="20"/>
        </w:rPr>
      </w:pPr>
      <w:r w:rsidRPr="00912EC7">
        <w:rPr>
          <w:rFonts w:ascii="Century Gothic" w:hAnsi="Century Gothic" w:cs="Arial"/>
          <w:color w:val="000000" w:themeColor="text1"/>
          <w:sz w:val="20"/>
        </w:rPr>
        <w:t>..............................................................................</w:t>
      </w:r>
      <w:r w:rsidRPr="00912EC7">
        <w:rPr>
          <w:rFonts w:ascii="Century Gothic" w:hAnsi="Century Gothic"/>
        </w:rPr>
        <w:tab/>
      </w:r>
      <w:r w:rsidRPr="00912EC7">
        <w:rPr>
          <w:rFonts w:ascii="Century Gothic" w:hAnsi="Century Gothic" w:cs="Arial"/>
          <w:color w:val="000000" w:themeColor="text1"/>
          <w:sz w:val="20"/>
        </w:rPr>
        <w:t>....................................................................</w:t>
      </w:r>
    </w:p>
    <w:p w14:paraId="09472AF7" w14:textId="2C7F3EA4" w:rsidR="767E17C5" w:rsidRPr="00912EC7" w:rsidRDefault="767E17C5" w:rsidP="0B2AA191">
      <w:pPr>
        <w:spacing w:before="100" w:after="100"/>
        <w:rPr>
          <w:rFonts w:ascii="Century Gothic" w:hAnsi="Century Gothic" w:cs="Arial"/>
          <w:color w:val="000000" w:themeColor="text1"/>
          <w:sz w:val="20"/>
        </w:rPr>
      </w:pPr>
      <w:r w:rsidRPr="00912EC7">
        <w:rPr>
          <w:rFonts w:ascii="Century Gothic" w:hAnsi="Century Gothic" w:cs="Arial"/>
          <w:color w:val="000000" w:themeColor="text1"/>
          <w:sz w:val="20"/>
        </w:rPr>
        <w:t>..............................................................................</w:t>
      </w:r>
      <w:r w:rsidRPr="00912EC7">
        <w:rPr>
          <w:rFonts w:ascii="Century Gothic" w:hAnsi="Century Gothic"/>
        </w:rPr>
        <w:tab/>
      </w:r>
      <w:r w:rsidRPr="00912EC7">
        <w:rPr>
          <w:rFonts w:ascii="Century Gothic" w:hAnsi="Century Gothic" w:cs="Arial"/>
          <w:color w:val="000000" w:themeColor="text1"/>
          <w:sz w:val="20"/>
        </w:rPr>
        <w:t>....................................................................</w:t>
      </w:r>
    </w:p>
    <w:p w14:paraId="2114F986" w14:textId="42296E36" w:rsidR="767E17C5" w:rsidRPr="00912EC7" w:rsidRDefault="767E17C5" w:rsidP="0B2AA191">
      <w:pPr>
        <w:pBdr>
          <w:top w:val="single" w:sz="8" w:space="1" w:color="000000"/>
          <w:left w:val="single" w:sz="8" w:space="4" w:color="000000"/>
          <w:bottom w:val="single" w:sz="8" w:space="1" w:color="000000"/>
          <w:right w:val="single" w:sz="8" w:space="4" w:color="000000"/>
        </w:pBdr>
        <w:rPr>
          <w:rFonts w:ascii="Century Gothic" w:hAnsi="Century Gothic"/>
        </w:rPr>
      </w:pPr>
      <w:r w:rsidRPr="00912EC7">
        <w:rPr>
          <w:rFonts w:ascii="Century Gothic" w:eastAsia="Arial" w:hAnsi="Century Gothic" w:cs="Arial"/>
          <w:color w:val="000000" w:themeColor="text1"/>
          <w:sz w:val="20"/>
        </w:rPr>
        <w:t xml:space="preserve">Any information provided will be processed in accordance with UK data protection </w:t>
      </w:r>
      <w:proofErr w:type="gramStart"/>
      <w:r w:rsidRPr="00912EC7">
        <w:rPr>
          <w:rFonts w:ascii="Century Gothic" w:eastAsia="Arial" w:hAnsi="Century Gothic" w:cs="Arial"/>
          <w:color w:val="000000" w:themeColor="text1"/>
          <w:sz w:val="20"/>
        </w:rPr>
        <w:t>legislation</w:t>
      </w:r>
      <w:proofErr w:type="gramEnd"/>
    </w:p>
    <w:p w14:paraId="0B0B8F10" w14:textId="6FA7C763" w:rsidR="00403318" w:rsidRPr="006B6150" w:rsidRDefault="007F3323" w:rsidP="006B6150">
      <w:pPr>
        <w:pStyle w:val="Title"/>
        <w:ind w:left="0"/>
        <w:rPr>
          <w:rFonts w:ascii="Century Gothic" w:hAnsi="Century Gothic"/>
          <w:sz w:val="20"/>
          <w:szCs w:val="20"/>
        </w:rPr>
        <w:sectPr w:rsidR="00403318" w:rsidRPr="006B6150" w:rsidSect="00400631">
          <w:pgSz w:w="11906" w:h="16838" w:code="9"/>
          <w:pgMar w:top="1440" w:right="1416" w:bottom="1134" w:left="1560" w:header="709" w:footer="709" w:gutter="0"/>
          <w:cols w:space="708"/>
          <w:docGrid w:linePitch="360"/>
        </w:sectPr>
      </w:pPr>
      <w:r w:rsidRPr="00912EC7">
        <w:rPr>
          <w:rFonts w:ascii="Century Gothic" w:hAnsi="Century Gothic" w:cs="Arial"/>
          <w:sz w:val="20"/>
          <w:szCs w:val="20"/>
        </w:rPr>
        <w:br w:type="page"/>
      </w:r>
    </w:p>
    <w:p w14:paraId="557C12BB" w14:textId="05C91141" w:rsidR="005A37CD" w:rsidRPr="00912EC7" w:rsidRDefault="005A37CD" w:rsidP="006B6150">
      <w:pPr>
        <w:pStyle w:val="Title"/>
        <w:ind w:left="0"/>
        <w:rPr>
          <w:rFonts w:ascii="Century Gothic" w:hAnsi="Century Gothic"/>
          <w:sz w:val="20"/>
          <w:szCs w:val="20"/>
        </w:rPr>
      </w:pPr>
      <w:r w:rsidRPr="00912EC7">
        <w:rPr>
          <w:rFonts w:ascii="Century Gothic" w:hAnsi="Century Gothic"/>
          <w:sz w:val="20"/>
          <w:szCs w:val="20"/>
        </w:rPr>
        <w:lastRenderedPageBreak/>
        <w:t xml:space="preserve">SCHEDULE </w:t>
      </w:r>
      <w:r w:rsidR="00E06126">
        <w:rPr>
          <w:rFonts w:ascii="Century Gothic" w:hAnsi="Century Gothic"/>
          <w:sz w:val="20"/>
          <w:szCs w:val="20"/>
        </w:rPr>
        <w:t>3</w:t>
      </w:r>
    </w:p>
    <w:p w14:paraId="13E77970" w14:textId="77777777" w:rsidR="005A37CD" w:rsidRPr="00912EC7" w:rsidRDefault="005A37CD" w:rsidP="00FC066B">
      <w:pPr>
        <w:jc w:val="center"/>
        <w:rPr>
          <w:rFonts w:ascii="Century Gothic" w:hAnsi="Century Gothic"/>
          <w:sz w:val="20"/>
        </w:rPr>
      </w:pPr>
    </w:p>
    <w:p w14:paraId="322A6793" w14:textId="77777777" w:rsidR="005A37CD" w:rsidRPr="00912EC7" w:rsidRDefault="005A37CD" w:rsidP="00FC066B">
      <w:pPr>
        <w:pStyle w:val="Subtitle"/>
        <w:rPr>
          <w:rFonts w:ascii="Century Gothic" w:hAnsi="Century Gothic"/>
          <w:sz w:val="20"/>
          <w:szCs w:val="20"/>
        </w:rPr>
      </w:pPr>
      <w:r w:rsidRPr="00912EC7">
        <w:rPr>
          <w:rFonts w:ascii="Century Gothic" w:hAnsi="Century Gothic"/>
          <w:sz w:val="20"/>
          <w:szCs w:val="20"/>
        </w:rPr>
        <w:t>Charges</w:t>
      </w:r>
    </w:p>
    <w:p w14:paraId="1FD43A7C" w14:textId="77777777" w:rsidR="005A37CD" w:rsidRPr="00912EC7" w:rsidRDefault="005A37CD" w:rsidP="009A4DF3">
      <w:pPr>
        <w:widowControl w:val="0"/>
        <w:autoSpaceDE w:val="0"/>
        <w:autoSpaceDN w:val="0"/>
        <w:adjustRightInd w:val="0"/>
        <w:rPr>
          <w:rFonts w:ascii="Century Gothic" w:hAnsi="Century Gothic"/>
          <w:sz w:val="20"/>
        </w:rPr>
      </w:pPr>
    </w:p>
    <w:p w14:paraId="2BD476D9" w14:textId="77777777" w:rsidR="005A37CD" w:rsidRPr="00A71423" w:rsidRDefault="005A37CD" w:rsidP="009A418A">
      <w:pPr>
        <w:pStyle w:val="Heading1"/>
        <w:numPr>
          <w:ilvl w:val="0"/>
          <w:numId w:val="196"/>
        </w:numPr>
        <w:rPr>
          <w:rFonts w:ascii="Century Gothic" w:hAnsi="Century Gothic"/>
          <w:sz w:val="20"/>
        </w:rPr>
      </w:pPr>
      <w:r w:rsidRPr="00A71423">
        <w:rPr>
          <w:rFonts w:ascii="Century Gothic" w:hAnsi="Century Gothic"/>
          <w:sz w:val="20"/>
        </w:rPr>
        <w:t xml:space="preserve">Introduction and Definitions </w:t>
      </w:r>
    </w:p>
    <w:p w14:paraId="10E02778" w14:textId="77777777" w:rsidR="005A37CD" w:rsidRPr="00912EC7" w:rsidRDefault="005A37CD" w:rsidP="009A4DF3">
      <w:pPr>
        <w:widowControl w:val="0"/>
        <w:autoSpaceDE w:val="0"/>
        <w:autoSpaceDN w:val="0"/>
        <w:adjustRightInd w:val="0"/>
        <w:rPr>
          <w:rFonts w:ascii="Century Gothic" w:hAnsi="Century Gothic"/>
          <w:sz w:val="20"/>
        </w:rPr>
      </w:pPr>
      <w:r w:rsidRPr="00912EC7">
        <w:rPr>
          <w:rFonts w:ascii="Century Gothic" w:hAnsi="Century Gothic"/>
          <w:sz w:val="20"/>
        </w:rPr>
        <w:t xml:space="preserve"> </w:t>
      </w:r>
    </w:p>
    <w:p w14:paraId="0256E8C2" w14:textId="77777777" w:rsidR="005A37CD" w:rsidRPr="00E50373" w:rsidRDefault="005A37CD" w:rsidP="009A418A">
      <w:pPr>
        <w:pStyle w:val="Heading2"/>
        <w:numPr>
          <w:ilvl w:val="1"/>
          <w:numId w:val="54"/>
        </w:numPr>
        <w:rPr>
          <w:rFonts w:ascii="Century Gothic" w:hAnsi="Century Gothic"/>
        </w:rPr>
      </w:pPr>
      <w:r w:rsidRPr="00E50373">
        <w:rPr>
          <w:rFonts w:ascii="Century Gothic" w:hAnsi="Century Gothic"/>
        </w:rPr>
        <w:t xml:space="preserve">The purpose of this Schedule is to set out the pricing methodology and principles applicable to this Agreement. This Schedule shall be read in conjunction with the applicable SOWs of this Agreement. </w:t>
      </w:r>
    </w:p>
    <w:p w14:paraId="5B2C1CDD"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465C2194"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The Charges for all Services provided by the Supplier under this Agreement shall be calculated according to the princi</w:t>
      </w:r>
      <w:r w:rsidR="001C61B9" w:rsidRPr="00912EC7">
        <w:rPr>
          <w:rFonts w:ascii="Century Gothic" w:hAnsi="Century Gothic"/>
        </w:rPr>
        <w:t>ples set forth in this Schedule</w:t>
      </w:r>
      <w:r w:rsidRPr="00912EC7">
        <w:rPr>
          <w:rFonts w:ascii="Century Gothic" w:hAnsi="Century Gothic"/>
        </w:rPr>
        <w:t xml:space="preserve"> and Virgin shall be obligated to pay for any such Services delivered by Supplier to the amounts calculated and payable pursuant to this Schedule. </w:t>
      </w:r>
    </w:p>
    <w:p w14:paraId="57810CB2"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0CD0F204"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All the Charges specified in this Schedule are expressed to be exclusive of any tax that is applicable or port fees (if applicable), which shall (if due) be payable in addition by Virgin.  </w:t>
      </w:r>
    </w:p>
    <w:p w14:paraId="46E145C4"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4B3E4087" w14:textId="01FCAA4B"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All Charges shall be expressed in </w:t>
      </w:r>
      <w:r w:rsidR="00052040" w:rsidRPr="00912EC7">
        <w:rPr>
          <w:rFonts w:ascii="Century Gothic" w:hAnsi="Century Gothic"/>
        </w:rPr>
        <w:t>USD</w:t>
      </w:r>
      <w:r w:rsidR="00B44CB0" w:rsidRPr="00912EC7">
        <w:rPr>
          <w:rFonts w:ascii="Century Gothic" w:hAnsi="Century Gothic"/>
        </w:rPr>
        <w:t xml:space="preserve"> </w:t>
      </w:r>
      <w:r w:rsidRPr="00912EC7">
        <w:rPr>
          <w:rFonts w:ascii="Century Gothic" w:hAnsi="Century Gothic"/>
        </w:rPr>
        <w:t xml:space="preserve">and shall be invoiced and payable in </w:t>
      </w:r>
      <w:r w:rsidR="009A3E2C" w:rsidRPr="00912EC7">
        <w:rPr>
          <w:rFonts w:ascii="Century Gothic" w:hAnsi="Century Gothic"/>
        </w:rPr>
        <w:t>same.</w:t>
      </w:r>
    </w:p>
    <w:p w14:paraId="2E3E4A18"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26AD4666"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shall self-bill every ten (10) days for the Services provided in the preceding ten (10) days and payment will be made in accordance with clause </w:t>
      </w:r>
      <w:r w:rsidR="005A5C30" w:rsidRPr="00912EC7">
        <w:rPr>
          <w:rFonts w:ascii="Century Gothic" w:hAnsi="Century Gothic"/>
        </w:rPr>
        <w:t>22</w:t>
      </w:r>
      <w:r w:rsidRPr="00912EC7">
        <w:rPr>
          <w:rFonts w:ascii="Century Gothic" w:hAnsi="Century Gothic"/>
        </w:rPr>
        <w:t>.</w:t>
      </w:r>
    </w:p>
    <w:p w14:paraId="60727C10" w14:textId="77777777" w:rsidR="005A37CD" w:rsidRPr="00912EC7" w:rsidRDefault="005A37CD" w:rsidP="009A4DF3">
      <w:pPr>
        <w:rPr>
          <w:rFonts w:ascii="Century Gothic" w:hAnsi="Century Gothic"/>
          <w:sz w:val="20"/>
        </w:rPr>
      </w:pPr>
    </w:p>
    <w:p w14:paraId="230E56D1" w14:textId="77777777" w:rsidR="005A37CD" w:rsidRPr="00912EC7" w:rsidRDefault="005A37CD"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 xml:space="preserve">Pricing Structure </w:t>
      </w:r>
    </w:p>
    <w:p w14:paraId="78256411" w14:textId="77777777" w:rsidR="005A37CD" w:rsidRPr="00912EC7" w:rsidRDefault="005A37CD" w:rsidP="009A4DF3">
      <w:pPr>
        <w:widowControl w:val="0"/>
        <w:tabs>
          <w:tab w:val="left" w:pos="709"/>
        </w:tabs>
        <w:rPr>
          <w:rFonts w:ascii="Century Gothic" w:hAnsi="Century Gothic"/>
          <w:b/>
          <w:color w:val="000000"/>
          <w:sz w:val="20"/>
          <w:u w:val="single"/>
        </w:rPr>
      </w:pPr>
    </w:p>
    <w:p w14:paraId="4D7CDFB4" w14:textId="7794C664" w:rsidR="005A37CD" w:rsidRPr="00E50373" w:rsidRDefault="005A37CD" w:rsidP="009A418A">
      <w:pPr>
        <w:pStyle w:val="Heading2"/>
        <w:numPr>
          <w:ilvl w:val="1"/>
          <w:numId w:val="55"/>
        </w:numPr>
        <w:rPr>
          <w:rFonts w:ascii="Century Gothic" w:hAnsi="Century Gothic"/>
        </w:rPr>
      </w:pPr>
      <w:r w:rsidRPr="00E50373">
        <w:rPr>
          <w:rFonts w:ascii="Century Gothic" w:hAnsi="Century Gothic"/>
        </w:rPr>
        <w:t>The Supplier shall consistently strive to improve value throughout the extended supply chain an</w:t>
      </w:r>
      <w:r w:rsidR="004942AB" w:rsidRPr="00E50373">
        <w:rPr>
          <w:rFonts w:ascii="Century Gothic" w:hAnsi="Century Gothic"/>
        </w:rPr>
        <w:t xml:space="preserve">d </w:t>
      </w:r>
      <w:r w:rsidR="006D4BD5" w:rsidRPr="00E50373">
        <w:rPr>
          <w:rFonts w:ascii="Century Gothic" w:hAnsi="Century Gothic"/>
        </w:rPr>
        <w:t xml:space="preserve">shall </w:t>
      </w:r>
      <w:r w:rsidR="004942AB" w:rsidRPr="00E50373">
        <w:rPr>
          <w:rFonts w:ascii="Century Gothic" w:hAnsi="Century Gothic"/>
        </w:rPr>
        <w:t>demonstrate its efforts to</w:t>
      </w:r>
      <w:r w:rsidR="006D4BD5" w:rsidRPr="00E50373">
        <w:rPr>
          <w:rFonts w:ascii="Century Gothic" w:hAnsi="Century Gothic"/>
        </w:rPr>
        <w:t xml:space="preserve"> Virgin via an open book policy that provides a breakdown of costs (</w:t>
      </w:r>
      <w:r w:rsidR="0035185B" w:rsidRPr="00E50373">
        <w:rPr>
          <w:rFonts w:ascii="Century Gothic" w:hAnsi="Century Gothic"/>
        </w:rPr>
        <w:t>e.g.,</w:t>
      </w:r>
      <w:r w:rsidR="006D4BD5" w:rsidRPr="00E50373">
        <w:rPr>
          <w:rFonts w:ascii="Century Gothic" w:hAnsi="Century Gothic"/>
        </w:rPr>
        <w:t xml:space="preserve"> Food, packaging, delivery, handling, administration).</w:t>
      </w:r>
    </w:p>
    <w:p w14:paraId="4A9EDC39"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4B735CC2"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pricing structure of this Agreement shall facilitate continuous improvement and cost reduction and allow for the </w:t>
      </w:r>
      <w:r w:rsidR="009A3E2C" w:rsidRPr="00912EC7">
        <w:rPr>
          <w:rFonts w:ascii="Century Gothic" w:hAnsi="Century Gothic"/>
        </w:rPr>
        <w:t>on</w:t>
      </w:r>
      <w:r w:rsidR="00C04A5F" w:rsidRPr="00912EC7">
        <w:rPr>
          <w:rFonts w:ascii="Century Gothic" w:hAnsi="Century Gothic"/>
        </w:rPr>
        <w:t>-</w:t>
      </w:r>
      <w:r w:rsidR="009A3E2C" w:rsidRPr="00912EC7">
        <w:rPr>
          <w:rFonts w:ascii="Century Gothic" w:hAnsi="Century Gothic"/>
        </w:rPr>
        <w:t>going</w:t>
      </w:r>
      <w:r w:rsidRPr="00912EC7">
        <w:rPr>
          <w:rFonts w:ascii="Century Gothic" w:hAnsi="Century Gothic"/>
        </w:rPr>
        <w:t xml:space="preserve"> review of improvements in all areas. When presenting new or revised or provisional pricing proposals, the Supplier shall adhere to the formulas and formats set out in</w:t>
      </w:r>
      <w:r w:rsidR="00753980" w:rsidRPr="00912EC7">
        <w:rPr>
          <w:rFonts w:ascii="Century Gothic" w:hAnsi="Century Gothic"/>
        </w:rPr>
        <w:t xml:space="preserve"> this</w:t>
      </w:r>
      <w:r w:rsidRPr="00912EC7">
        <w:rPr>
          <w:rFonts w:ascii="Century Gothic" w:hAnsi="Century Gothic"/>
        </w:rPr>
        <w:t xml:space="preserve"> Schedule.</w:t>
      </w:r>
    </w:p>
    <w:p w14:paraId="23BA6774" w14:textId="77777777" w:rsidR="005A37CD" w:rsidRPr="00912EC7" w:rsidRDefault="005A37CD" w:rsidP="009A4DF3">
      <w:pPr>
        <w:pStyle w:val="Heading2"/>
        <w:numPr>
          <w:ilvl w:val="0"/>
          <w:numId w:val="0"/>
        </w:numPr>
        <w:ind w:left="1430"/>
        <w:rPr>
          <w:rFonts w:ascii="Century Gothic" w:hAnsi="Century Gothic"/>
        </w:rPr>
      </w:pPr>
    </w:p>
    <w:p w14:paraId="411F92F9" w14:textId="77777777" w:rsidR="005A37CD" w:rsidRPr="00912EC7" w:rsidRDefault="005A37CD"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Charging Structure</w:t>
      </w:r>
    </w:p>
    <w:p w14:paraId="73563F62" w14:textId="77777777" w:rsidR="005A37CD" w:rsidRPr="00912EC7" w:rsidRDefault="005A37CD" w:rsidP="009A4DF3">
      <w:pPr>
        <w:rPr>
          <w:rFonts w:ascii="Century Gothic" w:hAnsi="Century Gothic"/>
          <w:sz w:val="20"/>
        </w:rPr>
      </w:pPr>
    </w:p>
    <w:p w14:paraId="4ECA8624" w14:textId="77777777" w:rsidR="005A37CD" w:rsidRPr="0044438C" w:rsidRDefault="005A37CD" w:rsidP="009A418A">
      <w:pPr>
        <w:pStyle w:val="Heading2"/>
        <w:numPr>
          <w:ilvl w:val="1"/>
          <w:numId w:val="56"/>
        </w:numPr>
        <w:rPr>
          <w:rFonts w:ascii="Century Gothic" w:hAnsi="Century Gothic"/>
        </w:rPr>
      </w:pPr>
      <w:r w:rsidRPr="0044438C">
        <w:rPr>
          <w:rFonts w:ascii="Century Gothic" w:hAnsi="Century Gothic"/>
        </w:rPr>
        <w:t xml:space="preserve">The Charges comprise of the following </w:t>
      </w:r>
      <w:proofErr w:type="gramStart"/>
      <w:r w:rsidRPr="0044438C">
        <w:rPr>
          <w:rFonts w:ascii="Century Gothic" w:hAnsi="Century Gothic"/>
        </w:rPr>
        <w:t>categories:-</w:t>
      </w:r>
      <w:proofErr w:type="gramEnd"/>
    </w:p>
    <w:p w14:paraId="4A88F083" w14:textId="77777777" w:rsidR="005A37CD" w:rsidRPr="00912EC7" w:rsidRDefault="005A37CD" w:rsidP="009A4DF3">
      <w:pPr>
        <w:rPr>
          <w:rFonts w:ascii="Century Gothic" w:hAnsi="Century Gothic"/>
          <w:sz w:val="20"/>
        </w:rPr>
      </w:pPr>
    </w:p>
    <w:p w14:paraId="027FBED7" w14:textId="77777777" w:rsidR="005A37CD" w:rsidRPr="00C53575" w:rsidRDefault="005A37CD" w:rsidP="009A418A">
      <w:pPr>
        <w:pStyle w:val="Heading3"/>
        <w:numPr>
          <w:ilvl w:val="2"/>
          <w:numId w:val="47"/>
        </w:numPr>
        <w:tabs>
          <w:tab w:val="num" w:pos="1985"/>
        </w:tabs>
        <w:rPr>
          <w:rFonts w:ascii="Century Gothic" w:hAnsi="Century Gothic"/>
        </w:rPr>
      </w:pPr>
      <w:r w:rsidRPr="00C53575">
        <w:rPr>
          <w:rFonts w:ascii="Century Gothic" w:hAnsi="Century Gothic"/>
        </w:rPr>
        <w:t xml:space="preserve">Passenger and </w:t>
      </w:r>
      <w:r w:rsidR="00CF1BB3" w:rsidRPr="00C53575">
        <w:rPr>
          <w:rFonts w:ascii="Century Gothic" w:hAnsi="Century Gothic"/>
        </w:rPr>
        <w:t>c</w:t>
      </w:r>
      <w:r w:rsidRPr="00C53575">
        <w:rPr>
          <w:rFonts w:ascii="Century Gothic" w:hAnsi="Century Gothic"/>
        </w:rPr>
        <w:t xml:space="preserve">rew </w:t>
      </w:r>
      <w:r w:rsidR="00CF1BB3" w:rsidRPr="00C53575">
        <w:rPr>
          <w:rFonts w:ascii="Century Gothic" w:hAnsi="Century Gothic"/>
        </w:rPr>
        <w:t>r</w:t>
      </w:r>
      <w:r w:rsidRPr="00C53575">
        <w:rPr>
          <w:rFonts w:ascii="Century Gothic" w:hAnsi="Century Gothic"/>
        </w:rPr>
        <w:t>elated Food Charges</w:t>
      </w:r>
      <w:r w:rsidR="00E016E0" w:rsidRPr="00C53575">
        <w:rPr>
          <w:rFonts w:ascii="Century Gothic" w:hAnsi="Century Gothic"/>
        </w:rPr>
        <w:t xml:space="preserve"> as per the related Master Profile Documents</w:t>
      </w:r>
      <w:r w:rsidR="00C24201" w:rsidRPr="00C53575">
        <w:rPr>
          <w:rFonts w:ascii="Century Gothic" w:hAnsi="Century Gothic"/>
        </w:rPr>
        <w:t xml:space="preserve"> (“MPD”)</w:t>
      </w:r>
      <w:r w:rsidR="0083019B" w:rsidRPr="00C53575">
        <w:rPr>
          <w:rFonts w:ascii="Century Gothic" w:hAnsi="Century Gothic"/>
        </w:rPr>
        <w:t>:</w:t>
      </w:r>
    </w:p>
    <w:p w14:paraId="79C8EB22" w14:textId="77777777" w:rsidR="005A37CD" w:rsidRPr="00912EC7" w:rsidRDefault="005A37CD" w:rsidP="009A4DF3">
      <w:pPr>
        <w:ind w:left="720"/>
        <w:rPr>
          <w:rFonts w:ascii="Century Gothic" w:hAnsi="Century Gothic"/>
          <w:sz w:val="20"/>
        </w:rPr>
      </w:pPr>
    </w:p>
    <w:p w14:paraId="2BF17DED"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J passenger</w:t>
      </w:r>
    </w:p>
    <w:p w14:paraId="6A78C057"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W passenger</w:t>
      </w:r>
    </w:p>
    <w:p w14:paraId="3577C23E"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Y passenger</w:t>
      </w:r>
    </w:p>
    <w:p w14:paraId="4E6388EF"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Crew </w:t>
      </w:r>
      <w:proofErr w:type="gramStart"/>
      <w:r w:rsidRPr="00912EC7">
        <w:rPr>
          <w:rFonts w:ascii="Century Gothic" w:hAnsi="Century Gothic" w:cs="Arial"/>
          <w:sz w:val="20"/>
        </w:rPr>
        <w:t>member</w:t>
      </w:r>
      <w:proofErr w:type="gramEnd"/>
    </w:p>
    <w:p w14:paraId="33AF402A" w14:textId="77777777" w:rsidR="00B74063" w:rsidRPr="00912EC7" w:rsidRDefault="00B74063"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Special Meals (SPML)</w:t>
      </w:r>
    </w:p>
    <w:p w14:paraId="653D616C" w14:textId="77777777" w:rsidR="005A37CD" w:rsidRPr="00912EC7" w:rsidRDefault="005A37CD" w:rsidP="009A4DF3">
      <w:pPr>
        <w:ind w:left="1560"/>
        <w:outlineLvl w:val="1"/>
        <w:rPr>
          <w:rFonts w:ascii="Century Gothic" w:hAnsi="Century Gothic"/>
          <w:sz w:val="20"/>
        </w:rPr>
      </w:pPr>
    </w:p>
    <w:p w14:paraId="7ECF6816" w14:textId="77777777" w:rsidR="005A37CD" w:rsidRPr="00912EC7" w:rsidRDefault="005A37CD" w:rsidP="00CF1BB3">
      <w:pPr>
        <w:pStyle w:val="Heading3"/>
        <w:tabs>
          <w:tab w:val="num" w:pos="1985"/>
        </w:tabs>
        <w:rPr>
          <w:rFonts w:ascii="Century Gothic" w:hAnsi="Century Gothic"/>
        </w:rPr>
      </w:pPr>
      <w:r w:rsidRPr="00912EC7">
        <w:rPr>
          <w:rFonts w:ascii="Century Gothic" w:hAnsi="Century Gothic"/>
        </w:rPr>
        <w:t xml:space="preserve">Aircraft </w:t>
      </w:r>
      <w:r w:rsidR="00CF1BB3" w:rsidRPr="00912EC7">
        <w:rPr>
          <w:rFonts w:ascii="Century Gothic" w:hAnsi="Century Gothic"/>
        </w:rPr>
        <w:t>r</w:t>
      </w:r>
      <w:r w:rsidRPr="00912EC7">
        <w:rPr>
          <w:rFonts w:ascii="Century Gothic" w:hAnsi="Century Gothic"/>
        </w:rPr>
        <w:t xml:space="preserve">elated Food </w:t>
      </w:r>
      <w:r w:rsidR="00CF1BB3" w:rsidRPr="00912EC7">
        <w:rPr>
          <w:rFonts w:ascii="Century Gothic" w:hAnsi="Century Gothic"/>
        </w:rPr>
        <w:t>c</w:t>
      </w:r>
      <w:r w:rsidRPr="00912EC7">
        <w:rPr>
          <w:rFonts w:ascii="Century Gothic" w:hAnsi="Century Gothic"/>
        </w:rPr>
        <w:t>osting</w:t>
      </w:r>
      <w:r w:rsidR="00C12293" w:rsidRPr="00912EC7">
        <w:rPr>
          <w:rFonts w:ascii="Century Gothic" w:hAnsi="Century Gothic"/>
        </w:rPr>
        <w:t xml:space="preserve"> as per the Master Price List</w:t>
      </w:r>
      <w:r w:rsidR="00C24201" w:rsidRPr="00912EC7">
        <w:rPr>
          <w:rFonts w:ascii="Century Gothic" w:hAnsi="Century Gothic"/>
        </w:rPr>
        <w:t xml:space="preserve"> (“MPL”)</w:t>
      </w:r>
      <w:r w:rsidR="0083019B" w:rsidRPr="00912EC7">
        <w:rPr>
          <w:rFonts w:ascii="Century Gothic" w:hAnsi="Century Gothic"/>
        </w:rPr>
        <w:t>:</w:t>
      </w:r>
    </w:p>
    <w:p w14:paraId="75D91DDB" w14:textId="77777777" w:rsidR="0083019B" w:rsidRPr="00912EC7" w:rsidRDefault="0083019B" w:rsidP="009A4DF3">
      <w:pPr>
        <w:rPr>
          <w:rFonts w:ascii="Century Gothic" w:hAnsi="Century Gothic"/>
          <w:sz w:val="20"/>
        </w:rPr>
      </w:pPr>
    </w:p>
    <w:p w14:paraId="255B6328"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Wet Stores</w:t>
      </w:r>
    </w:p>
    <w:p w14:paraId="3DF7AE1A" w14:textId="77777777" w:rsidR="00B74063" w:rsidRPr="00912EC7" w:rsidRDefault="00B74063"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Dry Stores</w:t>
      </w:r>
    </w:p>
    <w:p w14:paraId="61DEFA9A" w14:textId="77777777" w:rsidR="005A37CD" w:rsidRPr="00912EC7" w:rsidRDefault="005A37CD" w:rsidP="009A4DF3">
      <w:pPr>
        <w:ind w:left="1701" w:hanging="567"/>
        <w:rPr>
          <w:rFonts w:ascii="Century Gothic" w:hAnsi="Century Gothic"/>
          <w:sz w:val="20"/>
        </w:rPr>
      </w:pPr>
    </w:p>
    <w:p w14:paraId="4240DA02" w14:textId="77777777" w:rsidR="005A37CD" w:rsidRPr="00912EC7" w:rsidRDefault="005A37CD" w:rsidP="00CF1BB3">
      <w:pPr>
        <w:pStyle w:val="Heading3"/>
        <w:tabs>
          <w:tab w:val="num" w:pos="1985"/>
        </w:tabs>
        <w:rPr>
          <w:rFonts w:ascii="Century Gothic" w:hAnsi="Century Gothic"/>
        </w:rPr>
      </w:pPr>
      <w:r w:rsidRPr="00912EC7">
        <w:rPr>
          <w:rFonts w:ascii="Century Gothic" w:hAnsi="Century Gothic"/>
        </w:rPr>
        <w:t xml:space="preserve">Aircraft </w:t>
      </w:r>
      <w:r w:rsidR="00CF1BB3" w:rsidRPr="00912EC7">
        <w:rPr>
          <w:rFonts w:ascii="Century Gothic" w:hAnsi="Century Gothic"/>
        </w:rPr>
        <w:t>r</w:t>
      </w:r>
      <w:r w:rsidRPr="00912EC7">
        <w:rPr>
          <w:rFonts w:ascii="Century Gothic" w:hAnsi="Century Gothic"/>
        </w:rPr>
        <w:t>elated Service Charges</w:t>
      </w:r>
      <w:r w:rsidR="00C12293" w:rsidRPr="00912EC7">
        <w:rPr>
          <w:rFonts w:ascii="Century Gothic" w:hAnsi="Century Gothic"/>
        </w:rPr>
        <w:t xml:space="preserve"> as per the </w:t>
      </w:r>
      <w:r w:rsidR="00C24201" w:rsidRPr="00912EC7">
        <w:rPr>
          <w:rFonts w:ascii="Century Gothic" w:hAnsi="Century Gothic"/>
        </w:rPr>
        <w:t>MPL</w:t>
      </w:r>
      <w:r w:rsidR="0083019B" w:rsidRPr="00912EC7">
        <w:rPr>
          <w:rFonts w:ascii="Century Gothic" w:hAnsi="Century Gothic"/>
        </w:rPr>
        <w:t>:</w:t>
      </w:r>
    </w:p>
    <w:p w14:paraId="4CF8666D" w14:textId="77777777" w:rsidR="005A37CD" w:rsidRPr="00912EC7" w:rsidRDefault="005A37CD" w:rsidP="009A4DF3">
      <w:pPr>
        <w:ind w:left="720"/>
        <w:rPr>
          <w:rFonts w:ascii="Century Gothic" w:hAnsi="Century Gothic"/>
          <w:sz w:val="20"/>
        </w:rPr>
      </w:pPr>
    </w:p>
    <w:p w14:paraId="707E4C6B"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lastRenderedPageBreak/>
        <w:t xml:space="preserve">Equipment and </w:t>
      </w:r>
      <w:r w:rsidR="00CF1BB3" w:rsidRPr="00912EC7">
        <w:rPr>
          <w:rFonts w:ascii="Century Gothic" w:hAnsi="Century Gothic" w:cs="Arial"/>
          <w:sz w:val="20"/>
        </w:rPr>
        <w:t>s</w:t>
      </w:r>
      <w:r w:rsidRPr="00912EC7">
        <w:rPr>
          <w:rFonts w:ascii="Century Gothic" w:hAnsi="Century Gothic" w:cs="Arial"/>
          <w:sz w:val="20"/>
        </w:rPr>
        <w:t xml:space="preserve">tores </w:t>
      </w:r>
      <w:r w:rsidR="00CF1BB3" w:rsidRPr="00912EC7">
        <w:rPr>
          <w:rFonts w:ascii="Century Gothic" w:hAnsi="Century Gothic" w:cs="Arial"/>
          <w:sz w:val="20"/>
        </w:rPr>
        <w:t>p</w:t>
      </w:r>
      <w:r w:rsidRPr="00912EC7">
        <w:rPr>
          <w:rFonts w:ascii="Century Gothic" w:hAnsi="Century Gothic" w:cs="Arial"/>
          <w:sz w:val="20"/>
        </w:rPr>
        <w:t>acking</w:t>
      </w:r>
      <w:r w:rsidR="00C24201" w:rsidRPr="00912EC7">
        <w:rPr>
          <w:rFonts w:ascii="Century Gothic" w:hAnsi="Century Gothic" w:cs="Arial"/>
          <w:sz w:val="20"/>
        </w:rPr>
        <w:t xml:space="preserve"> (including laundry handling)</w:t>
      </w:r>
    </w:p>
    <w:p w14:paraId="3846A97F" w14:textId="77777777" w:rsidR="005A37C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Wash </w:t>
      </w:r>
      <w:proofErr w:type="gramStart"/>
      <w:r w:rsidR="00CF1BB3" w:rsidRPr="00912EC7">
        <w:rPr>
          <w:rFonts w:ascii="Century Gothic" w:hAnsi="Century Gothic" w:cs="Arial"/>
          <w:sz w:val="20"/>
        </w:rPr>
        <w:t>u</w:t>
      </w:r>
      <w:r w:rsidRPr="00912EC7">
        <w:rPr>
          <w:rFonts w:ascii="Century Gothic" w:hAnsi="Century Gothic" w:cs="Arial"/>
          <w:sz w:val="20"/>
        </w:rPr>
        <w:t>p</w:t>
      </w:r>
      <w:proofErr w:type="gramEnd"/>
    </w:p>
    <w:p w14:paraId="09E13419" w14:textId="77777777" w:rsidR="00C0582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Transport &amp; </w:t>
      </w:r>
      <w:proofErr w:type="gramStart"/>
      <w:r w:rsidR="00CF1BB3" w:rsidRPr="00912EC7">
        <w:rPr>
          <w:rFonts w:ascii="Century Gothic" w:hAnsi="Century Gothic" w:cs="Arial"/>
          <w:sz w:val="20"/>
        </w:rPr>
        <w:t>h</w:t>
      </w:r>
      <w:r w:rsidRPr="00912EC7">
        <w:rPr>
          <w:rFonts w:ascii="Century Gothic" w:hAnsi="Century Gothic" w:cs="Arial"/>
          <w:sz w:val="20"/>
        </w:rPr>
        <w:t>andling</w:t>
      </w:r>
      <w:proofErr w:type="gramEnd"/>
      <w:r w:rsidR="00C0582D" w:rsidRPr="00912EC7">
        <w:rPr>
          <w:rFonts w:ascii="Century Gothic" w:hAnsi="Century Gothic" w:cs="Arial"/>
          <w:sz w:val="20"/>
        </w:rPr>
        <w:t xml:space="preserve"> </w:t>
      </w:r>
    </w:p>
    <w:p w14:paraId="1F985716" w14:textId="77777777" w:rsidR="005A37CD" w:rsidRPr="00912EC7" w:rsidRDefault="00C0582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 xml:space="preserve">Transport &amp; handling - Top Up </w:t>
      </w:r>
    </w:p>
    <w:p w14:paraId="32519CB8" w14:textId="77777777" w:rsidR="00C0582D" w:rsidRPr="00912EC7" w:rsidRDefault="005A37CD"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Overheads and contribution</w:t>
      </w:r>
    </w:p>
    <w:p w14:paraId="7FF5FB62" w14:textId="77777777" w:rsidR="002367D8" w:rsidRPr="00912EC7" w:rsidRDefault="002367D8"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Bonded bar packing (including retail handling)</w:t>
      </w:r>
    </w:p>
    <w:p w14:paraId="1AB9D5D1" w14:textId="77777777" w:rsidR="002367D8" w:rsidRPr="00912EC7" w:rsidRDefault="002367D8" w:rsidP="009A418A">
      <w:pPr>
        <w:numPr>
          <w:ilvl w:val="3"/>
          <w:numId w:val="12"/>
        </w:numPr>
        <w:tabs>
          <w:tab w:val="clear" w:pos="1440"/>
          <w:tab w:val="num" w:pos="2268"/>
        </w:tabs>
        <w:ind w:left="2268" w:hanging="283"/>
        <w:rPr>
          <w:rFonts w:ascii="Century Gothic" w:hAnsi="Century Gothic" w:cs="Arial"/>
          <w:sz w:val="20"/>
        </w:rPr>
      </w:pPr>
      <w:r w:rsidRPr="00912EC7">
        <w:rPr>
          <w:rFonts w:ascii="Century Gothic" w:hAnsi="Century Gothic" w:cs="Arial"/>
          <w:sz w:val="20"/>
        </w:rPr>
        <w:t>Catering cargo container handling</w:t>
      </w:r>
    </w:p>
    <w:p w14:paraId="664C661A" w14:textId="77777777" w:rsidR="005A37CD" w:rsidRPr="00912EC7" w:rsidRDefault="005A37CD" w:rsidP="009A4DF3">
      <w:pPr>
        <w:ind w:left="720"/>
        <w:outlineLvl w:val="2"/>
        <w:rPr>
          <w:rFonts w:ascii="Century Gothic" w:hAnsi="Century Gothic"/>
          <w:sz w:val="20"/>
        </w:rPr>
      </w:pPr>
    </w:p>
    <w:p w14:paraId="1BF5CF9C" w14:textId="77777777" w:rsidR="005A37CD" w:rsidRPr="00912EC7" w:rsidRDefault="005A37CD" w:rsidP="009A4DF3">
      <w:pPr>
        <w:pStyle w:val="Heading1"/>
        <w:tabs>
          <w:tab w:val="clear" w:pos="720"/>
          <w:tab w:val="num" w:pos="567"/>
        </w:tabs>
        <w:rPr>
          <w:rFonts w:ascii="Century Gothic" w:hAnsi="Century Gothic"/>
          <w:sz w:val="20"/>
        </w:rPr>
      </w:pPr>
      <w:r w:rsidRPr="00912EC7">
        <w:rPr>
          <w:rFonts w:ascii="Century Gothic" w:hAnsi="Century Gothic"/>
          <w:sz w:val="20"/>
        </w:rPr>
        <w:t>Passenger and Crew Related Food Charges</w:t>
      </w:r>
    </w:p>
    <w:p w14:paraId="402A572F" w14:textId="77777777" w:rsidR="005A37CD" w:rsidRPr="00912EC7" w:rsidRDefault="005A37CD" w:rsidP="009A4DF3">
      <w:pPr>
        <w:rPr>
          <w:rFonts w:ascii="Century Gothic" w:hAnsi="Century Gothic"/>
          <w:sz w:val="20"/>
        </w:rPr>
      </w:pPr>
    </w:p>
    <w:p w14:paraId="335F72CD" w14:textId="77777777" w:rsidR="005A37CD" w:rsidRPr="0044438C" w:rsidRDefault="005A37CD" w:rsidP="009A418A">
      <w:pPr>
        <w:pStyle w:val="Heading2"/>
        <w:numPr>
          <w:ilvl w:val="1"/>
          <w:numId w:val="57"/>
        </w:numPr>
        <w:rPr>
          <w:rFonts w:ascii="Century Gothic" w:hAnsi="Century Gothic"/>
        </w:rPr>
      </w:pPr>
      <w:r w:rsidRPr="0044438C">
        <w:rPr>
          <w:rFonts w:ascii="Century Gothic" w:hAnsi="Century Gothic"/>
        </w:rPr>
        <w:t xml:space="preserve">These are passenger </w:t>
      </w:r>
      <w:r w:rsidR="00F17DC6" w:rsidRPr="0044438C">
        <w:rPr>
          <w:rFonts w:ascii="Century Gothic" w:hAnsi="Century Gothic"/>
        </w:rPr>
        <w:t>F</w:t>
      </w:r>
      <w:r w:rsidR="009A3E2C" w:rsidRPr="0044438C">
        <w:rPr>
          <w:rFonts w:ascii="Century Gothic" w:hAnsi="Century Gothic"/>
        </w:rPr>
        <w:t>ood</w:t>
      </w:r>
      <w:r w:rsidR="00F17DC6" w:rsidRPr="0044438C">
        <w:rPr>
          <w:rFonts w:ascii="Century Gothic" w:hAnsi="Century Gothic"/>
        </w:rPr>
        <w:t>, crew F</w:t>
      </w:r>
      <w:r w:rsidRPr="0044438C">
        <w:rPr>
          <w:rFonts w:ascii="Century Gothic" w:hAnsi="Century Gothic"/>
        </w:rPr>
        <w:t xml:space="preserve">ood and flight deck </w:t>
      </w:r>
      <w:r w:rsidR="00F17DC6" w:rsidRPr="0044438C">
        <w:rPr>
          <w:rFonts w:ascii="Century Gothic" w:hAnsi="Century Gothic"/>
        </w:rPr>
        <w:t>F</w:t>
      </w:r>
      <w:r w:rsidR="009A3E2C" w:rsidRPr="0044438C">
        <w:rPr>
          <w:rFonts w:ascii="Century Gothic" w:hAnsi="Century Gothic"/>
        </w:rPr>
        <w:t>ood</w:t>
      </w:r>
      <w:r w:rsidRPr="0044438C">
        <w:rPr>
          <w:rFonts w:ascii="Century Gothic" w:hAnsi="Century Gothic"/>
        </w:rPr>
        <w:t xml:space="preserve"> Charges, including any special meals (varying by class, Menu </w:t>
      </w:r>
      <w:proofErr w:type="gramStart"/>
      <w:r w:rsidRPr="0044438C">
        <w:rPr>
          <w:rFonts w:ascii="Century Gothic" w:hAnsi="Century Gothic"/>
        </w:rPr>
        <w:t>Change</w:t>
      </w:r>
      <w:proofErr w:type="gramEnd"/>
      <w:r w:rsidRPr="0044438C">
        <w:rPr>
          <w:rFonts w:ascii="Century Gothic" w:hAnsi="Century Gothic"/>
        </w:rPr>
        <w:t xml:space="preserve"> or commitment and by number of </w:t>
      </w:r>
      <w:r w:rsidR="00F17DC6" w:rsidRPr="0044438C">
        <w:rPr>
          <w:rFonts w:ascii="Century Gothic" w:hAnsi="Century Gothic"/>
        </w:rPr>
        <w:t xml:space="preserve">passengers </w:t>
      </w:r>
      <w:r w:rsidRPr="0044438C">
        <w:rPr>
          <w:rFonts w:ascii="Century Gothic" w:hAnsi="Century Gothic"/>
        </w:rPr>
        <w:t>flown).</w:t>
      </w:r>
    </w:p>
    <w:p w14:paraId="6FC3FC4F" w14:textId="77777777" w:rsidR="005A37CD" w:rsidRPr="00912EC7" w:rsidRDefault="005A37CD" w:rsidP="009A4DF3">
      <w:pPr>
        <w:pStyle w:val="Heading2"/>
        <w:numPr>
          <w:ilvl w:val="0"/>
          <w:numId w:val="0"/>
        </w:numPr>
        <w:tabs>
          <w:tab w:val="num" w:pos="1418"/>
        </w:tabs>
        <w:ind w:left="1418" w:hanging="851"/>
        <w:rPr>
          <w:rFonts w:ascii="Century Gothic" w:hAnsi="Century Gothic"/>
        </w:rPr>
      </w:pPr>
    </w:p>
    <w:p w14:paraId="4CB35ABC"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This category shall be made up of all Food items, including raw materials, finished Products ready to be assembled on a tray set up </w:t>
      </w:r>
      <w:proofErr w:type="gramStart"/>
      <w:r w:rsidRPr="00912EC7">
        <w:rPr>
          <w:rFonts w:ascii="Century Gothic" w:hAnsi="Century Gothic"/>
        </w:rPr>
        <w:t>and also</w:t>
      </w:r>
      <w:proofErr w:type="gramEnd"/>
      <w:r w:rsidRPr="00912EC7">
        <w:rPr>
          <w:rFonts w:ascii="Century Gothic" w:hAnsi="Century Gothic"/>
        </w:rPr>
        <w:t xml:space="preserve"> bought in </w:t>
      </w:r>
      <w:r w:rsidR="00F17DC6" w:rsidRPr="00912EC7">
        <w:rPr>
          <w:rFonts w:ascii="Century Gothic" w:hAnsi="Century Gothic"/>
        </w:rPr>
        <w:t>F</w:t>
      </w:r>
      <w:r w:rsidRPr="00912EC7">
        <w:rPr>
          <w:rFonts w:ascii="Century Gothic" w:hAnsi="Century Gothic"/>
        </w:rPr>
        <w:t>ood products destined to be bulk loaded / packed in carts. The price point for each item is controlled by Virgin and may fluctuate / change by Menu Change.</w:t>
      </w:r>
      <w:r w:rsidR="00D70F6D" w:rsidRPr="00912EC7">
        <w:rPr>
          <w:rFonts w:ascii="Century Gothic" w:hAnsi="Century Gothic"/>
        </w:rPr>
        <w:t xml:space="preserve"> </w:t>
      </w:r>
    </w:p>
    <w:p w14:paraId="17ACB7D7" w14:textId="77777777" w:rsidR="005A37CD" w:rsidRPr="00912EC7" w:rsidRDefault="005A37CD" w:rsidP="009A4DF3">
      <w:pPr>
        <w:tabs>
          <w:tab w:val="num" w:pos="1418"/>
        </w:tabs>
        <w:ind w:left="1418" w:hanging="851"/>
        <w:rPr>
          <w:rFonts w:ascii="Century Gothic" w:hAnsi="Century Gothic"/>
          <w:sz w:val="20"/>
        </w:rPr>
      </w:pPr>
    </w:p>
    <w:p w14:paraId="581568E7" w14:textId="77777777" w:rsidR="001C3B71"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Raw Food Cost</w:t>
      </w:r>
      <w:r w:rsidR="008763D0" w:rsidRPr="00912EC7">
        <w:rPr>
          <w:rFonts w:ascii="Century Gothic" w:hAnsi="Century Gothic"/>
        </w:rPr>
        <w:t>:</w:t>
      </w:r>
      <w:r w:rsidR="00391BE3" w:rsidRPr="00912EC7">
        <w:rPr>
          <w:rFonts w:ascii="Century Gothic" w:hAnsi="Century Gothic"/>
        </w:rPr>
        <w:tab/>
      </w:r>
    </w:p>
    <w:p w14:paraId="48664FCB" w14:textId="77777777" w:rsidR="00C12293" w:rsidRPr="00912EC7" w:rsidRDefault="00C12293" w:rsidP="009A4DF3">
      <w:pPr>
        <w:ind w:left="1701"/>
        <w:outlineLvl w:val="1"/>
        <w:rPr>
          <w:rFonts w:ascii="Century Gothic" w:hAnsi="Century Gothic"/>
          <w:sz w:val="20"/>
        </w:rPr>
      </w:pPr>
    </w:p>
    <w:p w14:paraId="180FEB7A" w14:textId="77777777" w:rsidR="005A37CD" w:rsidRPr="00E44A9F" w:rsidRDefault="005A37CD" w:rsidP="009A418A">
      <w:pPr>
        <w:pStyle w:val="Heading3"/>
        <w:numPr>
          <w:ilvl w:val="2"/>
          <w:numId w:val="46"/>
        </w:numPr>
        <w:tabs>
          <w:tab w:val="num" w:pos="1985"/>
        </w:tabs>
        <w:rPr>
          <w:rFonts w:ascii="Century Gothic" w:hAnsi="Century Gothic"/>
        </w:rPr>
      </w:pPr>
      <w:r w:rsidRPr="00E44A9F">
        <w:rPr>
          <w:rFonts w:ascii="Century Gothic" w:hAnsi="Century Gothic"/>
        </w:rPr>
        <w:t xml:space="preserve">This shall reflect the actual raw cost from the Supplier of that </w:t>
      </w:r>
      <w:proofErr w:type="gramStart"/>
      <w:r w:rsidRPr="00E44A9F">
        <w:rPr>
          <w:rFonts w:ascii="Century Gothic" w:hAnsi="Century Gothic"/>
        </w:rPr>
        <w:t>particular menu</w:t>
      </w:r>
      <w:proofErr w:type="gramEnd"/>
      <w:r w:rsidRPr="00E44A9F">
        <w:rPr>
          <w:rFonts w:ascii="Century Gothic" w:hAnsi="Century Gothic"/>
        </w:rPr>
        <w:t xml:space="preserve"> item fully inclusive of all discounts, </w:t>
      </w:r>
      <w:r w:rsidR="00EF6133" w:rsidRPr="00E44A9F">
        <w:rPr>
          <w:rFonts w:ascii="Century Gothic" w:hAnsi="Century Gothic"/>
        </w:rPr>
        <w:t>[</w:t>
      </w:r>
      <w:r w:rsidRPr="00E44A9F">
        <w:rPr>
          <w:rFonts w:ascii="Century Gothic" w:hAnsi="Century Gothic"/>
        </w:rPr>
        <w:t>inwards processing relief ‘IWPR’, ‘IBAP’</w:t>
      </w:r>
      <w:r w:rsidR="00EF6133" w:rsidRPr="00E44A9F">
        <w:rPr>
          <w:rFonts w:ascii="Century Gothic" w:hAnsi="Century Gothic"/>
        </w:rPr>
        <w:t>]</w:t>
      </w:r>
      <w:r w:rsidRPr="00E44A9F">
        <w:rPr>
          <w:rFonts w:ascii="Century Gothic" w:hAnsi="Century Gothic"/>
        </w:rPr>
        <w:t xml:space="preserve">, all rebates, proportional packaging costs and marketing contributions. This shall be re-costed for each Menu </w:t>
      </w:r>
      <w:r w:rsidR="00391BE3" w:rsidRPr="00E44A9F">
        <w:rPr>
          <w:rFonts w:ascii="Century Gothic" w:hAnsi="Century Gothic"/>
        </w:rPr>
        <w:t>Change</w:t>
      </w:r>
      <w:r w:rsidRPr="00E44A9F">
        <w:rPr>
          <w:rFonts w:ascii="Century Gothic" w:hAnsi="Century Gothic"/>
        </w:rPr>
        <w:t xml:space="preserve"> prior to the implementation of the new menus and validated for the pricing period. Any amendments during a Menu Change shall be re-costed and validated for the remainder of that Menu Change.</w:t>
      </w:r>
      <w:r w:rsidR="00B3307B" w:rsidRPr="00E44A9F">
        <w:rPr>
          <w:rFonts w:ascii="Century Gothic" w:hAnsi="Century Gothic"/>
        </w:rPr>
        <w:t xml:space="preserve"> </w:t>
      </w:r>
    </w:p>
    <w:p w14:paraId="35C95ACC" w14:textId="77777777" w:rsidR="0083019B" w:rsidRPr="00912EC7" w:rsidRDefault="0083019B" w:rsidP="009A4DF3">
      <w:pPr>
        <w:pStyle w:val="Heading3"/>
        <w:tabs>
          <w:tab w:val="num" w:pos="1985"/>
        </w:tabs>
        <w:ind w:left="1985" w:hanging="567"/>
        <w:rPr>
          <w:rFonts w:ascii="Century Gothic" w:hAnsi="Century Gothic"/>
        </w:rPr>
      </w:pPr>
    </w:p>
    <w:p w14:paraId="08AD15C9" w14:textId="77777777" w:rsidR="006D4BD5" w:rsidRPr="00912EC7" w:rsidRDefault="00144258" w:rsidP="009A4DF3">
      <w:pPr>
        <w:pStyle w:val="Heading3"/>
        <w:tabs>
          <w:tab w:val="num" w:pos="1985"/>
        </w:tabs>
        <w:ind w:left="1985" w:hanging="567"/>
        <w:rPr>
          <w:rFonts w:ascii="Century Gothic" w:hAnsi="Century Gothic"/>
        </w:rPr>
      </w:pPr>
      <w:r w:rsidRPr="00912EC7">
        <w:rPr>
          <w:rFonts w:ascii="Century Gothic" w:hAnsi="Century Gothic"/>
        </w:rPr>
        <w:t xml:space="preserve">In the event Virgin wishes to utilise a </w:t>
      </w:r>
      <w:r w:rsidR="004942AB" w:rsidRPr="00912EC7">
        <w:rPr>
          <w:rFonts w:ascii="Century Gothic" w:hAnsi="Century Gothic"/>
        </w:rPr>
        <w:t xml:space="preserve">bought in </w:t>
      </w:r>
      <w:r w:rsidR="00F17DC6" w:rsidRPr="00912EC7">
        <w:rPr>
          <w:rFonts w:ascii="Century Gothic" w:hAnsi="Century Gothic"/>
        </w:rPr>
        <w:t>P</w:t>
      </w:r>
      <w:r w:rsidR="004942AB" w:rsidRPr="00912EC7">
        <w:rPr>
          <w:rFonts w:ascii="Century Gothic" w:hAnsi="Century Gothic"/>
        </w:rPr>
        <w:t>roduct(</w:t>
      </w:r>
      <w:r w:rsidRPr="00912EC7">
        <w:rPr>
          <w:rFonts w:ascii="Century Gothic" w:hAnsi="Century Gothic"/>
        </w:rPr>
        <w:t>s</w:t>
      </w:r>
      <w:r w:rsidR="004942AB" w:rsidRPr="00912EC7">
        <w:rPr>
          <w:rFonts w:ascii="Century Gothic" w:hAnsi="Century Gothic"/>
        </w:rPr>
        <w:t>)</w:t>
      </w:r>
      <w:r w:rsidRPr="00912EC7">
        <w:rPr>
          <w:rFonts w:ascii="Century Gothic" w:hAnsi="Century Gothic"/>
        </w:rPr>
        <w:t xml:space="preserve"> such as frozen dishes or other meals prepared by an external third party (e.g. desserts, salads)</w:t>
      </w:r>
      <w:r w:rsidR="006D4BD5" w:rsidRPr="00912EC7">
        <w:rPr>
          <w:rFonts w:ascii="Century Gothic" w:hAnsi="Century Gothic"/>
        </w:rPr>
        <w:t>, the Supplier shall pass through the purchase price</w:t>
      </w:r>
      <w:r w:rsidR="00BE0203" w:rsidRPr="00912EC7">
        <w:rPr>
          <w:rFonts w:ascii="Century Gothic" w:hAnsi="Century Gothic"/>
        </w:rPr>
        <w:t xml:space="preserve"> only</w:t>
      </w:r>
      <w:r w:rsidR="006D4BD5" w:rsidRPr="00912EC7">
        <w:rPr>
          <w:rFonts w:ascii="Century Gothic" w:hAnsi="Century Gothic"/>
        </w:rPr>
        <w:t xml:space="preserve"> to Virgin </w:t>
      </w:r>
      <w:r w:rsidR="00BE0203" w:rsidRPr="00912EC7">
        <w:rPr>
          <w:rFonts w:ascii="Century Gothic" w:hAnsi="Century Gothic"/>
        </w:rPr>
        <w:t xml:space="preserve">and </w:t>
      </w:r>
      <w:r w:rsidR="006D4BD5" w:rsidRPr="00912EC7">
        <w:rPr>
          <w:rFonts w:ascii="Century Gothic" w:hAnsi="Century Gothic"/>
        </w:rPr>
        <w:t>Supplier shall provide evidence of the purchase prices upon request by Virgin.</w:t>
      </w:r>
    </w:p>
    <w:p w14:paraId="7329730B" w14:textId="77777777" w:rsidR="00E016E0" w:rsidRPr="00912EC7" w:rsidRDefault="00E016E0" w:rsidP="009A4DF3">
      <w:pPr>
        <w:pStyle w:val="Heading3"/>
        <w:ind w:left="720"/>
        <w:rPr>
          <w:rFonts w:ascii="Century Gothic" w:hAnsi="Century Gothic"/>
        </w:rPr>
      </w:pPr>
    </w:p>
    <w:p w14:paraId="182F6196" w14:textId="77777777" w:rsidR="005A37CD" w:rsidRPr="00912EC7" w:rsidRDefault="005A37CD" w:rsidP="009A4DF3">
      <w:pPr>
        <w:pStyle w:val="Heading2"/>
        <w:tabs>
          <w:tab w:val="clear" w:pos="1430"/>
          <w:tab w:val="num" w:pos="1418"/>
        </w:tabs>
        <w:ind w:hanging="863"/>
        <w:rPr>
          <w:rFonts w:ascii="Century Gothic" w:hAnsi="Century Gothic"/>
        </w:rPr>
      </w:pPr>
      <w:r w:rsidRPr="00912EC7">
        <w:rPr>
          <w:rFonts w:ascii="Century Gothic" w:hAnsi="Century Gothic"/>
        </w:rPr>
        <w:t>Equipment Cost</w:t>
      </w:r>
      <w:r w:rsidR="008763D0" w:rsidRPr="00912EC7">
        <w:rPr>
          <w:rFonts w:ascii="Century Gothic" w:hAnsi="Century Gothic"/>
        </w:rPr>
        <w:t>:</w:t>
      </w:r>
    </w:p>
    <w:p w14:paraId="6CBF833E" w14:textId="77777777" w:rsidR="001C3B71" w:rsidRPr="00912EC7" w:rsidRDefault="001C3B71" w:rsidP="009A4DF3">
      <w:pPr>
        <w:pStyle w:val="BodyText2"/>
        <w:rPr>
          <w:rFonts w:ascii="Century Gothic" w:hAnsi="Century Gothic"/>
          <w:sz w:val="20"/>
        </w:rPr>
      </w:pPr>
    </w:p>
    <w:p w14:paraId="0A1AD3DE" w14:textId="77777777" w:rsidR="001C3B71" w:rsidRPr="00912EC7" w:rsidRDefault="005A37CD" w:rsidP="009A4DF3">
      <w:pPr>
        <w:pStyle w:val="Heading3"/>
        <w:ind w:left="1418"/>
        <w:rPr>
          <w:rFonts w:ascii="Century Gothic" w:hAnsi="Century Gothic"/>
        </w:rPr>
      </w:pPr>
      <w:r w:rsidRPr="00912EC7">
        <w:rPr>
          <w:rFonts w:ascii="Century Gothic" w:hAnsi="Century Gothic"/>
        </w:rPr>
        <w:t>This figure is the actual cost from the Supplier of the tray set and bulk loaded food equipment (including packaging) prior to yield calculation.</w:t>
      </w:r>
      <w:r w:rsidR="00B3307B" w:rsidRPr="00912EC7">
        <w:rPr>
          <w:rFonts w:ascii="Century Gothic" w:hAnsi="Century Gothic"/>
        </w:rPr>
        <w:t xml:space="preserve"> </w:t>
      </w:r>
    </w:p>
    <w:p w14:paraId="423EA651" w14:textId="77777777" w:rsidR="008763D0" w:rsidRPr="00912EC7" w:rsidRDefault="008763D0" w:rsidP="009A4DF3">
      <w:pPr>
        <w:rPr>
          <w:rFonts w:ascii="Century Gothic" w:hAnsi="Century Gothic"/>
          <w:sz w:val="20"/>
        </w:rPr>
      </w:pPr>
    </w:p>
    <w:p w14:paraId="787F53E1" w14:textId="77777777" w:rsidR="001C3B71"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Yield</w:t>
      </w:r>
      <w:r w:rsidR="006D4BD5" w:rsidRPr="00912EC7">
        <w:rPr>
          <w:rFonts w:ascii="Century Gothic" w:hAnsi="Century Gothic"/>
        </w:rPr>
        <w:t>:</w:t>
      </w:r>
    </w:p>
    <w:p w14:paraId="47C1D281" w14:textId="77777777" w:rsidR="0083019B" w:rsidRPr="00912EC7" w:rsidRDefault="0083019B" w:rsidP="009A4DF3">
      <w:pPr>
        <w:pStyle w:val="Heading2"/>
        <w:numPr>
          <w:ilvl w:val="0"/>
          <w:numId w:val="0"/>
        </w:numPr>
        <w:ind w:left="1430"/>
        <w:rPr>
          <w:rFonts w:ascii="Century Gothic" w:hAnsi="Century Gothic"/>
        </w:rPr>
      </w:pPr>
    </w:p>
    <w:p w14:paraId="5AEE8CB9" w14:textId="77777777" w:rsidR="00A3525A" w:rsidRDefault="005A37CD" w:rsidP="009A418A">
      <w:pPr>
        <w:pStyle w:val="Heading3"/>
        <w:numPr>
          <w:ilvl w:val="2"/>
          <w:numId w:val="48"/>
        </w:numPr>
        <w:tabs>
          <w:tab w:val="clear" w:pos="2138"/>
          <w:tab w:val="num" w:pos="1985"/>
        </w:tabs>
        <w:ind w:left="1985"/>
        <w:rPr>
          <w:rFonts w:ascii="Century Gothic" w:hAnsi="Century Gothic"/>
        </w:rPr>
      </w:pPr>
      <w:r w:rsidRPr="00C53575">
        <w:rPr>
          <w:rFonts w:ascii="Century Gothic" w:hAnsi="Century Gothic"/>
        </w:rPr>
        <w:t xml:space="preserve">The yield values for the Food and equipment elements must be highlighted and mutually agreed between both </w:t>
      </w:r>
      <w:r w:rsidR="006E3DA7" w:rsidRPr="00C53575">
        <w:rPr>
          <w:rFonts w:ascii="Century Gothic" w:hAnsi="Century Gothic"/>
        </w:rPr>
        <w:t>parties</w:t>
      </w:r>
      <w:r w:rsidRPr="00C53575">
        <w:rPr>
          <w:rFonts w:ascii="Century Gothic" w:hAnsi="Century Gothic"/>
        </w:rPr>
        <w:t xml:space="preserve"> prior to the commencement of each Menu Change. </w:t>
      </w:r>
    </w:p>
    <w:p w14:paraId="2E2EDAC0" w14:textId="77777777" w:rsidR="00A3525A" w:rsidRDefault="005A37CD" w:rsidP="009A418A">
      <w:pPr>
        <w:pStyle w:val="Heading3"/>
        <w:numPr>
          <w:ilvl w:val="2"/>
          <w:numId w:val="48"/>
        </w:numPr>
        <w:tabs>
          <w:tab w:val="clear" w:pos="2138"/>
          <w:tab w:val="num" w:pos="1985"/>
        </w:tabs>
        <w:ind w:left="1985"/>
        <w:rPr>
          <w:rFonts w:ascii="Century Gothic" w:hAnsi="Century Gothic"/>
        </w:rPr>
      </w:pPr>
      <w:r w:rsidRPr="00A3525A">
        <w:rPr>
          <w:rFonts w:ascii="Century Gothic" w:hAnsi="Century Gothic"/>
        </w:rPr>
        <w:t>Once agreed any Food yield values shall remain fixed for the duration of the Menu Change or commitments made.</w:t>
      </w:r>
    </w:p>
    <w:p w14:paraId="1ECF55AF" w14:textId="77777777" w:rsidR="00A3525A" w:rsidRDefault="005A37CD" w:rsidP="009A418A">
      <w:pPr>
        <w:pStyle w:val="Heading3"/>
        <w:numPr>
          <w:ilvl w:val="2"/>
          <w:numId w:val="48"/>
        </w:numPr>
        <w:tabs>
          <w:tab w:val="clear" w:pos="2138"/>
          <w:tab w:val="num" w:pos="1985"/>
        </w:tabs>
        <w:ind w:left="1985"/>
        <w:rPr>
          <w:rFonts w:ascii="Century Gothic" w:hAnsi="Century Gothic"/>
        </w:rPr>
      </w:pPr>
      <w:r w:rsidRPr="00A3525A">
        <w:rPr>
          <w:rFonts w:ascii="Century Gothic" w:hAnsi="Century Gothic"/>
        </w:rPr>
        <w:t xml:space="preserve">Virgin may require evidence of the actual raw Food, brought-in Food and equipment prices </w:t>
      </w:r>
      <w:proofErr w:type="gramStart"/>
      <w:r w:rsidRPr="00A3525A">
        <w:rPr>
          <w:rFonts w:ascii="Century Gothic" w:hAnsi="Century Gothic"/>
        </w:rPr>
        <w:t>and also</w:t>
      </w:r>
      <w:proofErr w:type="gramEnd"/>
      <w:r w:rsidRPr="00A3525A">
        <w:rPr>
          <w:rFonts w:ascii="Century Gothic" w:hAnsi="Century Gothic"/>
        </w:rPr>
        <w:t xml:space="preserve"> details and physical demonstrations of the Supplier’s yield calculations. These calculations must</w:t>
      </w:r>
      <w:r w:rsidR="008763D0" w:rsidRPr="00A3525A">
        <w:rPr>
          <w:rFonts w:ascii="Century Gothic" w:hAnsi="Century Gothic"/>
        </w:rPr>
        <w:t xml:space="preserve"> be agreed between both </w:t>
      </w:r>
      <w:r w:rsidR="006E3DA7" w:rsidRPr="00A3525A">
        <w:rPr>
          <w:rFonts w:ascii="Century Gothic" w:hAnsi="Century Gothic"/>
        </w:rPr>
        <w:t>parties</w:t>
      </w:r>
      <w:r w:rsidR="008763D0" w:rsidRPr="00A3525A">
        <w:rPr>
          <w:rFonts w:ascii="Century Gothic" w:hAnsi="Century Gothic"/>
        </w:rPr>
        <w:t>.</w:t>
      </w:r>
    </w:p>
    <w:p w14:paraId="710E7518" w14:textId="1316D4F2" w:rsidR="005A37CD" w:rsidRPr="00A3525A" w:rsidRDefault="00A3525A" w:rsidP="009A418A">
      <w:pPr>
        <w:pStyle w:val="Heading3"/>
        <w:numPr>
          <w:ilvl w:val="2"/>
          <w:numId w:val="48"/>
        </w:numPr>
        <w:tabs>
          <w:tab w:val="clear" w:pos="2138"/>
          <w:tab w:val="num" w:pos="1985"/>
        </w:tabs>
        <w:ind w:left="1985"/>
        <w:rPr>
          <w:rFonts w:ascii="Century Gothic" w:hAnsi="Century Gothic"/>
        </w:rPr>
      </w:pPr>
      <w:r>
        <w:rPr>
          <w:rFonts w:ascii="Century Gothic" w:hAnsi="Century Gothic"/>
        </w:rPr>
        <w:t xml:space="preserve"> </w:t>
      </w:r>
      <w:r w:rsidR="005A37CD" w:rsidRPr="00A3525A">
        <w:rPr>
          <w:rFonts w:ascii="Century Gothic" w:hAnsi="Century Gothic"/>
        </w:rPr>
        <w:t xml:space="preserve">The Supplier shall not include any contribution or overhead charge element in this cost line as this is charged through the </w:t>
      </w:r>
      <w:r w:rsidR="00EF6133" w:rsidRPr="00A3525A">
        <w:rPr>
          <w:rFonts w:ascii="Century Gothic" w:hAnsi="Century Gothic"/>
        </w:rPr>
        <w:t xml:space="preserve">overheads and contribution </w:t>
      </w:r>
      <w:r w:rsidR="00F17DC6" w:rsidRPr="00A3525A">
        <w:rPr>
          <w:rFonts w:ascii="Century Gothic" w:hAnsi="Century Gothic"/>
        </w:rPr>
        <w:t>f</w:t>
      </w:r>
      <w:r w:rsidR="005A37CD" w:rsidRPr="00A3525A">
        <w:rPr>
          <w:rFonts w:ascii="Century Gothic" w:hAnsi="Century Gothic"/>
        </w:rPr>
        <w:t>ee.</w:t>
      </w:r>
    </w:p>
    <w:p w14:paraId="52AEFC79" w14:textId="77777777" w:rsidR="005A37CD" w:rsidRDefault="005A37CD" w:rsidP="009A4DF3">
      <w:pPr>
        <w:rPr>
          <w:rFonts w:ascii="Century Gothic" w:hAnsi="Century Gothic"/>
          <w:sz w:val="20"/>
        </w:rPr>
      </w:pPr>
    </w:p>
    <w:p w14:paraId="37FA15EE" w14:textId="77777777" w:rsidR="00A3525A" w:rsidRDefault="00A3525A" w:rsidP="009A4DF3">
      <w:pPr>
        <w:rPr>
          <w:rFonts w:ascii="Century Gothic" w:hAnsi="Century Gothic"/>
          <w:sz w:val="20"/>
        </w:rPr>
      </w:pPr>
    </w:p>
    <w:p w14:paraId="760E4B12" w14:textId="77777777" w:rsidR="00A3525A" w:rsidRPr="00912EC7" w:rsidRDefault="00A3525A" w:rsidP="009A4DF3">
      <w:pPr>
        <w:rPr>
          <w:rFonts w:ascii="Century Gothic" w:hAnsi="Century Gothic"/>
          <w:sz w:val="20"/>
        </w:rPr>
      </w:pPr>
    </w:p>
    <w:p w14:paraId="1E189762" w14:textId="77777777" w:rsidR="005A37CD" w:rsidRPr="00912EC7" w:rsidRDefault="005A37CD" w:rsidP="009A4DF3">
      <w:pPr>
        <w:pStyle w:val="Heading2"/>
        <w:tabs>
          <w:tab w:val="clear" w:pos="1430"/>
          <w:tab w:val="num" w:pos="1418"/>
        </w:tabs>
        <w:ind w:hanging="863"/>
        <w:rPr>
          <w:rFonts w:ascii="Century Gothic" w:hAnsi="Century Gothic"/>
        </w:rPr>
      </w:pPr>
      <w:r w:rsidRPr="00912EC7">
        <w:rPr>
          <w:rFonts w:ascii="Century Gothic" w:hAnsi="Century Gothic"/>
        </w:rPr>
        <w:lastRenderedPageBreak/>
        <w:t>Labour Man Minutes</w:t>
      </w:r>
      <w:r w:rsidR="006D4BD5" w:rsidRPr="00912EC7">
        <w:rPr>
          <w:rFonts w:ascii="Century Gothic" w:hAnsi="Century Gothic"/>
        </w:rPr>
        <w:t>:</w:t>
      </w:r>
    </w:p>
    <w:p w14:paraId="307453E2" w14:textId="77777777" w:rsidR="001C3B71" w:rsidRPr="00912EC7" w:rsidRDefault="001C3B71" w:rsidP="009A4DF3">
      <w:pPr>
        <w:pStyle w:val="BodyText2"/>
        <w:rPr>
          <w:rFonts w:ascii="Century Gothic" w:hAnsi="Century Gothic"/>
          <w:sz w:val="20"/>
        </w:rPr>
      </w:pPr>
    </w:p>
    <w:p w14:paraId="5ABB52AF" w14:textId="77777777" w:rsidR="00A3525A" w:rsidRDefault="00C4029D" w:rsidP="009A418A">
      <w:pPr>
        <w:pStyle w:val="Heading3"/>
        <w:numPr>
          <w:ilvl w:val="2"/>
          <w:numId w:val="49"/>
        </w:numPr>
        <w:tabs>
          <w:tab w:val="num" w:pos="1985"/>
        </w:tabs>
        <w:rPr>
          <w:rFonts w:ascii="Century Gothic" w:hAnsi="Century Gothic"/>
        </w:rPr>
      </w:pPr>
      <w:r w:rsidRPr="00C53575">
        <w:rPr>
          <w:rFonts w:ascii="Century Gothic" w:hAnsi="Century Gothic"/>
        </w:rPr>
        <w:t>The labour man minutes</w:t>
      </w:r>
      <w:r w:rsidR="004536BB" w:rsidRPr="00C53575">
        <w:rPr>
          <w:rFonts w:ascii="Century Gothic" w:hAnsi="Century Gothic"/>
        </w:rPr>
        <w:t xml:space="preserve"> </w:t>
      </w:r>
      <w:r w:rsidR="00D005A6" w:rsidRPr="00C53575">
        <w:rPr>
          <w:rFonts w:ascii="Century Gothic" w:hAnsi="Century Gothic"/>
        </w:rPr>
        <w:t xml:space="preserve">(labour man minutes) </w:t>
      </w:r>
      <w:r w:rsidR="005A37CD" w:rsidRPr="00C53575">
        <w:rPr>
          <w:rFonts w:ascii="Century Gothic" w:hAnsi="Century Gothic"/>
        </w:rPr>
        <w:t xml:space="preserve">are fixed (for example, </w:t>
      </w:r>
      <w:proofErr w:type="gramStart"/>
      <w:r w:rsidR="005A37CD" w:rsidRPr="00C53575">
        <w:rPr>
          <w:rFonts w:ascii="Century Gothic" w:hAnsi="Century Gothic"/>
        </w:rPr>
        <w:t>exactly the same</w:t>
      </w:r>
      <w:proofErr w:type="gramEnd"/>
      <w:r w:rsidR="005A37CD" w:rsidRPr="00C53575">
        <w:rPr>
          <w:rFonts w:ascii="Century Gothic" w:hAnsi="Century Gothic"/>
        </w:rPr>
        <w:t xml:space="preserve"> dish served in the same class on </w:t>
      </w:r>
      <w:r w:rsidR="002A065C" w:rsidRPr="00C53575">
        <w:rPr>
          <w:rFonts w:ascii="Century Gothic" w:hAnsi="Century Gothic"/>
        </w:rPr>
        <w:t>two</w:t>
      </w:r>
      <w:r w:rsidR="009A3E2C" w:rsidRPr="00C53575">
        <w:rPr>
          <w:rFonts w:ascii="Century Gothic" w:hAnsi="Century Gothic"/>
        </w:rPr>
        <w:t xml:space="preserve"> </w:t>
      </w:r>
      <w:r w:rsidR="002A065C" w:rsidRPr="00C53575">
        <w:rPr>
          <w:rFonts w:ascii="Century Gothic" w:hAnsi="Century Gothic"/>
        </w:rPr>
        <w:t>(</w:t>
      </w:r>
      <w:r w:rsidR="005A37CD" w:rsidRPr="00C53575">
        <w:rPr>
          <w:rFonts w:ascii="Century Gothic" w:hAnsi="Century Gothic"/>
        </w:rPr>
        <w:t>2</w:t>
      </w:r>
      <w:r w:rsidR="002A065C" w:rsidRPr="00C53575">
        <w:rPr>
          <w:rFonts w:ascii="Century Gothic" w:hAnsi="Century Gothic"/>
        </w:rPr>
        <w:t>)</w:t>
      </w:r>
      <w:r w:rsidR="005A37CD" w:rsidRPr="00C53575">
        <w:rPr>
          <w:rFonts w:ascii="Century Gothic" w:hAnsi="Century Gothic"/>
        </w:rPr>
        <w:t xml:space="preserve"> different Menu Changes would have the same man minutes) which are to be justified and mutually agreed between the </w:t>
      </w:r>
      <w:r w:rsidR="006E3DA7" w:rsidRPr="00C53575">
        <w:rPr>
          <w:rFonts w:ascii="Century Gothic" w:hAnsi="Century Gothic"/>
        </w:rPr>
        <w:t>parties</w:t>
      </w:r>
      <w:r w:rsidR="005A37CD" w:rsidRPr="00C53575">
        <w:rPr>
          <w:rFonts w:ascii="Century Gothic" w:hAnsi="Century Gothic"/>
        </w:rPr>
        <w:t xml:space="preserve"> and are associated with the provision of each specific meal or service and may be revalidated as and when changes occur.</w:t>
      </w:r>
    </w:p>
    <w:p w14:paraId="732D3CFE" w14:textId="30201B12" w:rsidR="005A37CD" w:rsidRPr="00A3525A" w:rsidRDefault="005A37CD" w:rsidP="009A418A">
      <w:pPr>
        <w:pStyle w:val="Heading3"/>
        <w:numPr>
          <w:ilvl w:val="2"/>
          <w:numId w:val="49"/>
        </w:numPr>
        <w:tabs>
          <w:tab w:val="num" w:pos="1985"/>
        </w:tabs>
        <w:rPr>
          <w:rFonts w:ascii="Century Gothic" w:hAnsi="Century Gothic"/>
        </w:rPr>
      </w:pPr>
      <w:r w:rsidRPr="00A3525A">
        <w:rPr>
          <w:rFonts w:ascii="Century Gothic" w:hAnsi="Century Gothic"/>
        </w:rPr>
        <w:t>The labour man minutes related to assembling the tray sets ups used in Premium and Economy classes shall be based on the number and complexity of components being assembled.</w:t>
      </w:r>
    </w:p>
    <w:p w14:paraId="2989D968" w14:textId="77777777" w:rsidR="0077517D" w:rsidRPr="00912EC7" w:rsidRDefault="0077517D" w:rsidP="009A4DF3">
      <w:pPr>
        <w:rPr>
          <w:rFonts w:ascii="Century Gothic" w:hAnsi="Century Gothic"/>
          <w:sz w:val="20"/>
        </w:rPr>
      </w:pPr>
    </w:p>
    <w:p w14:paraId="28662B72" w14:textId="77777777" w:rsidR="005A37CD" w:rsidRPr="00912EC7" w:rsidRDefault="005A37CD" w:rsidP="009A4DF3">
      <w:pPr>
        <w:pStyle w:val="Heading2"/>
        <w:tabs>
          <w:tab w:val="clear" w:pos="1430"/>
          <w:tab w:val="num" w:pos="1418"/>
        </w:tabs>
        <w:ind w:hanging="863"/>
        <w:rPr>
          <w:rFonts w:ascii="Century Gothic" w:hAnsi="Century Gothic"/>
        </w:rPr>
      </w:pPr>
      <w:r w:rsidRPr="00912EC7">
        <w:rPr>
          <w:rFonts w:ascii="Century Gothic" w:hAnsi="Century Gothic"/>
        </w:rPr>
        <w:t>Direct Labour Rate</w:t>
      </w:r>
      <w:r w:rsidR="006D4BD5" w:rsidRPr="00912EC7">
        <w:rPr>
          <w:rFonts w:ascii="Century Gothic" w:hAnsi="Century Gothic"/>
        </w:rPr>
        <w:t>:</w:t>
      </w:r>
    </w:p>
    <w:p w14:paraId="729D84E2" w14:textId="77777777" w:rsidR="005A37CD" w:rsidRPr="00912EC7" w:rsidRDefault="005A37CD" w:rsidP="009A4DF3">
      <w:pPr>
        <w:tabs>
          <w:tab w:val="left" w:pos="3193"/>
        </w:tabs>
        <w:ind w:left="720"/>
        <w:rPr>
          <w:rFonts w:ascii="Century Gothic" w:hAnsi="Century Gothic"/>
          <w:sz w:val="20"/>
        </w:rPr>
      </w:pPr>
    </w:p>
    <w:p w14:paraId="088315D0" w14:textId="77777777" w:rsidR="00A3525A" w:rsidRDefault="005A37CD" w:rsidP="009A418A">
      <w:pPr>
        <w:pStyle w:val="Heading3"/>
        <w:numPr>
          <w:ilvl w:val="2"/>
          <w:numId w:val="50"/>
        </w:numPr>
        <w:tabs>
          <w:tab w:val="num" w:pos="1985"/>
        </w:tabs>
        <w:rPr>
          <w:rFonts w:ascii="Century Gothic" w:hAnsi="Century Gothic"/>
        </w:rPr>
      </w:pPr>
      <w:r w:rsidRPr="00C53575">
        <w:rPr>
          <w:rFonts w:ascii="Century Gothic" w:hAnsi="Century Gothic"/>
        </w:rPr>
        <w:t xml:space="preserve">The direct labour rate (rate per man minute) </w:t>
      </w:r>
      <w:r w:rsidR="00D005A6" w:rsidRPr="00C53575">
        <w:rPr>
          <w:rFonts w:ascii="Century Gothic" w:hAnsi="Century Gothic"/>
        </w:rPr>
        <w:t xml:space="preserve">is </w:t>
      </w:r>
      <w:r w:rsidRPr="00C53575">
        <w:rPr>
          <w:rFonts w:ascii="Century Gothic" w:hAnsi="Century Gothic"/>
        </w:rPr>
        <w:t>related to any in-house Food production.</w:t>
      </w:r>
    </w:p>
    <w:p w14:paraId="59B68165" w14:textId="75243145" w:rsidR="005A37CD" w:rsidRPr="00A3525A" w:rsidRDefault="005A37CD" w:rsidP="009A418A">
      <w:pPr>
        <w:pStyle w:val="Heading3"/>
        <w:numPr>
          <w:ilvl w:val="2"/>
          <w:numId w:val="50"/>
        </w:numPr>
        <w:tabs>
          <w:tab w:val="num" w:pos="1985"/>
        </w:tabs>
        <w:rPr>
          <w:rFonts w:ascii="Century Gothic" w:hAnsi="Century Gothic"/>
        </w:rPr>
      </w:pPr>
      <w:proofErr w:type="gramStart"/>
      <w:r w:rsidRPr="00A3525A">
        <w:rPr>
          <w:rFonts w:ascii="Century Gothic" w:hAnsi="Century Gothic"/>
        </w:rPr>
        <w:t>For the purpose of</w:t>
      </w:r>
      <w:proofErr w:type="gramEnd"/>
      <w:r w:rsidRPr="00A3525A">
        <w:rPr>
          <w:rFonts w:ascii="Century Gothic" w:hAnsi="Century Gothic"/>
        </w:rPr>
        <w:t xml:space="preserve"> this calculation </w:t>
      </w:r>
      <w:r w:rsidR="000C11F7" w:rsidRPr="00A3525A">
        <w:rPr>
          <w:rFonts w:ascii="Century Gothic" w:hAnsi="Century Gothic"/>
        </w:rPr>
        <w:t>F</w:t>
      </w:r>
      <w:r w:rsidRPr="00A3525A">
        <w:rPr>
          <w:rFonts w:ascii="Century Gothic" w:hAnsi="Century Gothic"/>
        </w:rPr>
        <w:t>ood items</w:t>
      </w:r>
      <w:r w:rsidR="000C11F7" w:rsidRPr="00A3525A">
        <w:rPr>
          <w:rFonts w:ascii="Century Gothic" w:hAnsi="Century Gothic"/>
        </w:rPr>
        <w:t xml:space="preserve"> </w:t>
      </w:r>
      <w:r w:rsidRPr="00A3525A">
        <w:rPr>
          <w:rFonts w:ascii="Century Gothic" w:hAnsi="Century Gothic"/>
        </w:rPr>
        <w:t>/</w:t>
      </w:r>
      <w:r w:rsidR="000C11F7" w:rsidRPr="00A3525A">
        <w:rPr>
          <w:rFonts w:ascii="Century Gothic" w:hAnsi="Century Gothic"/>
        </w:rPr>
        <w:t xml:space="preserve"> P</w:t>
      </w:r>
      <w:r w:rsidRPr="00A3525A">
        <w:rPr>
          <w:rFonts w:ascii="Century Gothic" w:hAnsi="Century Gothic"/>
        </w:rPr>
        <w:t>roduct shall be deemed to remain the same unless there is a significant change in the meal profile.</w:t>
      </w:r>
    </w:p>
    <w:p w14:paraId="498ED988" w14:textId="77777777" w:rsidR="008763D0" w:rsidRPr="00912EC7" w:rsidRDefault="008763D0" w:rsidP="009A4DF3">
      <w:pPr>
        <w:rPr>
          <w:rFonts w:ascii="Century Gothic" w:hAnsi="Century Gothic"/>
          <w:sz w:val="20"/>
        </w:rPr>
      </w:pPr>
    </w:p>
    <w:p w14:paraId="083C0815" w14:textId="77777777" w:rsidR="001C3B71" w:rsidRPr="00912EC7" w:rsidRDefault="005A37CD" w:rsidP="009A4DF3">
      <w:pPr>
        <w:pStyle w:val="Heading2"/>
        <w:tabs>
          <w:tab w:val="clear" w:pos="1430"/>
          <w:tab w:val="num" w:pos="1418"/>
        </w:tabs>
        <w:ind w:hanging="863"/>
        <w:rPr>
          <w:rFonts w:ascii="Century Gothic" w:hAnsi="Century Gothic"/>
        </w:rPr>
      </w:pPr>
      <w:r w:rsidRPr="00912EC7">
        <w:rPr>
          <w:rFonts w:ascii="Century Gothic" w:hAnsi="Century Gothic"/>
        </w:rPr>
        <w:t>Labour Cost</w:t>
      </w:r>
      <w:r w:rsidR="006D4BD5" w:rsidRPr="00912EC7">
        <w:rPr>
          <w:rFonts w:ascii="Century Gothic" w:hAnsi="Century Gothic"/>
        </w:rPr>
        <w:t>:</w:t>
      </w:r>
    </w:p>
    <w:p w14:paraId="020EC0A9" w14:textId="77777777" w:rsidR="008763D0" w:rsidRPr="00912EC7" w:rsidRDefault="008763D0" w:rsidP="009A4DF3">
      <w:pPr>
        <w:widowControl w:val="0"/>
        <w:ind w:left="720" w:firstLine="720"/>
        <w:rPr>
          <w:rFonts w:ascii="Century Gothic" w:hAnsi="Century Gothic"/>
          <w:sz w:val="20"/>
        </w:rPr>
      </w:pPr>
    </w:p>
    <w:p w14:paraId="0B01BB43" w14:textId="77777777" w:rsidR="008763D0" w:rsidRPr="00912EC7" w:rsidRDefault="005A37CD" w:rsidP="009A4DF3">
      <w:pPr>
        <w:pStyle w:val="Heading3"/>
        <w:ind w:left="1418"/>
        <w:rPr>
          <w:rFonts w:ascii="Century Gothic" w:hAnsi="Century Gothic"/>
        </w:rPr>
      </w:pPr>
      <w:r w:rsidRPr="00912EC7">
        <w:rPr>
          <w:rFonts w:ascii="Century Gothic" w:hAnsi="Century Gothic"/>
        </w:rPr>
        <w:t xml:space="preserve">This figure is the sum of the direct labour rate x labour man minutes. </w:t>
      </w:r>
    </w:p>
    <w:p w14:paraId="5C799EBB" w14:textId="77777777" w:rsidR="005A37CD" w:rsidRPr="00912EC7" w:rsidRDefault="005A37CD" w:rsidP="009A4DF3">
      <w:pPr>
        <w:pStyle w:val="Heading3"/>
        <w:ind w:left="1440"/>
        <w:rPr>
          <w:rFonts w:ascii="Century Gothic" w:hAnsi="Century Gothic"/>
        </w:rPr>
      </w:pPr>
      <w:r w:rsidRPr="00912EC7">
        <w:rPr>
          <w:rFonts w:ascii="Century Gothic" w:hAnsi="Century Gothic"/>
        </w:rPr>
        <w:t xml:space="preserve"> </w:t>
      </w:r>
    </w:p>
    <w:p w14:paraId="40CB4EE8" w14:textId="77777777" w:rsidR="00421A80" w:rsidRPr="00912EC7" w:rsidRDefault="00421A80" w:rsidP="009A4DF3">
      <w:pPr>
        <w:pStyle w:val="Heading2"/>
        <w:tabs>
          <w:tab w:val="clear" w:pos="1430"/>
          <w:tab w:val="num" w:pos="1418"/>
        </w:tabs>
        <w:ind w:left="1418" w:hanging="851"/>
        <w:rPr>
          <w:rFonts w:ascii="Century Gothic" w:hAnsi="Century Gothic"/>
        </w:rPr>
      </w:pPr>
      <w:r w:rsidRPr="00912EC7">
        <w:rPr>
          <w:rFonts w:ascii="Century Gothic" w:hAnsi="Century Gothic"/>
        </w:rPr>
        <w:t>Per Passenger Selling Price</w:t>
      </w:r>
      <w:r w:rsidR="00C4029D" w:rsidRPr="00912EC7">
        <w:rPr>
          <w:rFonts w:ascii="Century Gothic" w:hAnsi="Century Gothic"/>
        </w:rPr>
        <w:t>:</w:t>
      </w:r>
    </w:p>
    <w:p w14:paraId="529EE2D0" w14:textId="77777777" w:rsidR="002A065C" w:rsidRPr="00912EC7" w:rsidRDefault="002A065C" w:rsidP="009A4DF3">
      <w:pPr>
        <w:pStyle w:val="BodyText2"/>
        <w:rPr>
          <w:rFonts w:ascii="Century Gothic" w:hAnsi="Century Gothic"/>
          <w:sz w:val="20"/>
          <w:highlight w:val="green"/>
        </w:rPr>
      </w:pPr>
    </w:p>
    <w:p w14:paraId="53B597DF" w14:textId="77777777" w:rsidR="00A3525A" w:rsidRDefault="009A3E2C" w:rsidP="009A418A">
      <w:pPr>
        <w:pStyle w:val="Heading3"/>
        <w:numPr>
          <w:ilvl w:val="2"/>
          <w:numId w:val="51"/>
        </w:numPr>
        <w:tabs>
          <w:tab w:val="num" w:pos="1985"/>
        </w:tabs>
        <w:rPr>
          <w:rFonts w:ascii="Century Gothic" w:hAnsi="Century Gothic"/>
        </w:rPr>
      </w:pPr>
      <w:r w:rsidRPr="00C53575">
        <w:rPr>
          <w:rFonts w:ascii="Century Gothic" w:hAnsi="Century Gothic"/>
        </w:rPr>
        <w:t>Per passenger selling price (J</w:t>
      </w:r>
      <w:r w:rsidR="00C15276" w:rsidRPr="00C53575">
        <w:rPr>
          <w:rFonts w:ascii="Century Gothic" w:hAnsi="Century Gothic"/>
        </w:rPr>
        <w:t>,</w:t>
      </w:r>
      <w:r w:rsidR="002117D6">
        <w:rPr>
          <w:rFonts w:ascii="Century Gothic" w:hAnsi="Century Gothic"/>
        </w:rPr>
        <w:t xml:space="preserve"> </w:t>
      </w:r>
      <w:r w:rsidRPr="00C53575">
        <w:rPr>
          <w:rFonts w:ascii="Century Gothic" w:hAnsi="Century Gothic"/>
        </w:rPr>
        <w:t>W</w:t>
      </w:r>
      <w:r w:rsidR="00C15276" w:rsidRPr="00C53575">
        <w:rPr>
          <w:rFonts w:ascii="Century Gothic" w:hAnsi="Century Gothic"/>
        </w:rPr>
        <w:t>,</w:t>
      </w:r>
      <w:r w:rsidR="002117D6">
        <w:rPr>
          <w:rFonts w:ascii="Century Gothic" w:hAnsi="Century Gothic"/>
        </w:rPr>
        <w:t xml:space="preserve"> </w:t>
      </w:r>
      <w:r w:rsidRPr="00C53575">
        <w:rPr>
          <w:rFonts w:ascii="Century Gothic" w:hAnsi="Century Gothic"/>
        </w:rPr>
        <w:t>Y</w:t>
      </w:r>
      <w:r w:rsidR="00C15276" w:rsidRPr="00C53575">
        <w:rPr>
          <w:rFonts w:ascii="Century Gothic" w:hAnsi="Century Gothic"/>
        </w:rPr>
        <w:t>,</w:t>
      </w:r>
      <w:r w:rsidR="002117D6">
        <w:rPr>
          <w:rFonts w:ascii="Century Gothic" w:hAnsi="Century Gothic"/>
        </w:rPr>
        <w:t xml:space="preserve"> </w:t>
      </w:r>
      <w:r w:rsidR="00FD7F66" w:rsidRPr="00C53575">
        <w:rPr>
          <w:rFonts w:ascii="Century Gothic" w:hAnsi="Century Gothic"/>
        </w:rPr>
        <w:t>CC</w:t>
      </w:r>
      <w:r w:rsidR="00C15276" w:rsidRPr="00C53575">
        <w:rPr>
          <w:rFonts w:ascii="Century Gothic" w:hAnsi="Century Gothic"/>
        </w:rPr>
        <w:t>,</w:t>
      </w:r>
      <w:r w:rsidR="002117D6">
        <w:rPr>
          <w:rFonts w:ascii="Century Gothic" w:hAnsi="Century Gothic"/>
        </w:rPr>
        <w:t xml:space="preserve"> </w:t>
      </w:r>
      <w:r w:rsidR="00FD7F66" w:rsidRPr="00C53575">
        <w:rPr>
          <w:rFonts w:ascii="Century Gothic" w:hAnsi="Century Gothic"/>
        </w:rPr>
        <w:t>FD</w:t>
      </w:r>
      <w:r w:rsidR="00B666C6" w:rsidRPr="00C53575">
        <w:rPr>
          <w:rFonts w:ascii="Century Gothic" w:hAnsi="Century Gothic"/>
        </w:rPr>
        <w:t>,</w:t>
      </w:r>
      <w:r w:rsidR="002117D6">
        <w:rPr>
          <w:rFonts w:ascii="Century Gothic" w:hAnsi="Century Gothic"/>
        </w:rPr>
        <w:t xml:space="preserve"> </w:t>
      </w:r>
      <w:r w:rsidR="00BE2CF8" w:rsidRPr="00C53575">
        <w:rPr>
          <w:rFonts w:ascii="Century Gothic" w:hAnsi="Century Gothic"/>
        </w:rPr>
        <w:t>SPML</w:t>
      </w:r>
      <w:r w:rsidRPr="00C53575">
        <w:rPr>
          <w:rFonts w:ascii="Century Gothic" w:hAnsi="Century Gothic"/>
        </w:rPr>
        <w:t>) is fixed by Menu Change.</w:t>
      </w:r>
    </w:p>
    <w:p w14:paraId="51B0D95E" w14:textId="79E4A5B2" w:rsidR="009A3E2C" w:rsidRPr="00A3525A" w:rsidRDefault="007044C6" w:rsidP="009A418A">
      <w:pPr>
        <w:pStyle w:val="Heading3"/>
        <w:numPr>
          <w:ilvl w:val="2"/>
          <w:numId w:val="51"/>
        </w:numPr>
        <w:tabs>
          <w:tab w:val="num" w:pos="1985"/>
        </w:tabs>
        <w:rPr>
          <w:rFonts w:ascii="Century Gothic" w:hAnsi="Century Gothic"/>
        </w:rPr>
      </w:pPr>
      <w:r w:rsidRPr="00A3525A">
        <w:rPr>
          <w:rFonts w:ascii="Century Gothic" w:hAnsi="Century Gothic"/>
        </w:rPr>
        <w:t xml:space="preserve">Where the costs are directly related to the number of passengers flown </w:t>
      </w:r>
      <w:r w:rsidR="002117D6" w:rsidRPr="00A3525A">
        <w:rPr>
          <w:rFonts w:ascii="Century Gothic" w:hAnsi="Century Gothic"/>
        </w:rPr>
        <w:t>i.e.,</w:t>
      </w:r>
      <w:r w:rsidRPr="00A3525A">
        <w:rPr>
          <w:rFonts w:ascii="Century Gothic" w:hAnsi="Century Gothic"/>
        </w:rPr>
        <w:t xml:space="preserve"> </w:t>
      </w:r>
      <w:r w:rsidR="009A3E2C" w:rsidRPr="00A3525A">
        <w:rPr>
          <w:rFonts w:ascii="Century Gothic" w:hAnsi="Century Gothic"/>
        </w:rPr>
        <w:t>a price per pas</w:t>
      </w:r>
      <w:r w:rsidR="002A065C" w:rsidRPr="00A3525A">
        <w:rPr>
          <w:rFonts w:ascii="Century Gothic" w:hAnsi="Century Gothic"/>
        </w:rPr>
        <w:t xml:space="preserve">senger, the Supplier shall add </w:t>
      </w:r>
      <w:r w:rsidR="00F17DC6" w:rsidRPr="00A3525A">
        <w:rPr>
          <w:rFonts w:ascii="Century Gothic" w:hAnsi="Century Gothic"/>
        </w:rPr>
        <w:t>F</w:t>
      </w:r>
      <w:r w:rsidR="009A3E2C" w:rsidRPr="00A3525A">
        <w:rPr>
          <w:rFonts w:ascii="Century Gothic" w:hAnsi="Century Gothic"/>
        </w:rPr>
        <w:t>ood</w:t>
      </w:r>
      <w:r w:rsidR="006D4BD5" w:rsidRPr="00A3525A">
        <w:rPr>
          <w:rFonts w:ascii="Century Gothic" w:hAnsi="Century Gothic"/>
        </w:rPr>
        <w:t xml:space="preserve"> (including packaging)</w:t>
      </w:r>
      <w:r w:rsidR="009A3E2C" w:rsidRPr="00A3525A">
        <w:rPr>
          <w:rFonts w:ascii="Century Gothic" w:hAnsi="Century Gothic"/>
        </w:rPr>
        <w:t xml:space="preserve"> and labour costs together and present to Virgin a selling price by passenger - class/route/ratio and meal type. These costs shall </w:t>
      </w:r>
      <w:r w:rsidR="00391BE3" w:rsidRPr="00A3525A">
        <w:rPr>
          <w:rFonts w:ascii="Century Gothic" w:hAnsi="Century Gothic"/>
        </w:rPr>
        <w:t>exclude any contr</w:t>
      </w:r>
      <w:r w:rsidR="006D4BD5" w:rsidRPr="00A3525A">
        <w:rPr>
          <w:rFonts w:ascii="Century Gothic" w:hAnsi="Century Gothic"/>
        </w:rPr>
        <w:t xml:space="preserve">ibution or overhead element and shall be presented both exclusive and inclusive of any applicable taxes. </w:t>
      </w:r>
      <w:r w:rsidR="00C537B9" w:rsidRPr="00A3525A">
        <w:rPr>
          <w:rFonts w:ascii="Century Gothic" w:hAnsi="Century Gothic"/>
        </w:rPr>
        <w:t>For clarity, Virgin target selling prices per passenger shall be inclusive of taxes.</w:t>
      </w:r>
    </w:p>
    <w:p w14:paraId="088FBEC6" w14:textId="77777777" w:rsidR="008763D0" w:rsidRPr="00912EC7" w:rsidRDefault="008763D0" w:rsidP="009A4DF3">
      <w:pPr>
        <w:rPr>
          <w:rFonts w:ascii="Century Gothic" w:hAnsi="Century Gothic"/>
          <w:sz w:val="20"/>
        </w:rPr>
      </w:pPr>
    </w:p>
    <w:p w14:paraId="0D965A52" w14:textId="77777777" w:rsidR="00421A80"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Ratio</w:t>
      </w:r>
      <w:r w:rsidR="006D4BD5" w:rsidRPr="00912EC7">
        <w:rPr>
          <w:rFonts w:ascii="Century Gothic" w:hAnsi="Century Gothic"/>
        </w:rPr>
        <w:t>:</w:t>
      </w:r>
    </w:p>
    <w:p w14:paraId="5C13AB98" w14:textId="77777777" w:rsidR="008763D0" w:rsidRPr="00912EC7" w:rsidRDefault="008763D0" w:rsidP="009A4DF3">
      <w:pPr>
        <w:widowControl w:val="0"/>
        <w:tabs>
          <w:tab w:val="left" w:pos="1134"/>
        </w:tabs>
        <w:ind w:left="1134"/>
        <w:rPr>
          <w:rFonts w:ascii="Century Gothic" w:hAnsi="Century Gothic"/>
          <w:sz w:val="20"/>
        </w:rPr>
      </w:pPr>
    </w:p>
    <w:p w14:paraId="79AABBB5" w14:textId="77777777" w:rsidR="005A37CD" w:rsidRPr="00912EC7" w:rsidRDefault="005A37CD" w:rsidP="009A4DF3">
      <w:pPr>
        <w:pStyle w:val="Heading3"/>
        <w:ind w:left="1418"/>
        <w:rPr>
          <w:rFonts w:ascii="Century Gothic" w:hAnsi="Century Gothic"/>
        </w:rPr>
      </w:pPr>
      <w:r w:rsidRPr="00912EC7">
        <w:rPr>
          <w:rFonts w:ascii="Century Gothic" w:hAnsi="Century Gothic"/>
        </w:rPr>
        <w:t>Supplier will be required to provide meals to the ratio requirements provided by Virgin ‘</w:t>
      </w:r>
      <w:r w:rsidR="00C4029D" w:rsidRPr="00912EC7">
        <w:rPr>
          <w:rFonts w:ascii="Century Gothic" w:hAnsi="Century Gothic"/>
        </w:rPr>
        <w:t>r</w:t>
      </w:r>
      <w:r w:rsidRPr="00912EC7">
        <w:rPr>
          <w:rFonts w:ascii="Century Gothic" w:hAnsi="Century Gothic"/>
        </w:rPr>
        <w:t xml:space="preserve">atio’. For example, for a flight of 100 passengers, if Virgin stipulates a 105% of meals, 105 meals will be loaded </w:t>
      </w:r>
      <w:r w:rsidR="00391BE3" w:rsidRPr="00912EC7">
        <w:rPr>
          <w:rFonts w:ascii="Century Gothic" w:hAnsi="Century Gothic"/>
        </w:rPr>
        <w:t xml:space="preserve">– this </w:t>
      </w:r>
      <w:r w:rsidR="00753980" w:rsidRPr="00912EC7">
        <w:rPr>
          <w:rFonts w:ascii="Century Gothic" w:hAnsi="Century Gothic"/>
        </w:rPr>
        <w:t>caters to</w:t>
      </w:r>
      <w:r w:rsidR="004942AB" w:rsidRPr="00912EC7">
        <w:rPr>
          <w:rFonts w:ascii="Century Gothic" w:hAnsi="Century Gothic"/>
        </w:rPr>
        <w:t xml:space="preserve"> </w:t>
      </w:r>
      <w:r w:rsidRPr="00912EC7">
        <w:rPr>
          <w:rFonts w:ascii="Century Gothic" w:hAnsi="Century Gothic"/>
        </w:rPr>
        <w:t>passenger choice.</w:t>
      </w:r>
    </w:p>
    <w:p w14:paraId="25F018A0" w14:textId="77777777" w:rsidR="001C3B71" w:rsidRPr="00912EC7" w:rsidRDefault="00DA5BAE" w:rsidP="009A4DF3">
      <w:pPr>
        <w:pStyle w:val="BodyText2"/>
        <w:rPr>
          <w:rFonts w:ascii="Century Gothic" w:hAnsi="Century Gothic"/>
          <w:sz w:val="20"/>
        </w:rPr>
      </w:pPr>
      <w:r w:rsidRPr="00912EC7">
        <w:rPr>
          <w:rFonts w:ascii="Century Gothic" w:hAnsi="Century Gothic"/>
          <w:sz w:val="20"/>
        </w:rPr>
        <w:t xml:space="preserve"> </w:t>
      </w:r>
    </w:p>
    <w:p w14:paraId="06ED6DFF" w14:textId="77777777" w:rsidR="005A37CD" w:rsidRPr="00912EC7" w:rsidRDefault="00056569"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Under and </w:t>
      </w:r>
      <w:r w:rsidR="005A37CD" w:rsidRPr="00912EC7">
        <w:rPr>
          <w:rFonts w:ascii="Century Gothic" w:hAnsi="Century Gothic"/>
        </w:rPr>
        <w:t>Over Catering</w:t>
      </w:r>
      <w:r w:rsidR="006D4BD5" w:rsidRPr="00912EC7">
        <w:rPr>
          <w:rFonts w:ascii="Century Gothic" w:hAnsi="Century Gothic"/>
        </w:rPr>
        <w:t>:</w:t>
      </w:r>
    </w:p>
    <w:p w14:paraId="5DA18822" w14:textId="77777777" w:rsidR="00DF1B66" w:rsidRPr="00912EC7" w:rsidRDefault="00DF1B66" w:rsidP="009A4DF3">
      <w:pPr>
        <w:pStyle w:val="Heading3"/>
        <w:ind w:left="1440"/>
        <w:rPr>
          <w:rFonts w:ascii="Century Gothic" w:hAnsi="Century Gothic"/>
        </w:rPr>
      </w:pPr>
    </w:p>
    <w:p w14:paraId="18F0588B" w14:textId="61406CDB" w:rsidR="005A37CD" w:rsidRPr="00912EC7" w:rsidRDefault="005A37CD" w:rsidP="009A4DF3">
      <w:pPr>
        <w:pStyle w:val="Heading3"/>
        <w:ind w:left="1418"/>
        <w:rPr>
          <w:rFonts w:ascii="Century Gothic" w:hAnsi="Century Gothic"/>
        </w:rPr>
      </w:pPr>
      <w:r w:rsidRPr="00912EC7">
        <w:rPr>
          <w:rFonts w:ascii="Century Gothic" w:hAnsi="Century Gothic"/>
        </w:rPr>
        <w:t xml:space="preserve">Supplier shall be responsible for managing the accuracy of the passenger </w:t>
      </w:r>
      <w:r w:rsidR="008763D0" w:rsidRPr="00912EC7">
        <w:rPr>
          <w:rFonts w:ascii="Century Gothic" w:hAnsi="Century Gothic"/>
        </w:rPr>
        <w:t xml:space="preserve">food </w:t>
      </w:r>
      <w:r w:rsidRPr="00912EC7">
        <w:rPr>
          <w:rFonts w:ascii="Century Gothic" w:hAnsi="Century Gothic"/>
        </w:rPr>
        <w:t xml:space="preserve">catering provision; by utilising the information supplied through </w:t>
      </w:r>
      <w:proofErr w:type="spellStart"/>
      <w:r w:rsidR="004E2C87" w:rsidRPr="00912EC7">
        <w:rPr>
          <w:rFonts w:ascii="Century Gothic" w:hAnsi="Century Gothic"/>
        </w:rPr>
        <w:t>Promeus</w:t>
      </w:r>
      <w:proofErr w:type="spellEnd"/>
      <w:r w:rsidRPr="00912EC7">
        <w:rPr>
          <w:rFonts w:ascii="Century Gothic" w:hAnsi="Century Gothic"/>
        </w:rPr>
        <w:t xml:space="preserve"> </w:t>
      </w:r>
      <w:r w:rsidR="00753980" w:rsidRPr="00912EC7">
        <w:rPr>
          <w:rFonts w:ascii="Century Gothic" w:hAnsi="Century Gothic"/>
        </w:rPr>
        <w:t>Systems</w:t>
      </w:r>
      <w:r w:rsidRPr="00912EC7">
        <w:rPr>
          <w:rFonts w:ascii="Century Gothic" w:hAnsi="Century Gothic"/>
        </w:rPr>
        <w:t>.</w:t>
      </w:r>
    </w:p>
    <w:p w14:paraId="7BC3B124" w14:textId="77777777" w:rsidR="00E67534" w:rsidRPr="00912EC7" w:rsidRDefault="00E67534" w:rsidP="009A4DF3">
      <w:pPr>
        <w:pStyle w:val="BodyText2"/>
        <w:rPr>
          <w:rFonts w:ascii="Century Gothic" w:hAnsi="Century Gothic"/>
          <w:sz w:val="20"/>
        </w:rPr>
      </w:pPr>
    </w:p>
    <w:p w14:paraId="22A370C1" w14:textId="77777777" w:rsidR="005A37CD" w:rsidRPr="00912EC7" w:rsidRDefault="005A37CD" w:rsidP="009A4DF3">
      <w:pPr>
        <w:pStyle w:val="Heading1"/>
        <w:tabs>
          <w:tab w:val="clear" w:pos="720"/>
          <w:tab w:val="num" w:pos="567"/>
        </w:tabs>
        <w:rPr>
          <w:rFonts w:ascii="Century Gothic" w:hAnsi="Century Gothic"/>
          <w:sz w:val="20"/>
        </w:rPr>
      </w:pPr>
      <w:r w:rsidRPr="00912EC7">
        <w:rPr>
          <w:rFonts w:ascii="Century Gothic" w:hAnsi="Century Gothic"/>
          <w:sz w:val="20"/>
        </w:rPr>
        <w:t xml:space="preserve">Aircraft Related Food and Product Costs </w:t>
      </w:r>
    </w:p>
    <w:p w14:paraId="73296218" w14:textId="77777777" w:rsidR="005A37CD" w:rsidRPr="00912EC7" w:rsidRDefault="005A37CD" w:rsidP="009A4DF3">
      <w:pPr>
        <w:ind w:left="360"/>
        <w:outlineLvl w:val="1"/>
        <w:rPr>
          <w:rFonts w:ascii="Century Gothic" w:hAnsi="Century Gothic"/>
          <w:sz w:val="20"/>
        </w:rPr>
      </w:pPr>
    </w:p>
    <w:p w14:paraId="15A52596" w14:textId="77777777" w:rsidR="00454F6A" w:rsidRPr="0044438C" w:rsidRDefault="005A37CD" w:rsidP="009A418A">
      <w:pPr>
        <w:pStyle w:val="Heading2"/>
        <w:numPr>
          <w:ilvl w:val="1"/>
          <w:numId w:val="58"/>
        </w:numPr>
        <w:rPr>
          <w:rFonts w:ascii="Century Gothic" w:hAnsi="Century Gothic"/>
        </w:rPr>
      </w:pPr>
      <w:r w:rsidRPr="0044438C">
        <w:rPr>
          <w:rFonts w:ascii="Century Gothic" w:hAnsi="Century Gothic"/>
        </w:rPr>
        <w:t>Aircraft related Food and Product costs represent costs that cannot be directly associated with a passenger number</w:t>
      </w:r>
      <w:r w:rsidR="00977059" w:rsidRPr="0044438C">
        <w:rPr>
          <w:rFonts w:ascii="Century Gothic" w:hAnsi="Century Gothic"/>
        </w:rPr>
        <w:t>. The</w:t>
      </w:r>
      <w:r w:rsidR="00BE2CF8" w:rsidRPr="0044438C">
        <w:rPr>
          <w:rFonts w:ascii="Century Gothic" w:hAnsi="Century Gothic"/>
        </w:rPr>
        <w:t>se Food and Products</w:t>
      </w:r>
      <w:r w:rsidR="00977059" w:rsidRPr="0044438C">
        <w:rPr>
          <w:rFonts w:ascii="Century Gothic" w:hAnsi="Century Gothic"/>
        </w:rPr>
        <w:t xml:space="preserve"> will be charged by unit price and loading will be determined by standard loading requirements advised by Virgin and as designated by</w:t>
      </w:r>
      <w:r w:rsidRPr="0044438C">
        <w:rPr>
          <w:rFonts w:ascii="Century Gothic" w:hAnsi="Century Gothic"/>
        </w:rPr>
        <w:t xml:space="preserve"> an aircraft type, </w:t>
      </w:r>
      <w:proofErr w:type="gramStart"/>
      <w:r w:rsidRPr="0044438C">
        <w:rPr>
          <w:rFonts w:ascii="Century Gothic" w:hAnsi="Century Gothic"/>
        </w:rPr>
        <w:t>route</w:t>
      </w:r>
      <w:proofErr w:type="gramEnd"/>
      <w:r w:rsidRPr="0044438C">
        <w:rPr>
          <w:rFonts w:ascii="Century Gothic" w:hAnsi="Century Gothic"/>
        </w:rPr>
        <w:t xml:space="preserve"> or movement</w:t>
      </w:r>
      <w:r w:rsidR="00977059" w:rsidRPr="0044438C">
        <w:rPr>
          <w:rFonts w:ascii="Century Gothic" w:hAnsi="Century Gothic"/>
        </w:rPr>
        <w:t xml:space="preserve">, or by top up quantity loaded to achieve standard loading, taking into account recyclable inbound </w:t>
      </w:r>
      <w:r w:rsidR="00F17DC6" w:rsidRPr="0044438C">
        <w:rPr>
          <w:rFonts w:ascii="Century Gothic" w:hAnsi="Century Gothic"/>
        </w:rPr>
        <w:t>P</w:t>
      </w:r>
      <w:r w:rsidR="00977059" w:rsidRPr="0044438C">
        <w:rPr>
          <w:rFonts w:ascii="Century Gothic" w:hAnsi="Century Gothic"/>
        </w:rPr>
        <w:t>roducts</w:t>
      </w:r>
      <w:r w:rsidRPr="0044438C">
        <w:rPr>
          <w:rFonts w:ascii="Century Gothic" w:hAnsi="Century Gothic"/>
        </w:rPr>
        <w:t xml:space="preserve">. </w:t>
      </w:r>
    </w:p>
    <w:p w14:paraId="7B9FB07F" w14:textId="77777777" w:rsidR="00454F6A" w:rsidRPr="00912EC7" w:rsidRDefault="00454F6A" w:rsidP="009A4DF3">
      <w:pPr>
        <w:pStyle w:val="Heading2"/>
        <w:numPr>
          <w:ilvl w:val="0"/>
          <w:numId w:val="0"/>
        </w:numPr>
        <w:ind w:left="1418"/>
        <w:rPr>
          <w:rFonts w:ascii="Century Gothic" w:hAnsi="Century Gothic"/>
        </w:rPr>
      </w:pPr>
    </w:p>
    <w:p w14:paraId="38430381" w14:textId="77777777" w:rsidR="00B96D97" w:rsidRPr="00912EC7" w:rsidRDefault="005A37CD" w:rsidP="00B96D97">
      <w:pPr>
        <w:pStyle w:val="Heading2"/>
        <w:ind w:left="1418" w:hanging="851"/>
        <w:rPr>
          <w:rFonts w:ascii="Century Gothic" w:hAnsi="Century Gothic"/>
        </w:rPr>
      </w:pPr>
      <w:r w:rsidRPr="00912EC7">
        <w:rPr>
          <w:rFonts w:ascii="Century Gothic" w:hAnsi="Century Gothic"/>
        </w:rPr>
        <w:t>All wet</w:t>
      </w:r>
      <w:r w:rsidR="00FD7F66" w:rsidRPr="00912EC7">
        <w:rPr>
          <w:rFonts w:ascii="Century Gothic" w:hAnsi="Century Gothic"/>
        </w:rPr>
        <w:t xml:space="preserve"> and dry</w:t>
      </w:r>
      <w:r w:rsidRPr="00912EC7">
        <w:rPr>
          <w:rFonts w:ascii="Century Gothic" w:hAnsi="Century Gothic"/>
        </w:rPr>
        <w:t xml:space="preserve"> stores shall be invoiced at direct material cost</w:t>
      </w:r>
      <w:r w:rsidR="0091210B" w:rsidRPr="00912EC7">
        <w:rPr>
          <w:rFonts w:ascii="Century Gothic" w:hAnsi="Century Gothic"/>
        </w:rPr>
        <w:t>.</w:t>
      </w:r>
      <w:r w:rsidRPr="00912EC7">
        <w:rPr>
          <w:rFonts w:ascii="Century Gothic" w:hAnsi="Century Gothic"/>
        </w:rPr>
        <w:t xml:space="preserve"> </w:t>
      </w:r>
    </w:p>
    <w:p w14:paraId="7DEA4001" w14:textId="77777777" w:rsidR="0091210B" w:rsidRPr="00912EC7" w:rsidRDefault="0091210B" w:rsidP="0091210B">
      <w:pPr>
        <w:pStyle w:val="BodyText2"/>
        <w:rPr>
          <w:rFonts w:ascii="Century Gothic" w:hAnsi="Century Gothic"/>
          <w:sz w:val="20"/>
          <w:szCs w:val="18"/>
        </w:rPr>
      </w:pPr>
    </w:p>
    <w:p w14:paraId="1EA665E5" w14:textId="77777777" w:rsidR="00B96D97" w:rsidRPr="00912EC7" w:rsidRDefault="0091210B" w:rsidP="00B96D97">
      <w:pPr>
        <w:pStyle w:val="Heading2"/>
        <w:ind w:left="1418" w:hanging="851"/>
        <w:rPr>
          <w:rFonts w:ascii="Century Gothic" w:hAnsi="Century Gothic"/>
        </w:rPr>
      </w:pPr>
      <w:r w:rsidRPr="00912EC7">
        <w:rPr>
          <w:rFonts w:ascii="Century Gothic" w:hAnsi="Century Gothic"/>
        </w:rPr>
        <w:t>Wet and d</w:t>
      </w:r>
      <w:r w:rsidR="00B96D97" w:rsidRPr="00912EC7">
        <w:rPr>
          <w:rFonts w:ascii="Century Gothic" w:hAnsi="Century Gothic"/>
        </w:rPr>
        <w:t xml:space="preserve">ry stores charges shall be calculated by consolidating all products at agreed volumes and prices, including any yield and returns factors, into a single stores charge levied by aircraft type and destination. </w:t>
      </w:r>
    </w:p>
    <w:p w14:paraId="709FBBA9" w14:textId="77777777" w:rsidR="008763D0" w:rsidRPr="00912EC7" w:rsidRDefault="008763D0" w:rsidP="00B96D97">
      <w:pPr>
        <w:pStyle w:val="Heading2"/>
        <w:numPr>
          <w:ilvl w:val="0"/>
          <w:numId w:val="0"/>
        </w:numPr>
        <w:rPr>
          <w:rFonts w:ascii="Century Gothic" w:hAnsi="Century Gothic"/>
        </w:rPr>
      </w:pPr>
    </w:p>
    <w:p w14:paraId="3AEF2873" w14:textId="77777777" w:rsidR="0076055C" w:rsidRPr="00912EC7" w:rsidRDefault="0091210B"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Wet and </w:t>
      </w:r>
      <w:r w:rsidR="0076055C" w:rsidRPr="00912EC7">
        <w:rPr>
          <w:rFonts w:ascii="Century Gothic" w:hAnsi="Century Gothic"/>
        </w:rPr>
        <w:t>Dry Stores Yield:</w:t>
      </w:r>
    </w:p>
    <w:p w14:paraId="03EF868B" w14:textId="77777777" w:rsidR="0076055C" w:rsidRPr="00912EC7" w:rsidRDefault="0076055C" w:rsidP="0076055C">
      <w:pPr>
        <w:pStyle w:val="BodyText2"/>
        <w:rPr>
          <w:rFonts w:ascii="Century Gothic" w:hAnsi="Century Gothic"/>
          <w:sz w:val="20"/>
          <w:szCs w:val="18"/>
        </w:rPr>
      </w:pPr>
    </w:p>
    <w:p w14:paraId="17092FE8" w14:textId="77777777" w:rsidR="0076055C" w:rsidRPr="00912EC7" w:rsidRDefault="0076055C" w:rsidP="009A418A">
      <w:pPr>
        <w:pStyle w:val="BodyText2"/>
        <w:numPr>
          <w:ilvl w:val="0"/>
          <w:numId w:val="37"/>
        </w:numPr>
        <w:ind w:left="1985" w:hanging="567"/>
        <w:rPr>
          <w:rFonts w:ascii="Century Gothic" w:hAnsi="Century Gothic"/>
          <w:sz w:val="20"/>
          <w:szCs w:val="18"/>
        </w:rPr>
      </w:pPr>
      <w:r w:rsidRPr="00912EC7">
        <w:rPr>
          <w:rFonts w:ascii="Century Gothic" w:hAnsi="Century Gothic"/>
          <w:sz w:val="20"/>
          <w:szCs w:val="18"/>
        </w:rPr>
        <w:t xml:space="preserve">The yield values for the </w:t>
      </w:r>
      <w:r w:rsidR="0091210B" w:rsidRPr="00912EC7">
        <w:rPr>
          <w:rFonts w:ascii="Century Gothic" w:hAnsi="Century Gothic"/>
          <w:sz w:val="20"/>
          <w:szCs w:val="18"/>
        </w:rPr>
        <w:t>wet and d</w:t>
      </w:r>
      <w:r w:rsidRPr="00912EC7">
        <w:rPr>
          <w:rFonts w:ascii="Century Gothic" w:hAnsi="Century Gothic"/>
          <w:sz w:val="20"/>
          <w:szCs w:val="18"/>
        </w:rPr>
        <w:t xml:space="preserve">ry </w:t>
      </w:r>
      <w:r w:rsidR="0091210B" w:rsidRPr="00912EC7">
        <w:rPr>
          <w:rFonts w:ascii="Century Gothic" w:hAnsi="Century Gothic"/>
          <w:sz w:val="20"/>
          <w:szCs w:val="18"/>
        </w:rPr>
        <w:t>s</w:t>
      </w:r>
      <w:r w:rsidRPr="00912EC7">
        <w:rPr>
          <w:rFonts w:ascii="Century Gothic" w:hAnsi="Century Gothic"/>
          <w:sz w:val="20"/>
          <w:szCs w:val="18"/>
        </w:rPr>
        <w:t xml:space="preserve">tores element </w:t>
      </w:r>
      <w:proofErr w:type="gramStart"/>
      <w:r w:rsidRPr="00912EC7">
        <w:rPr>
          <w:rFonts w:ascii="Century Gothic" w:hAnsi="Century Gothic"/>
          <w:sz w:val="20"/>
          <w:szCs w:val="18"/>
        </w:rPr>
        <w:t>is</w:t>
      </w:r>
      <w:proofErr w:type="gramEnd"/>
      <w:r w:rsidRPr="00912EC7">
        <w:rPr>
          <w:rFonts w:ascii="Century Gothic" w:hAnsi="Century Gothic"/>
          <w:sz w:val="20"/>
          <w:szCs w:val="18"/>
        </w:rPr>
        <w:t xml:space="preserve"> 99.25% and shall remain fixed for the duration of the Agreement.</w:t>
      </w:r>
    </w:p>
    <w:p w14:paraId="7668413B" w14:textId="77777777" w:rsidR="0076055C" w:rsidRPr="00912EC7" w:rsidRDefault="0076055C" w:rsidP="009A418A">
      <w:pPr>
        <w:pStyle w:val="BodyText2"/>
        <w:numPr>
          <w:ilvl w:val="0"/>
          <w:numId w:val="37"/>
        </w:numPr>
        <w:ind w:left="1985" w:hanging="567"/>
        <w:rPr>
          <w:rFonts w:ascii="Century Gothic" w:hAnsi="Century Gothic"/>
          <w:sz w:val="20"/>
          <w:szCs w:val="18"/>
        </w:rPr>
      </w:pPr>
      <w:r w:rsidRPr="00912EC7">
        <w:rPr>
          <w:rFonts w:ascii="Century Gothic" w:hAnsi="Century Gothic"/>
          <w:sz w:val="20"/>
          <w:szCs w:val="18"/>
        </w:rPr>
        <w:t xml:space="preserve">Virgin may require evidence of the actual prices, </w:t>
      </w:r>
      <w:proofErr w:type="gramStart"/>
      <w:r w:rsidRPr="00912EC7">
        <w:rPr>
          <w:rFonts w:ascii="Century Gothic" w:hAnsi="Century Gothic"/>
          <w:sz w:val="20"/>
          <w:szCs w:val="18"/>
        </w:rPr>
        <w:t>details</w:t>
      </w:r>
      <w:proofErr w:type="gramEnd"/>
      <w:r w:rsidRPr="00912EC7">
        <w:rPr>
          <w:rFonts w:ascii="Century Gothic" w:hAnsi="Century Gothic"/>
          <w:sz w:val="20"/>
          <w:szCs w:val="18"/>
        </w:rPr>
        <w:t xml:space="preserve"> and physical demonstrations of the Supplier’s yield calculations.</w:t>
      </w:r>
    </w:p>
    <w:p w14:paraId="189B710B" w14:textId="77777777" w:rsidR="0076055C" w:rsidRPr="00912EC7" w:rsidRDefault="0076055C" w:rsidP="0076055C">
      <w:pPr>
        <w:pStyle w:val="BodyText2"/>
        <w:ind w:left="1080"/>
        <w:rPr>
          <w:rFonts w:ascii="Century Gothic" w:hAnsi="Century Gothic"/>
          <w:sz w:val="20"/>
          <w:szCs w:val="18"/>
        </w:rPr>
      </w:pPr>
    </w:p>
    <w:p w14:paraId="1E4C692C" w14:textId="6842BCFE" w:rsidR="0076055C" w:rsidRPr="00912EC7" w:rsidRDefault="0091210B" w:rsidP="00B96D97">
      <w:pPr>
        <w:pStyle w:val="Heading2"/>
        <w:ind w:left="1418" w:hanging="851"/>
        <w:rPr>
          <w:rFonts w:ascii="Century Gothic" w:hAnsi="Century Gothic"/>
          <w:sz w:val="18"/>
          <w:szCs w:val="18"/>
        </w:rPr>
      </w:pPr>
      <w:r w:rsidRPr="00912EC7">
        <w:rPr>
          <w:rFonts w:ascii="Century Gothic" w:hAnsi="Century Gothic"/>
        </w:rPr>
        <w:t xml:space="preserve">Wet and </w:t>
      </w:r>
      <w:r w:rsidR="0076055C" w:rsidRPr="00EF36B1">
        <w:rPr>
          <w:rFonts w:ascii="Century Gothic" w:hAnsi="Century Gothic"/>
        </w:rPr>
        <w:t>Dry Stores Re</w:t>
      </w:r>
      <w:r w:rsidR="0056045D" w:rsidRPr="00EF36B1">
        <w:rPr>
          <w:rFonts w:ascii="Century Gothic" w:hAnsi="Century Gothic"/>
        </w:rPr>
        <w:t>use</w:t>
      </w:r>
      <w:r w:rsidR="0076055C" w:rsidRPr="00EF36B1">
        <w:rPr>
          <w:rFonts w:ascii="Century Gothic" w:hAnsi="Century Gothic"/>
        </w:rPr>
        <w:t>:</w:t>
      </w:r>
    </w:p>
    <w:p w14:paraId="746B7CF8" w14:textId="77777777" w:rsidR="0076055C" w:rsidRPr="00912EC7" w:rsidRDefault="0076055C" w:rsidP="0076055C">
      <w:pPr>
        <w:pStyle w:val="BodyText2"/>
        <w:rPr>
          <w:rFonts w:ascii="Century Gothic" w:hAnsi="Century Gothic"/>
          <w:sz w:val="20"/>
          <w:szCs w:val="18"/>
        </w:rPr>
      </w:pPr>
    </w:p>
    <w:p w14:paraId="57712E03" w14:textId="64587E8B" w:rsidR="0056045D" w:rsidRPr="00A3525A" w:rsidRDefault="0076055C" w:rsidP="009A418A">
      <w:pPr>
        <w:pStyle w:val="BodyText2"/>
        <w:numPr>
          <w:ilvl w:val="0"/>
          <w:numId w:val="38"/>
        </w:numPr>
        <w:ind w:left="1985" w:hanging="567"/>
        <w:rPr>
          <w:rFonts w:ascii="Century Gothic" w:hAnsi="Century Gothic"/>
          <w:sz w:val="20"/>
          <w:szCs w:val="18"/>
        </w:rPr>
      </w:pPr>
      <w:r w:rsidRPr="00A3525A">
        <w:rPr>
          <w:rFonts w:ascii="Century Gothic" w:hAnsi="Century Gothic"/>
          <w:sz w:val="20"/>
          <w:szCs w:val="18"/>
        </w:rPr>
        <w:t xml:space="preserve">The </w:t>
      </w:r>
      <w:r w:rsidR="0056045D" w:rsidRPr="00A3525A">
        <w:rPr>
          <w:rFonts w:ascii="Century Gothic" w:hAnsi="Century Gothic"/>
          <w:sz w:val="20"/>
          <w:szCs w:val="18"/>
        </w:rPr>
        <w:t xml:space="preserve">Supplier shall reuse all unopened </w:t>
      </w:r>
      <w:r w:rsidR="0091210B" w:rsidRPr="00A3525A">
        <w:rPr>
          <w:rFonts w:ascii="Century Gothic" w:hAnsi="Century Gothic"/>
          <w:sz w:val="20"/>
          <w:szCs w:val="18"/>
        </w:rPr>
        <w:t>wet and dry s</w:t>
      </w:r>
      <w:r w:rsidRPr="00A3525A">
        <w:rPr>
          <w:rFonts w:ascii="Century Gothic" w:hAnsi="Century Gothic"/>
          <w:sz w:val="20"/>
          <w:szCs w:val="18"/>
        </w:rPr>
        <w:t>tores</w:t>
      </w:r>
      <w:r w:rsidR="0056045D" w:rsidRPr="00A3525A">
        <w:rPr>
          <w:rFonts w:ascii="Century Gothic" w:hAnsi="Century Gothic"/>
          <w:sz w:val="20"/>
          <w:szCs w:val="18"/>
        </w:rPr>
        <w:t xml:space="preserve"> </w:t>
      </w:r>
      <w:r w:rsidRPr="00A3525A">
        <w:rPr>
          <w:rFonts w:ascii="Century Gothic" w:hAnsi="Century Gothic"/>
          <w:sz w:val="20"/>
          <w:szCs w:val="18"/>
        </w:rPr>
        <w:t>t</w:t>
      </w:r>
      <w:r w:rsidR="0056045D" w:rsidRPr="00A3525A">
        <w:rPr>
          <w:rFonts w:ascii="Century Gothic" w:hAnsi="Century Gothic"/>
          <w:sz w:val="20"/>
          <w:szCs w:val="18"/>
        </w:rPr>
        <w:t xml:space="preserve">hat are offloaded from the inbound aircraft. These supplies shall be used on the next </w:t>
      </w:r>
      <w:r w:rsidR="00636715" w:rsidRPr="00A3525A">
        <w:rPr>
          <w:rFonts w:ascii="Century Gothic" w:hAnsi="Century Gothic"/>
          <w:sz w:val="20"/>
          <w:szCs w:val="18"/>
        </w:rPr>
        <w:t>available</w:t>
      </w:r>
      <w:r w:rsidR="0056045D" w:rsidRPr="00A3525A">
        <w:rPr>
          <w:rFonts w:ascii="Century Gothic" w:hAnsi="Century Gothic"/>
          <w:sz w:val="20"/>
          <w:szCs w:val="18"/>
        </w:rPr>
        <w:t xml:space="preserve"> flight.</w:t>
      </w:r>
    </w:p>
    <w:p w14:paraId="1F5DAF85" w14:textId="2EAAA75A" w:rsidR="00784B1F" w:rsidRPr="00912EC7" w:rsidRDefault="0056045D" w:rsidP="009A418A">
      <w:pPr>
        <w:pStyle w:val="BodyText2"/>
        <w:numPr>
          <w:ilvl w:val="0"/>
          <w:numId w:val="38"/>
        </w:numPr>
        <w:ind w:left="1985" w:hanging="567"/>
        <w:rPr>
          <w:rFonts w:ascii="Century Gothic" w:hAnsi="Century Gothic"/>
          <w:sz w:val="20"/>
          <w:szCs w:val="18"/>
        </w:rPr>
      </w:pPr>
      <w:r w:rsidRPr="00912EC7">
        <w:rPr>
          <w:rFonts w:ascii="Century Gothic" w:hAnsi="Century Gothic"/>
          <w:sz w:val="20"/>
          <w:szCs w:val="18"/>
        </w:rPr>
        <w:t xml:space="preserve">The </w:t>
      </w:r>
      <w:r w:rsidR="00784B1F" w:rsidRPr="00912EC7">
        <w:rPr>
          <w:rFonts w:ascii="Century Gothic" w:hAnsi="Century Gothic"/>
          <w:sz w:val="20"/>
          <w:szCs w:val="18"/>
        </w:rPr>
        <w:t>S</w:t>
      </w:r>
      <w:r w:rsidRPr="00912EC7">
        <w:rPr>
          <w:rFonts w:ascii="Century Gothic" w:hAnsi="Century Gothic"/>
          <w:sz w:val="20"/>
          <w:szCs w:val="18"/>
        </w:rPr>
        <w:t xml:space="preserve">upplier shall ‘top up’ wet and dry stores for the next </w:t>
      </w:r>
      <w:r w:rsidR="00636715" w:rsidRPr="00912EC7">
        <w:rPr>
          <w:rFonts w:ascii="Century Gothic" w:hAnsi="Century Gothic"/>
          <w:sz w:val="20"/>
          <w:szCs w:val="18"/>
        </w:rPr>
        <w:t>available</w:t>
      </w:r>
      <w:r w:rsidRPr="00912EC7">
        <w:rPr>
          <w:rFonts w:ascii="Century Gothic" w:hAnsi="Century Gothic"/>
          <w:sz w:val="20"/>
          <w:szCs w:val="18"/>
        </w:rPr>
        <w:t xml:space="preserve"> flight using locally procured product as agreed with Virgin. </w:t>
      </w:r>
    </w:p>
    <w:p w14:paraId="54C7D72E" w14:textId="16F20C3F" w:rsidR="00784B1F" w:rsidRPr="00A3525A" w:rsidRDefault="00784B1F" w:rsidP="009A418A">
      <w:pPr>
        <w:pStyle w:val="BodyText2"/>
        <w:numPr>
          <w:ilvl w:val="0"/>
          <w:numId w:val="38"/>
        </w:numPr>
        <w:ind w:left="1985" w:hanging="567"/>
        <w:rPr>
          <w:rFonts w:ascii="Century Gothic" w:hAnsi="Century Gothic"/>
          <w:sz w:val="20"/>
          <w:szCs w:val="18"/>
        </w:rPr>
      </w:pPr>
      <w:r w:rsidRPr="00A3525A">
        <w:rPr>
          <w:rFonts w:ascii="Century Gothic" w:hAnsi="Century Gothic"/>
          <w:sz w:val="20"/>
          <w:szCs w:val="18"/>
        </w:rPr>
        <w:t xml:space="preserve">The Supplier shall record how many of each item were used from locally procured product using the Juice and Water top up form, </w:t>
      </w:r>
      <w:r w:rsidR="00636715" w:rsidRPr="00A3525A">
        <w:rPr>
          <w:rFonts w:ascii="Century Gothic" w:hAnsi="Century Gothic"/>
          <w:sz w:val="20"/>
          <w:szCs w:val="18"/>
        </w:rPr>
        <w:t>available</w:t>
      </w:r>
      <w:r w:rsidRPr="00A3525A">
        <w:rPr>
          <w:rFonts w:ascii="Century Gothic" w:hAnsi="Century Gothic"/>
          <w:sz w:val="20"/>
          <w:szCs w:val="18"/>
        </w:rPr>
        <w:t xml:space="preserve"> on </w:t>
      </w:r>
      <w:proofErr w:type="spellStart"/>
      <w:proofErr w:type="gramStart"/>
      <w:r w:rsidRPr="00A3525A">
        <w:rPr>
          <w:rFonts w:ascii="Century Gothic" w:hAnsi="Century Gothic"/>
          <w:sz w:val="20"/>
          <w:szCs w:val="18"/>
        </w:rPr>
        <w:t>Promeus</w:t>
      </w:r>
      <w:proofErr w:type="spellEnd"/>
      <w:proofErr w:type="gramEnd"/>
    </w:p>
    <w:p w14:paraId="1C2BF4CF" w14:textId="7299DFE1" w:rsidR="0076055C" w:rsidRPr="00912EC7" w:rsidRDefault="00784B1F" w:rsidP="009A418A">
      <w:pPr>
        <w:pStyle w:val="BodyText2"/>
        <w:numPr>
          <w:ilvl w:val="0"/>
          <w:numId w:val="38"/>
        </w:numPr>
        <w:ind w:left="1985" w:hanging="567"/>
        <w:rPr>
          <w:rFonts w:ascii="Century Gothic" w:hAnsi="Century Gothic"/>
          <w:sz w:val="20"/>
          <w:szCs w:val="18"/>
        </w:rPr>
      </w:pPr>
      <w:r w:rsidRPr="00912EC7">
        <w:rPr>
          <w:rFonts w:ascii="Century Gothic" w:hAnsi="Century Gothic"/>
          <w:sz w:val="20"/>
          <w:szCs w:val="18"/>
        </w:rPr>
        <w:t xml:space="preserve">The Supplier shall only charge Virgin </w:t>
      </w:r>
      <w:proofErr w:type="gramStart"/>
      <w:r w:rsidRPr="00912EC7">
        <w:rPr>
          <w:rFonts w:ascii="Century Gothic" w:hAnsi="Century Gothic"/>
          <w:sz w:val="20"/>
          <w:szCs w:val="18"/>
        </w:rPr>
        <w:t>for the amount of</w:t>
      </w:r>
      <w:proofErr w:type="gramEnd"/>
      <w:r w:rsidRPr="00912EC7">
        <w:rPr>
          <w:rFonts w:ascii="Century Gothic" w:hAnsi="Century Gothic"/>
          <w:sz w:val="20"/>
          <w:szCs w:val="18"/>
        </w:rPr>
        <w:t xml:space="preserve"> each item that was used from locally procured product, via </w:t>
      </w:r>
      <w:proofErr w:type="spellStart"/>
      <w:r w:rsidRPr="00912EC7">
        <w:rPr>
          <w:rFonts w:ascii="Century Gothic" w:hAnsi="Century Gothic"/>
          <w:sz w:val="20"/>
          <w:szCs w:val="18"/>
        </w:rPr>
        <w:t>Promeus</w:t>
      </w:r>
      <w:proofErr w:type="spellEnd"/>
      <w:r w:rsidRPr="00912EC7">
        <w:rPr>
          <w:rFonts w:ascii="Century Gothic" w:hAnsi="Century Gothic"/>
          <w:sz w:val="20"/>
          <w:szCs w:val="18"/>
        </w:rPr>
        <w:t xml:space="preserve"> Flight Bill. The juice and water top up form shall be uploaded to </w:t>
      </w:r>
      <w:proofErr w:type="spellStart"/>
      <w:r w:rsidRPr="00912EC7">
        <w:rPr>
          <w:rFonts w:ascii="Century Gothic" w:hAnsi="Century Gothic"/>
          <w:sz w:val="20"/>
          <w:szCs w:val="18"/>
        </w:rPr>
        <w:t>Promeus</w:t>
      </w:r>
      <w:proofErr w:type="spellEnd"/>
      <w:r w:rsidRPr="00912EC7">
        <w:rPr>
          <w:rFonts w:ascii="Century Gothic" w:hAnsi="Century Gothic"/>
          <w:sz w:val="20"/>
          <w:szCs w:val="18"/>
        </w:rPr>
        <w:t xml:space="preserve"> Flight Bill as backup documentation. </w:t>
      </w:r>
    </w:p>
    <w:p w14:paraId="211222AF" w14:textId="77777777" w:rsidR="00751DEF" w:rsidRPr="00912EC7" w:rsidRDefault="00751DEF" w:rsidP="00751DEF">
      <w:pPr>
        <w:pStyle w:val="ListParagraph"/>
        <w:rPr>
          <w:rFonts w:ascii="Century Gothic" w:hAnsi="Century Gothic"/>
          <w:sz w:val="20"/>
          <w:szCs w:val="18"/>
        </w:rPr>
      </w:pPr>
    </w:p>
    <w:p w14:paraId="4127BD37" w14:textId="77777777" w:rsidR="005A37CD" w:rsidRPr="00912EC7" w:rsidRDefault="005A37CD" w:rsidP="009A4DF3">
      <w:pPr>
        <w:pStyle w:val="Heading1"/>
        <w:tabs>
          <w:tab w:val="clear" w:pos="720"/>
          <w:tab w:val="num" w:pos="567"/>
        </w:tabs>
        <w:rPr>
          <w:rFonts w:ascii="Century Gothic" w:hAnsi="Century Gothic"/>
          <w:sz w:val="20"/>
        </w:rPr>
      </w:pPr>
      <w:r w:rsidRPr="00912EC7">
        <w:rPr>
          <w:rFonts w:ascii="Century Gothic" w:hAnsi="Century Gothic"/>
          <w:sz w:val="20"/>
        </w:rPr>
        <w:t>Service Charges (Aircraft / Rotational Cost)</w:t>
      </w:r>
    </w:p>
    <w:p w14:paraId="2C92BDF9" w14:textId="77777777" w:rsidR="005A37CD" w:rsidRPr="00912EC7" w:rsidRDefault="005A37CD" w:rsidP="009A4DF3">
      <w:pPr>
        <w:ind w:left="360"/>
        <w:outlineLvl w:val="2"/>
        <w:rPr>
          <w:rFonts w:ascii="Century Gothic" w:hAnsi="Century Gothic"/>
          <w:sz w:val="20"/>
        </w:rPr>
      </w:pPr>
    </w:p>
    <w:p w14:paraId="148ECEE1" w14:textId="43CCC309" w:rsidR="005A37CD" w:rsidRPr="00547C07" w:rsidRDefault="005A37CD" w:rsidP="009A418A">
      <w:pPr>
        <w:pStyle w:val="Heading2"/>
        <w:numPr>
          <w:ilvl w:val="1"/>
          <w:numId w:val="59"/>
        </w:numPr>
        <w:rPr>
          <w:rFonts w:ascii="Century Gothic" w:hAnsi="Century Gothic"/>
        </w:rPr>
      </w:pPr>
      <w:r w:rsidRPr="00547C07">
        <w:rPr>
          <w:rFonts w:ascii="Century Gothic" w:hAnsi="Century Gothic"/>
        </w:rPr>
        <w:t xml:space="preserve">These costs shall include the labour costs associated with the </w:t>
      </w:r>
      <w:r w:rsidR="00C4029D" w:rsidRPr="00547C07">
        <w:rPr>
          <w:rFonts w:ascii="Century Gothic" w:hAnsi="Century Gothic"/>
        </w:rPr>
        <w:t>packing of all Product and F</w:t>
      </w:r>
      <w:r w:rsidRPr="00547C07">
        <w:rPr>
          <w:rFonts w:ascii="Century Gothic" w:hAnsi="Century Gothic"/>
        </w:rPr>
        <w:t>ood</w:t>
      </w:r>
      <w:r w:rsidR="00C4029D" w:rsidRPr="00547C07">
        <w:rPr>
          <w:rFonts w:ascii="Century Gothic" w:hAnsi="Century Gothic"/>
        </w:rPr>
        <w:t xml:space="preserve"> </w:t>
      </w:r>
      <w:r w:rsidRPr="00547C07">
        <w:rPr>
          <w:rFonts w:ascii="Century Gothic" w:hAnsi="Century Gothic"/>
        </w:rPr>
        <w:t>stuffs into carts ready for dispatch.</w:t>
      </w:r>
    </w:p>
    <w:p w14:paraId="45A343E9" w14:textId="77777777" w:rsidR="005A37CD" w:rsidRPr="00912EC7" w:rsidRDefault="005A37CD" w:rsidP="009A4DF3">
      <w:pPr>
        <w:pStyle w:val="Heading2"/>
        <w:numPr>
          <w:ilvl w:val="0"/>
          <w:numId w:val="0"/>
        </w:numPr>
        <w:ind w:left="1430"/>
        <w:rPr>
          <w:rFonts w:ascii="Century Gothic" w:hAnsi="Century Gothic"/>
        </w:rPr>
      </w:pPr>
    </w:p>
    <w:p w14:paraId="23712800"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w:t>
      </w:r>
      <w:r w:rsidR="00753980" w:rsidRPr="00912EC7">
        <w:rPr>
          <w:rFonts w:ascii="Century Gothic" w:hAnsi="Century Gothic"/>
        </w:rPr>
        <w:t xml:space="preserve">costs </w:t>
      </w:r>
      <w:r w:rsidRPr="00912EC7">
        <w:rPr>
          <w:rFonts w:ascii="Century Gothic" w:hAnsi="Century Gothic"/>
        </w:rPr>
        <w:t xml:space="preserve">shall </w:t>
      </w:r>
      <w:r w:rsidR="00753980" w:rsidRPr="00912EC7">
        <w:rPr>
          <w:rFonts w:ascii="Century Gothic" w:hAnsi="Century Gothic"/>
        </w:rPr>
        <w:t xml:space="preserve">be broken down </w:t>
      </w:r>
      <w:r w:rsidR="00391BE3" w:rsidRPr="00912EC7">
        <w:rPr>
          <w:rFonts w:ascii="Century Gothic" w:hAnsi="Century Gothic"/>
        </w:rPr>
        <w:t>to</w:t>
      </w:r>
      <w:r w:rsidR="00753980" w:rsidRPr="00912EC7">
        <w:rPr>
          <w:rFonts w:ascii="Century Gothic" w:hAnsi="Century Gothic"/>
        </w:rPr>
        <w:t xml:space="preserve"> </w:t>
      </w:r>
      <w:r w:rsidR="004942AB" w:rsidRPr="00912EC7">
        <w:rPr>
          <w:rFonts w:ascii="Century Gothic" w:hAnsi="Century Gothic"/>
        </w:rPr>
        <w:t>include</w:t>
      </w:r>
      <w:r w:rsidRPr="00912EC7">
        <w:rPr>
          <w:rFonts w:ascii="Century Gothic" w:hAnsi="Century Gothic"/>
        </w:rPr>
        <w:t xml:space="preserve"> the following categories and sub-categories</w:t>
      </w:r>
      <w:r w:rsidR="00D005A6" w:rsidRPr="00912EC7">
        <w:rPr>
          <w:rFonts w:ascii="Century Gothic" w:hAnsi="Century Gothic"/>
        </w:rPr>
        <w:t>:</w:t>
      </w:r>
    </w:p>
    <w:p w14:paraId="4718401F" w14:textId="77777777" w:rsidR="005A37CD" w:rsidRPr="00912EC7" w:rsidRDefault="005A37CD" w:rsidP="009A4DF3">
      <w:pPr>
        <w:rPr>
          <w:rFonts w:ascii="Century Gothic" w:hAnsi="Century Gothic"/>
          <w:sz w:val="20"/>
        </w:rPr>
      </w:pPr>
    </w:p>
    <w:p w14:paraId="0860C0FA" w14:textId="77777777" w:rsidR="005A37CD" w:rsidRPr="00912EC7" w:rsidRDefault="005A37CD" w:rsidP="009A418A">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 xml:space="preserve">Equipment and </w:t>
      </w:r>
      <w:r w:rsidR="00F17DC6" w:rsidRPr="00912EC7">
        <w:rPr>
          <w:rFonts w:ascii="Century Gothic" w:hAnsi="Century Gothic" w:cs="Arial"/>
          <w:sz w:val="20"/>
        </w:rPr>
        <w:t>w</w:t>
      </w:r>
      <w:r w:rsidR="00B44CB0" w:rsidRPr="00912EC7">
        <w:rPr>
          <w:rFonts w:ascii="Century Gothic" w:hAnsi="Century Gothic" w:cs="Arial"/>
          <w:sz w:val="20"/>
        </w:rPr>
        <w:t xml:space="preserve">et / </w:t>
      </w:r>
      <w:r w:rsidR="00F17DC6" w:rsidRPr="00912EC7">
        <w:rPr>
          <w:rFonts w:ascii="Century Gothic" w:hAnsi="Century Gothic" w:cs="Arial"/>
          <w:sz w:val="20"/>
        </w:rPr>
        <w:t>d</w:t>
      </w:r>
      <w:r w:rsidR="00B44CB0" w:rsidRPr="00912EC7">
        <w:rPr>
          <w:rFonts w:ascii="Century Gothic" w:hAnsi="Century Gothic" w:cs="Arial"/>
          <w:sz w:val="20"/>
        </w:rPr>
        <w:t xml:space="preserve">ry </w:t>
      </w:r>
      <w:r w:rsidR="00F17DC6" w:rsidRPr="00912EC7">
        <w:rPr>
          <w:rFonts w:ascii="Century Gothic" w:hAnsi="Century Gothic" w:cs="Arial"/>
          <w:sz w:val="20"/>
        </w:rPr>
        <w:t>s</w:t>
      </w:r>
      <w:r w:rsidRPr="00912EC7">
        <w:rPr>
          <w:rFonts w:ascii="Century Gothic" w:hAnsi="Century Gothic" w:cs="Arial"/>
          <w:sz w:val="20"/>
        </w:rPr>
        <w:t xml:space="preserve">tores </w:t>
      </w:r>
      <w:r w:rsidR="00F17DC6" w:rsidRPr="00912EC7">
        <w:rPr>
          <w:rFonts w:ascii="Century Gothic" w:hAnsi="Century Gothic" w:cs="Arial"/>
          <w:sz w:val="20"/>
        </w:rPr>
        <w:t>p</w:t>
      </w:r>
      <w:r w:rsidRPr="00912EC7">
        <w:rPr>
          <w:rFonts w:ascii="Century Gothic" w:hAnsi="Century Gothic" w:cs="Arial"/>
          <w:sz w:val="20"/>
        </w:rPr>
        <w:t xml:space="preserve">acking </w:t>
      </w:r>
      <w:r w:rsidR="00C4029D" w:rsidRPr="00912EC7">
        <w:rPr>
          <w:rFonts w:ascii="Century Gothic" w:hAnsi="Century Gothic" w:cs="Arial"/>
          <w:sz w:val="20"/>
        </w:rPr>
        <w:t xml:space="preserve">(including </w:t>
      </w:r>
      <w:r w:rsidR="00F17DC6" w:rsidRPr="00912EC7">
        <w:rPr>
          <w:rFonts w:ascii="Century Gothic" w:hAnsi="Century Gothic" w:cs="Arial"/>
          <w:sz w:val="20"/>
        </w:rPr>
        <w:t>l</w:t>
      </w:r>
      <w:r w:rsidR="00C4029D" w:rsidRPr="00912EC7">
        <w:rPr>
          <w:rFonts w:ascii="Century Gothic" w:hAnsi="Century Gothic" w:cs="Arial"/>
          <w:sz w:val="20"/>
        </w:rPr>
        <w:t>aundry handling)</w:t>
      </w:r>
    </w:p>
    <w:p w14:paraId="02D7F6E3" w14:textId="77777777" w:rsidR="005A37CD" w:rsidRPr="00912EC7" w:rsidRDefault="005A37CD" w:rsidP="009A418A">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 xml:space="preserve">Wash </w:t>
      </w:r>
      <w:r w:rsidR="00F17DC6" w:rsidRPr="00912EC7">
        <w:rPr>
          <w:rFonts w:ascii="Century Gothic" w:hAnsi="Century Gothic" w:cs="Arial"/>
          <w:sz w:val="20"/>
        </w:rPr>
        <w:t>u</w:t>
      </w:r>
      <w:r w:rsidRPr="00912EC7">
        <w:rPr>
          <w:rFonts w:ascii="Century Gothic" w:hAnsi="Century Gothic" w:cs="Arial"/>
          <w:sz w:val="20"/>
        </w:rPr>
        <w:t>p (including cutlery polish and wrapping</w:t>
      </w:r>
      <w:r w:rsidR="00F75F4F" w:rsidRPr="00912EC7">
        <w:rPr>
          <w:rFonts w:ascii="Century Gothic" w:hAnsi="Century Gothic" w:cs="Arial"/>
          <w:sz w:val="20"/>
        </w:rPr>
        <w:t>)</w:t>
      </w:r>
    </w:p>
    <w:p w14:paraId="3227218E" w14:textId="77777777" w:rsidR="005A37CD" w:rsidRPr="00912EC7" w:rsidRDefault="00C4029D" w:rsidP="009A418A">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 xml:space="preserve">Transport &amp; </w:t>
      </w:r>
      <w:proofErr w:type="gramStart"/>
      <w:r w:rsidRPr="00912EC7">
        <w:rPr>
          <w:rFonts w:ascii="Century Gothic" w:hAnsi="Century Gothic" w:cs="Arial"/>
          <w:sz w:val="20"/>
        </w:rPr>
        <w:t>handling</w:t>
      </w:r>
      <w:proofErr w:type="gramEnd"/>
    </w:p>
    <w:p w14:paraId="223F1C2E" w14:textId="77777777" w:rsidR="0012386D" w:rsidRPr="00912EC7" w:rsidRDefault="0012386D" w:rsidP="009A418A">
      <w:pPr>
        <w:pStyle w:val="ListParagraph"/>
        <w:numPr>
          <w:ilvl w:val="0"/>
          <w:numId w:val="13"/>
        </w:numPr>
        <w:tabs>
          <w:tab w:val="clear" w:pos="1070"/>
          <w:tab w:val="num" w:pos="1985"/>
        </w:tabs>
        <w:ind w:left="1985" w:hanging="567"/>
        <w:rPr>
          <w:rFonts w:ascii="Century Gothic" w:hAnsi="Century Gothic" w:cs="Arial"/>
          <w:sz w:val="20"/>
        </w:rPr>
      </w:pPr>
      <w:r w:rsidRPr="00912EC7">
        <w:rPr>
          <w:rFonts w:ascii="Century Gothic" w:hAnsi="Century Gothic" w:cs="Arial"/>
          <w:sz w:val="20"/>
        </w:rPr>
        <w:t xml:space="preserve">Overheads and </w:t>
      </w:r>
      <w:r w:rsidR="00F17DC6" w:rsidRPr="00912EC7">
        <w:rPr>
          <w:rFonts w:ascii="Century Gothic" w:hAnsi="Century Gothic" w:cs="Arial"/>
          <w:sz w:val="20"/>
        </w:rPr>
        <w:t>c</w:t>
      </w:r>
      <w:r w:rsidRPr="00912EC7">
        <w:rPr>
          <w:rFonts w:ascii="Century Gothic" w:hAnsi="Century Gothic" w:cs="Arial"/>
          <w:sz w:val="20"/>
        </w:rPr>
        <w:t>ontribution (</w:t>
      </w:r>
      <w:r w:rsidR="00F17DC6" w:rsidRPr="00912EC7">
        <w:rPr>
          <w:rFonts w:ascii="Century Gothic" w:hAnsi="Century Gothic" w:cs="Arial"/>
          <w:sz w:val="20"/>
        </w:rPr>
        <w:t>p</w:t>
      </w:r>
      <w:r w:rsidRPr="00912EC7">
        <w:rPr>
          <w:rFonts w:ascii="Century Gothic" w:hAnsi="Century Gothic" w:cs="Arial"/>
          <w:sz w:val="20"/>
        </w:rPr>
        <w:t xml:space="preserve">rofit </w:t>
      </w:r>
      <w:r w:rsidR="00F17DC6" w:rsidRPr="00912EC7">
        <w:rPr>
          <w:rFonts w:ascii="Century Gothic" w:hAnsi="Century Gothic" w:cs="Arial"/>
          <w:sz w:val="20"/>
        </w:rPr>
        <w:t>r</w:t>
      </w:r>
      <w:r w:rsidR="009C304D" w:rsidRPr="00912EC7">
        <w:rPr>
          <w:rFonts w:ascii="Century Gothic" w:hAnsi="Century Gothic" w:cs="Arial"/>
          <w:sz w:val="20"/>
        </w:rPr>
        <w:t>ecovery</w:t>
      </w:r>
      <w:r w:rsidRPr="00912EC7">
        <w:rPr>
          <w:rFonts w:ascii="Century Gothic" w:hAnsi="Century Gothic" w:cs="Arial"/>
          <w:sz w:val="20"/>
        </w:rPr>
        <w:t>)</w:t>
      </w:r>
    </w:p>
    <w:p w14:paraId="6A28E826" w14:textId="77777777" w:rsidR="005A37CD" w:rsidRPr="00912EC7" w:rsidRDefault="005A37CD" w:rsidP="009A4DF3">
      <w:pPr>
        <w:ind w:left="2268"/>
        <w:rPr>
          <w:rFonts w:ascii="Century Gothic" w:hAnsi="Century Gothic"/>
          <w:sz w:val="20"/>
        </w:rPr>
      </w:pPr>
    </w:p>
    <w:p w14:paraId="3E5EF909" w14:textId="77777777" w:rsidR="00C4029D" w:rsidRPr="00912EC7" w:rsidRDefault="00470D1A" w:rsidP="00470D1A">
      <w:pPr>
        <w:pStyle w:val="Heading2"/>
        <w:ind w:left="1418" w:hanging="851"/>
        <w:rPr>
          <w:rFonts w:ascii="Century Gothic" w:hAnsi="Century Gothic"/>
        </w:rPr>
      </w:pPr>
      <w:r w:rsidRPr="00912EC7">
        <w:rPr>
          <w:rFonts w:ascii="Century Gothic" w:hAnsi="Century Gothic"/>
        </w:rPr>
        <w:t>P</w:t>
      </w:r>
      <w:r w:rsidR="005A37CD" w:rsidRPr="00912EC7">
        <w:rPr>
          <w:rFonts w:ascii="Century Gothic" w:hAnsi="Century Gothic"/>
        </w:rPr>
        <w:t>ackin</w:t>
      </w:r>
      <w:r w:rsidRPr="00912EC7">
        <w:rPr>
          <w:rFonts w:ascii="Century Gothic" w:hAnsi="Century Gothic"/>
        </w:rPr>
        <w:t>g</w:t>
      </w:r>
      <w:r w:rsidR="00977059" w:rsidRPr="00912EC7">
        <w:rPr>
          <w:rFonts w:ascii="Century Gothic" w:hAnsi="Century Gothic"/>
        </w:rPr>
        <w:t>:</w:t>
      </w:r>
    </w:p>
    <w:p w14:paraId="5C849214" w14:textId="77777777" w:rsidR="00C4029D" w:rsidRPr="00912EC7" w:rsidRDefault="00C4029D" w:rsidP="009A4DF3">
      <w:pPr>
        <w:pStyle w:val="Heading2"/>
        <w:numPr>
          <w:ilvl w:val="0"/>
          <w:numId w:val="0"/>
        </w:numPr>
        <w:ind w:left="1418"/>
        <w:rPr>
          <w:rFonts w:ascii="Century Gothic" w:hAnsi="Century Gothic"/>
        </w:rPr>
      </w:pPr>
    </w:p>
    <w:p w14:paraId="64E4F1DD" w14:textId="77777777" w:rsidR="009A3E2C" w:rsidRPr="00912EC7" w:rsidRDefault="00470D1A" w:rsidP="009A4DF3">
      <w:pPr>
        <w:pStyle w:val="Heading2"/>
        <w:numPr>
          <w:ilvl w:val="0"/>
          <w:numId w:val="0"/>
        </w:numPr>
        <w:ind w:left="1418"/>
        <w:rPr>
          <w:rFonts w:ascii="Century Gothic" w:hAnsi="Century Gothic"/>
        </w:rPr>
      </w:pPr>
      <w:r w:rsidRPr="00912EC7">
        <w:rPr>
          <w:rFonts w:ascii="Century Gothic" w:hAnsi="Century Gothic"/>
        </w:rPr>
        <w:t xml:space="preserve">Packing shall include, </w:t>
      </w:r>
      <w:r w:rsidR="005A37CD" w:rsidRPr="00912EC7">
        <w:rPr>
          <w:rFonts w:ascii="Century Gothic" w:hAnsi="Century Gothic"/>
        </w:rPr>
        <w:t xml:space="preserve">but not </w:t>
      </w:r>
      <w:r w:rsidR="00454F6A" w:rsidRPr="00912EC7">
        <w:rPr>
          <w:rFonts w:ascii="Century Gothic" w:hAnsi="Century Gothic"/>
        </w:rPr>
        <w:t xml:space="preserve">be </w:t>
      </w:r>
      <w:r w:rsidR="005A37CD" w:rsidRPr="00912EC7">
        <w:rPr>
          <w:rFonts w:ascii="Century Gothic" w:hAnsi="Century Gothic"/>
        </w:rPr>
        <w:t xml:space="preserve">limited </w:t>
      </w:r>
      <w:proofErr w:type="gramStart"/>
      <w:r w:rsidR="005A37CD" w:rsidRPr="00912EC7">
        <w:rPr>
          <w:rFonts w:ascii="Century Gothic" w:hAnsi="Century Gothic"/>
        </w:rPr>
        <w:t>to;</w:t>
      </w:r>
      <w:proofErr w:type="gramEnd"/>
    </w:p>
    <w:p w14:paraId="3E1F9B01" w14:textId="77777777" w:rsidR="00517C80" w:rsidRPr="00912EC7" w:rsidRDefault="00517C80" w:rsidP="009A4DF3">
      <w:pPr>
        <w:rPr>
          <w:rFonts w:ascii="Century Gothic" w:hAnsi="Century Gothic" w:cstheme="minorHAnsi"/>
          <w:sz w:val="20"/>
        </w:rPr>
      </w:pPr>
    </w:p>
    <w:p w14:paraId="5D8A4888" w14:textId="77777777" w:rsidR="005A37CD" w:rsidRPr="00EF36B1" w:rsidRDefault="005A37CD" w:rsidP="009A418A">
      <w:pPr>
        <w:pStyle w:val="Heading3"/>
        <w:numPr>
          <w:ilvl w:val="2"/>
          <w:numId w:val="52"/>
        </w:numPr>
        <w:tabs>
          <w:tab w:val="num" w:pos="1985"/>
        </w:tabs>
        <w:rPr>
          <w:rFonts w:ascii="Century Gothic" w:hAnsi="Century Gothic"/>
        </w:rPr>
      </w:pPr>
      <w:r w:rsidRPr="00EF36B1">
        <w:rPr>
          <w:rFonts w:ascii="Century Gothic" w:hAnsi="Century Gothic"/>
        </w:rPr>
        <w:t>Product</w:t>
      </w:r>
      <w:r w:rsidR="00DF1B66" w:rsidRPr="00EF36B1">
        <w:rPr>
          <w:rFonts w:ascii="Century Gothic" w:hAnsi="Century Gothic"/>
        </w:rPr>
        <w:t xml:space="preserve"> </w:t>
      </w:r>
      <w:r w:rsidR="00950C0B" w:rsidRPr="00EF36B1">
        <w:rPr>
          <w:rFonts w:ascii="Century Gothic" w:hAnsi="Century Gothic"/>
        </w:rPr>
        <w:t>(</w:t>
      </w:r>
      <w:r w:rsidR="00F17DC6" w:rsidRPr="00EF36B1">
        <w:rPr>
          <w:rFonts w:ascii="Century Gothic" w:hAnsi="Century Gothic"/>
        </w:rPr>
        <w:t>w</w:t>
      </w:r>
      <w:r w:rsidR="00950C0B" w:rsidRPr="00EF36B1">
        <w:rPr>
          <w:rFonts w:ascii="Century Gothic" w:hAnsi="Century Gothic"/>
        </w:rPr>
        <w:t xml:space="preserve">et and </w:t>
      </w:r>
      <w:r w:rsidR="00F17DC6" w:rsidRPr="00EF36B1">
        <w:rPr>
          <w:rFonts w:ascii="Century Gothic" w:hAnsi="Century Gothic"/>
        </w:rPr>
        <w:t>d</w:t>
      </w:r>
      <w:r w:rsidR="00950C0B" w:rsidRPr="00EF36B1">
        <w:rPr>
          <w:rFonts w:ascii="Century Gothic" w:hAnsi="Century Gothic"/>
        </w:rPr>
        <w:t xml:space="preserve">ry </w:t>
      </w:r>
      <w:r w:rsidR="00854EEF" w:rsidRPr="00EF36B1">
        <w:rPr>
          <w:rFonts w:ascii="Century Gothic" w:hAnsi="Century Gothic"/>
        </w:rPr>
        <w:t>s</w:t>
      </w:r>
      <w:r w:rsidR="00950C0B" w:rsidRPr="00EF36B1">
        <w:rPr>
          <w:rFonts w:ascii="Century Gothic" w:hAnsi="Century Gothic"/>
        </w:rPr>
        <w:t>tores)</w:t>
      </w:r>
    </w:p>
    <w:p w14:paraId="1D0D7B13" w14:textId="77777777" w:rsidR="00470D1A" w:rsidRPr="00912EC7" w:rsidRDefault="00470D1A" w:rsidP="009A418A">
      <w:pPr>
        <w:pStyle w:val="Heading3"/>
        <w:numPr>
          <w:ilvl w:val="0"/>
          <w:numId w:val="200"/>
        </w:numPr>
        <w:rPr>
          <w:rFonts w:ascii="Century Gothic" w:hAnsi="Century Gothic"/>
        </w:rPr>
      </w:pPr>
      <w:r w:rsidRPr="00912EC7">
        <w:rPr>
          <w:rFonts w:ascii="Century Gothic" w:hAnsi="Century Gothic"/>
        </w:rPr>
        <w:t>Sundries product</w:t>
      </w:r>
    </w:p>
    <w:p w14:paraId="2937506F" w14:textId="77777777" w:rsidR="005A37CD" w:rsidRPr="00912EC7" w:rsidRDefault="005A37CD" w:rsidP="009A418A">
      <w:pPr>
        <w:pStyle w:val="Heading3"/>
        <w:numPr>
          <w:ilvl w:val="0"/>
          <w:numId w:val="200"/>
        </w:numPr>
        <w:rPr>
          <w:rFonts w:ascii="Century Gothic" w:hAnsi="Century Gothic"/>
        </w:rPr>
      </w:pPr>
      <w:r w:rsidRPr="00912EC7">
        <w:rPr>
          <w:rFonts w:ascii="Century Gothic" w:hAnsi="Century Gothic"/>
        </w:rPr>
        <w:t xml:space="preserve">Bulk Food </w:t>
      </w:r>
      <w:r w:rsidR="00C4029D" w:rsidRPr="00912EC7">
        <w:rPr>
          <w:rFonts w:ascii="Century Gothic" w:hAnsi="Century Gothic"/>
        </w:rPr>
        <w:t>c</w:t>
      </w:r>
      <w:r w:rsidRPr="00912EC7">
        <w:rPr>
          <w:rFonts w:ascii="Century Gothic" w:hAnsi="Century Gothic"/>
        </w:rPr>
        <w:t xml:space="preserve">arts </w:t>
      </w:r>
    </w:p>
    <w:p w14:paraId="4A158592" w14:textId="77777777" w:rsidR="005A37CD" w:rsidRPr="00912EC7" w:rsidRDefault="005A37CD" w:rsidP="009A418A">
      <w:pPr>
        <w:pStyle w:val="Heading3"/>
        <w:numPr>
          <w:ilvl w:val="0"/>
          <w:numId w:val="200"/>
        </w:numPr>
        <w:rPr>
          <w:rFonts w:ascii="Century Gothic" w:hAnsi="Century Gothic"/>
        </w:rPr>
      </w:pPr>
      <w:r w:rsidRPr="00912EC7">
        <w:rPr>
          <w:rFonts w:ascii="Century Gothic" w:hAnsi="Century Gothic"/>
        </w:rPr>
        <w:t xml:space="preserve">China / </w:t>
      </w:r>
      <w:r w:rsidR="00F17DC6" w:rsidRPr="00912EC7">
        <w:rPr>
          <w:rFonts w:ascii="Century Gothic" w:hAnsi="Century Gothic"/>
        </w:rPr>
        <w:t>g</w:t>
      </w:r>
      <w:r w:rsidRPr="00912EC7">
        <w:rPr>
          <w:rFonts w:ascii="Century Gothic" w:hAnsi="Century Gothic"/>
        </w:rPr>
        <w:t>lassware</w:t>
      </w:r>
      <w:r w:rsidR="00950C0B" w:rsidRPr="00912EC7">
        <w:rPr>
          <w:rFonts w:ascii="Century Gothic" w:hAnsi="Century Gothic"/>
        </w:rPr>
        <w:t xml:space="preserve"> / </w:t>
      </w:r>
      <w:r w:rsidR="00F17DC6" w:rsidRPr="00912EC7">
        <w:rPr>
          <w:rFonts w:ascii="Century Gothic" w:hAnsi="Century Gothic"/>
        </w:rPr>
        <w:t>c</w:t>
      </w:r>
      <w:r w:rsidR="00950C0B" w:rsidRPr="00912EC7">
        <w:rPr>
          <w:rFonts w:ascii="Century Gothic" w:hAnsi="Century Gothic"/>
        </w:rPr>
        <w:t>utlery</w:t>
      </w:r>
    </w:p>
    <w:p w14:paraId="36B20450" w14:textId="77777777" w:rsidR="00C920FA" w:rsidRPr="00912EC7" w:rsidRDefault="00C920FA" w:rsidP="009A418A">
      <w:pPr>
        <w:pStyle w:val="Heading3"/>
        <w:numPr>
          <w:ilvl w:val="0"/>
          <w:numId w:val="200"/>
        </w:numPr>
        <w:rPr>
          <w:rFonts w:ascii="Century Gothic" w:hAnsi="Century Gothic"/>
        </w:rPr>
      </w:pPr>
      <w:r w:rsidRPr="00912EC7">
        <w:rPr>
          <w:rFonts w:ascii="Century Gothic" w:hAnsi="Century Gothic"/>
        </w:rPr>
        <w:t>Retail cart handling</w:t>
      </w:r>
    </w:p>
    <w:p w14:paraId="665C3578" w14:textId="77777777" w:rsidR="00470D1A" w:rsidRPr="00912EC7" w:rsidRDefault="00470D1A" w:rsidP="009A418A">
      <w:pPr>
        <w:pStyle w:val="Heading3"/>
        <w:numPr>
          <w:ilvl w:val="0"/>
          <w:numId w:val="200"/>
        </w:numPr>
        <w:rPr>
          <w:rFonts w:ascii="Century Gothic" w:hAnsi="Century Gothic"/>
        </w:rPr>
      </w:pPr>
      <w:r w:rsidRPr="00912EC7">
        <w:rPr>
          <w:rFonts w:ascii="Century Gothic" w:hAnsi="Century Gothic"/>
        </w:rPr>
        <w:t>Laundry handling</w:t>
      </w:r>
    </w:p>
    <w:p w14:paraId="0A469A85" w14:textId="77777777" w:rsidR="00C920FA" w:rsidRPr="00912EC7" w:rsidRDefault="00C920FA" w:rsidP="00C920FA">
      <w:pPr>
        <w:rPr>
          <w:rFonts w:ascii="Century Gothic" w:hAnsi="Century Gothic"/>
          <w:sz w:val="20"/>
          <w:szCs w:val="18"/>
        </w:rPr>
      </w:pPr>
    </w:p>
    <w:p w14:paraId="51A29032" w14:textId="77777777" w:rsidR="005A37CD" w:rsidRPr="00912EC7" w:rsidRDefault="005A37CD" w:rsidP="009A4DF3">
      <w:pPr>
        <w:ind w:left="720"/>
        <w:rPr>
          <w:rFonts w:ascii="Century Gothic" w:hAnsi="Century Gothic"/>
          <w:sz w:val="20"/>
        </w:rPr>
      </w:pPr>
    </w:p>
    <w:p w14:paraId="6482AAA0"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t>Wash Up</w:t>
      </w:r>
      <w:r w:rsidR="00E961D7" w:rsidRPr="00912EC7">
        <w:rPr>
          <w:rFonts w:ascii="Century Gothic" w:hAnsi="Century Gothic"/>
        </w:rPr>
        <w:t>:</w:t>
      </w:r>
    </w:p>
    <w:p w14:paraId="03D89B83" w14:textId="77777777" w:rsidR="005A37CD" w:rsidRPr="00912EC7" w:rsidRDefault="005A37CD" w:rsidP="009A4DF3">
      <w:pPr>
        <w:ind w:left="2268"/>
        <w:outlineLvl w:val="2"/>
        <w:rPr>
          <w:rFonts w:ascii="Century Gothic" w:hAnsi="Century Gothic"/>
          <w:sz w:val="20"/>
        </w:rPr>
      </w:pPr>
    </w:p>
    <w:p w14:paraId="27D2ACD6" w14:textId="77777777" w:rsidR="005A37CD" w:rsidRPr="00912EC7" w:rsidRDefault="005A37CD" w:rsidP="009A4DF3">
      <w:pPr>
        <w:pStyle w:val="Heading3"/>
        <w:ind w:left="1418"/>
        <w:rPr>
          <w:rFonts w:ascii="Century Gothic" w:hAnsi="Century Gothic"/>
        </w:rPr>
      </w:pPr>
      <w:r w:rsidRPr="00912EC7">
        <w:rPr>
          <w:rFonts w:ascii="Century Gothic" w:hAnsi="Century Gothic"/>
        </w:rPr>
        <w:t xml:space="preserve">Wash up </w:t>
      </w:r>
      <w:r w:rsidR="00753980" w:rsidRPr="00912EC7">
        <w:rPr>
          <w:rFonts w:ascii="Century Gothic" w:hAnsi="Century Gothic"/>
        </w:rPr>
        <w:t>price</w:t>
      </w:r>
      <w:r w:rsidRPr="00912EC7">
        <w:rPr>
          <w:rFonts w:ascii="Century Gothic" w:hAnsi="Century Gothic"/>
        </w:rPr>
        <w:t xml:space="preserve"> per aircraft type is fixed. Wash up </w:t>
      </w:r>
      <w:r w:rsidR="00454F6A" w:rsidRPr="00912EC7">
        <w:rPr>
          <w:rFonts w:ascii="Century Gothic" w:hAnsi="Century Gothic" w:cs="FoundryMonoline-Medium"/>
        </w:rPr>
        <w:t>shall include but not be limited to</w:t>
      </w:r>
      <w:r w:rsidRPr="00912EC7">
        <w:rPr>
          <w:rFonts w:ascii="Century Gothic" w:hAnsi="Century Gothic"/>
        </w:rPr>
        <w:t xml:space="preserve"> carts, canisters, </w:t>
      </w:r>
      <w:r w:rsidR="00454F6A" w:rsidRPr="00912EC7">
        <w:rPr>
          <w:rFonts w:ascii="Century Gothic" w:hAnsi="Century Gothic" w:cs="FoundryMonoline-Medium"/>
        </w:rPr>
        <w:t xml:space="preserve">and </w:t>
      </w:r>
      <w:r w:rsidRPr="00912EC7">
        <w:rPr>
          <w:rFonts w:ascii="Century Gothic" w:hAnsi="Century Gothic" w:cs="Arial"/>
        </w:rPr>
        <w:t>cutlery</w:t>
      </w:r>
      <w:r w:rsidR="00DF1B66" w:rsidRPr="00912EC7">
        <w:rPr>
          <w:rFonts w:ascii="Century Gothic" w:hAnsi="Century Gothic" w:cs="Arial"/>
        </w:rPr>
        <w:t xml:space="preserve"> wrapping, and</w:t>
      </w:r>
      <w:r w:rsidR="00DF1B66" w:rsidRPr="00912EC7">
        <w:rPr>
          <w:rFonts w:ascii="Century Gothic" w:hAnsi="Century Gothic"/>
        </w:rPr>
        <w:t xml:space="preserve"> other </w:t>
      </w:r>
      <w:proofErr w:type="spellStart"/>
      <w:r w:rsidR="00DF1B66" w:rsidRPr="00912EC7">
        <w:rPr>
          <w:rFonts w:ascii="Century Gothic" w:hAnsi="Century Gothic"/>
        </w:rPr>
        <w:t>rotable</w:t>
      </w:r>
      <w:proofErr w:type="spellEnd"/>
      <w:r w:rsidR="00DF1B66" w:rsidRPr="00912EC7">
        <w:rPr>
          <w:rFonts w:ascii="Century Gothic" w:hAnsi="Century Gothic"/>
        </w:rPr>
        <w:t xml:space="preserve"> items to be confirmed by Virgin.</w:t>
      </w:r>
    </w:p>
    <w:p w14:paraId="583D42B7" w14:textId="77777777" w:rsidR="005A37CD" w:rsidRPr="00912EC7" w:rsidRDefault="005A37CD" w:rsidP="009A4DF3">
      <w:pPr>
        <w:rPr>
          <w:rFonts w:ascii="Century Gothic" w:hAnsi="Century Gothic"/>
          <w:sz w:val="20"/>
        </w:rPr>
      </w:pPr>
    </w:p>
    <w:p w14:paraId="4135506E" w14:textId="77777777" w:rsidR="005A37CD" w:rsidRPr="00912EC7" w:rsidRDefault="005A37CD" w:rsidP="009A4DF3">
      <w:pPr>
        <w:pStyle w:val="Heading2"/>
        <w:tabs>
          <w:tab w:val="clear" w:pos="1430"/>
          <w:tab w:val="num" w:pos="1418"/>
        </w:tabs>
        <w:ind w:left="1418" w:hanging="851"/>
        <w:rPr>
          <w:rFonts w:ascii="Century Gothic" w:hAnsi="Century Gothic"/>
        </w:rPr>
      </w:pPr>
      <w:r w:rsidRPr="00912EC7">
        <w:rPr>
          <w:rFonts w:ascii="Century Gothic" w:hAnsi="Century Gothic"/>
        </w:rPr>
        <w:lastRenderedPageBreak/>
        <w:t>Transport and Handling</w:t>
      </w:r>
    </w:p>
    <w:p w14:paraId="355B5FA8" w14:textId="77777777" w:rsidR="005A37CD" w:rsidRPr="00912EC7" w:rsidRDefault="005A37CD" w:rsidP="009A4DF3">
      <w:pPr>
        <w:rPr>
          <w:rFonts w:ascii="Century Gothic" w:hAnsi="Century Gothic"/>
          <w:sz w:val="20"/>
        </w:rPr>
      </w:pPr>
    </w:p>
    <w:p w14:paraId="0D7185C1" w14:textId="0D7A4FD7" w:rsidR="005A37CD" w:rsidRPr="00912EC7" w:rsidRDefault="005A37CD" w:rsidP="009A4DF3">
      <w:pPr>
        <w:pStyle w:val="Heading3"/>
        <w:ind w:left="1418"/>
        <w:rPr>
          <w:rFonts w:ascii="Century Gothic" w:hAnsi="Century Gothic"/>
        </w:rPr>
      </w:pPr>
      <w:r w:rsidRPr="00912EC7">
        <w:rPr>
          <w:rFonts w:ascii="Century Gothic" w:hAnsi="Century Gothic"/>
        </w:rPr>
        <w:t xml:space="preserve">Transport and </w:t>
      </w:r>
      <w:r w:rsidR="00F17DC6" w:rsidRPr="00912EC7">
        <w:rPr>
          <w:rFonts w:ascii="Century Gothic" w:hAnsi="Century Gothic"/>
        </w:rPr>
        <w:t>h</w:t>
      </w:r>
      <w:r w:rsidRPr="00912EC7">
        <w:rPr>
          <w:rFonts w:ascii="Century Gothic" w:hAnsi="Century Gothic"/>
        </w:rPr>
        <w:t>andling costs including the flight co</w:t>
      </w:r>
      <w:r w:rsidR="00753980" w:rsidRPr="00912EC7">
        <w:rPr>
          <w:rFonts w:ascii="Century Gothic" w:hAnsi="Century Gothic"/>
        </w:rPr>
        <w:t>-</w:t>
      </w:r>
      <w:r w:rsidRPr="00912EC7">
        <w:rPr>
          <w:rFonts w:ascii="Century Gothic" w:hAnsi="Century Gothic"/>
        </w:rPr>
        <w:t>ordinator activity and loading costs</w:t>
      </w:r>
      <w:r w:rsidR="00753980" w:rsidRPr="00912EC7">
        <w:rPr>
          <w:rFonts w:ascii="Century Gothic" w:hAnsi="Century Gothic"/>
        </w:rPr>
        <w:t xml:space="preserve"> </w:t>
      </w:r>
      <w:r w:rsidR="00454F6A" w:rsidRPr="00912EC7">
        <w:rPr>
          <w:rFonts w:ascii="Century Gothic" w:hAnsi="Century Gothic"/>
        </w:rPr>
        <w:t>shall be</w:t>
      </w:r>
      <w:r w:rsidRPr="00912EC7">
        <w:rPr>
          <w:rFonts w:ascii="Century Gothic" w:hAnsi="Century Gothic"/>
        </w:rPr>
        <w:t xml:space="preserve"> calculated based on the labour requirement to service the flight. This cost should not include any vehicle overhead </w:t>
      </w:r>
      <w:r w:rsidR="00636715" w:rsidRPr="00912EC7">
        <w:rPr>
          <w:rFonts w:ascii="Century Gothic" w:hAnsi="Century Gothic"/>
        </w:rPr>
        <w:t>costs and</w:t>
      </w:r>
      <w:r w:rsidR="00310091" w:rsidRPr="00912EC7">
        <w:rPr>
          <w:rFonts w:ascii="Century Gothic" w:hAnsi="Century Gothic"/>
        </w:rPr>
        <w:t xml:space="preserve"> is related to direct labour costs only</w:t>
      </w:r>
      <w:r w:rsidRPr="00912EC7">
        <w:rPr>
          <w:rFonts w:ascii="Century Gothic" w:hAnsi="Century Gothic"/>
        </w:rPr>
        <w:t>.</w:t>
      </w:r>
    </w:p>
    <w:p w14:paraId="7751FC99" w14:textId="77777777" w:rsidR="005A37CD" w:rsidRPr="00912EC7" w:rsidRDefault="005A37CD" w:rsidP="00751DEF">
      <w:pPr>
        <w:pStyle w:val="Heading2"/>
        <w:numPr>
          <w:ilvl w:val="0"/>
          <w:numId w:val="0"/>
        </w:numPr>
        <w:rPr>
          <w:rFonts w:ascii="Century Gothic" w:hAnsi="Century Gothic"/>
          <w:sz w:val="18"/>
        </w:rPr>
      </w:pPr>
    </w:p>
    <w:p w14:paraId="1F54669B" w14:textId="77777777" w:rsidR="00C0582D" w:rsidRPr="00F7314E" w:rsidRDefault="005A37CD" w:rsidP="00C0582D">
      <w:pPr>
        <w:pStyle w:val="Heading2"/>
        <w:ind w:left="1418" w:hanging="851"/>
        <w:rPr>
          <w:rFonts w:ascii="Century Gothic" w:hAnsi="Century Gothic"/>
        </w:rPr>
      </w:pPr>
      <w:r w:rsidRPr="00F7314E">
        <w:rPr>
          <w:rFonts w:ascii="Century Gothic" w:hAnsi="Century Gothic"/>
        </w:rPr>
        <w:t>Overheads and Contribution (Profit Recovery)</w:t>
      </w:r>
      <w:r w:rsidR="00E961D7" w:rsidRPr="00F7314E">
        <w:rPr>
          <w:rFonts w:ascii="Century Gothic" w:hAnsi="Century Gothic"/>
        </w:rPr>
        <w:t>:</w:t>
      </w:r>
      <w:r w:rsidR="00813874" w:rsidRPr="00F7314E">
        <w:rPr>
          <w:rFonts w:ascii="Century Gothic" w:hAnsi="Century Gothic"/>
        </w:rPr>
        <w:t xml:space="preserve"> </w:t>
      </w:r>
    </w:p>
    <w:p w14:paraId="03F106E1" w14:textId="77777777" w:rsidR="00C0582D" w:rsidRPr="00F7314E" w:rsidRDefault="00C0582D" w:rsidP="009A4DF3">
      <w:pPr>
        <w:pStyle w:val="Heading3"/>
        <w:ind w:left="1418"/>
        <w:rPr>
          <w:rFonts w:ascii="Century Gothic" w:hAnsi="Century Gothic"/>
        </w:rPr>
      </w:pPr>
    </w:p>
    <w:p w14:paraId="50A18C8D" w14:textId="77777777" w:rsidR="005A37CD" w:rsidRPr="00F7314E" w:rsidRDefault="005A37CD" w:rsidP="009A4DF3">
      <w:pPr>
        <w:pStyle w:val="Heading3"/>
        <w:ind w:left="1418"/>
        <w:rPr>
          <w:rFonts w:ascii="Century Gothic" w:hAnsi="Century Gothic"/>
        </w:rPr>
      </w:pPr>
      <w:r w:rsidRPr="00F7314E">
        <w:rPr>
          <w:rFonts w:ascii="Century Gothic" w:hAnsi="Century Gothic"/>
        </w:rPr>
        <w:t xml:space="preserve">The Charges will include a per aircraft overhead / contribution charge which shall relate to the proportion of the total overhead costs for the entire catering services provisions, </w:t>
      </w:r>
      <w:r w:rsidR="00310091" w:rsidRPr="00F7314E">
        <w:rPr>
          <w:rFonts w:ascii="Century Gothic" w:hAnsi="Century Gothic"/>
        </w:rPr>
        <w:t xml:space="preserve">and </w:t>
      </w:r>
      <w:r w:rsidRPr="00F7314E">
        <w:rPr>
          <w:rFonts w:ascii="Century Gothic" w:hAnsi="Century Gothic"/>
        </w:rPr>
        <w:t xml:space="preserve">which shall be borne by Virgin on a per </w:t>
      </w:r>
      <w:r w:rsidR="009458FD" w:rsidRPr="00F7314E">
        <w:rPr>
          <w:rFonts w:ascii="Century Gothic" w:hAnsi="Century Gothic"/>
        </w:rPr>
        <w:t>aircraft</w:t>
      </w:r>
      <w:r w:rsidRPr="00F7314E">
        <w:rPr>
          <w:rFonts w:ascii="Century Gothic" w:hAnsi="Century Gothic"/>
        </w:rPr>
        <w:t xml:space="preserve"> basis</w:t>
      </w:r>
      <w:r w:rsidR="007044C6" w:rsidRPr="00F7314E">
        <w:rPr>
          <w:rFonts w:ascii="Century Gothic" w:hAnsi="Century Gothic"/>
        </w:rPr>
        <w:t>.</w:t>
      </w:r>
      <w:r w:rsidRPr="00F7314E">
        <w:rPr>
          <w:rFonts w:ascii="Century Gothic" w:hAnsi="Century Gothic"/>
        </w:rPr>
        <w:t xml:space="preserve"> The costs shall not include any direct labour costs associated w</w:t>
      </w:r>
      <w:r w:rsidR="00525AE4" w:rsidRPr="00F7314E">
        <w:rPr>
          <w:rFonts w:ascii="Century Gothic" w:hAnsi="Century Gothic"/>
        </w:rPr>
        <w:t>ith any of the Services listed.</w:t>
      </w:r>
    </w:p>
    <w:p w14:paraId="6099DA82" w14:textId="77777777" w:rsidR="00813874" w:rsidRPr="00F7314E" w:rsidRDefault="00813874" w:rsidP="00813874">
      <w:pPr>
        <w:rPr>
          <w:rFonts w:ascii="Century Gothic" w:hAnsi="Century Gothic"/>
          <w:sz w:val="20"/>
          <w:szCs w:val="18"/>
        </w:rPr>
      </w:pPr>
    </w:p>
    <w:p w14:paraId="09608C8A" w14:textId="7E983A60" w:rsidR="00813874" w:rsidRPr="00F7314E" w:rsidRDefault="00813874" w:rsidP="00813874">
      <w:pPr>
        <w:rPr>
          <w:rFonts w:ascii="Century Gothic" w:hAnsi="Century Gothic"/>
          <w:sz w:val="20"/>
          <w:szCs w:val="18"/>
        </w:rPr>
      </w:pPr>
      <w:r w:rsidRPr="00F7314E">
        <w:rPr>
          <w:rFonts w:ascii="Century Gothic" w:hAnsi="Century Gothic"/>
          <w:sz w:val="20"/>
          <w:szCs w:val="18"/>
        </w:rPr>
        <w:tab/>
      </w:r>
      <w:r w:rsidRPr="00F7314E">
        <w:rPr>
          <w:rFonts w:ascii="Century Gothic" w:hAnsi="Century Gothic"/>
          <w:sz w:val="20"/>
          <w:szCs w:val="18"/>
        </w:rPr>
        <w:tab/>
      </w:r>
      <w:r w:rsidRPr="00A71423">
        <w:rPr>
          <w:rFonts w:ascii="Century Gothic" w:hAnsi="Century Gothic"/>
          <w:sz w:val="20"/>
          <w:szCs w:val="18"/>
          <w:highlight w:val="yellow"/>
        </w:rPr>
        <w:t>[and/</w:t>
      </w:r>
      <w:del w:id="116" w:author="Steve Lenderman" w:date="2024-05-29T17:32:00Z" w16du:dateUtc="2024-05-29T21:32:00Z">
        <w:r w:rsidRPr="00A71423" w:rsidDel="00B238A3">
          <w:rPr>
            <w:rFonts w:ascii="Century Gothic" w:hAnsi="Century Gothic"/>
            <w:sz w:val="20"/>
            <w:szCs w:val="18"/>
            <w:highlight w:val="yellow"/>
          </w:rPr>
          <w:delText>or]</w:delText>
        </w:r>
      </w:del>
    </w:p>
    <w:p w14:paraId="57FC3F68" w14:textId="77777777" w:rsidR="00813874" w:rsidRPr="00F7314E" w:rsidRDefault="00813874" w:rsidP="00813874">
      <w:pPr>
        <w:rPr>
          <w:rFonts w:ascii="Century Gothic" w:hAnsi="Century Gothic"/>
          <w:sz w:val="20"/>
          <w:szCs w:val="18"/>
        </w:rPr>
      </w:pPr>
    </w:p>
    <w:p w14:paraId="0319583E" w14:textId="0CF8FA28" w:rsidR="00813874" w:rsidRPr="00912EC7" w:rsidRDefault="00813874" w:rsidP="00813874">
      <w:pPr>
        <w:pStyle w:val="Heading3"/>
        <w:ind w:left="1418"/>
        <w:rPr>
          <w:rFonts w:ascii="Century Gothic" w:hAnsi="Century Gothic"/>
        </w:rPr>
      </w:pPr>
      <w:r w:rsidRPr="00F7314E">
        <w:rPr>
          <w:rFonts w:ascii="Century Gothic" w:hAnsi="Century Gothic"/>
        </w:rPr>
        <w:t xml:space="preserve">The Charges will include a per </w:t>
      </w:r>
      <w:r w:rsidRPr="00F7314E">
        <w:rPr>
          <w:rFonts w:ascii="Century Gothic" w:hAnsi="Century Gothic"/>
          <w:szCs w:val="18"/>
        </w:rPr>
        <w:t xml:space="preserve">passenger </w:t>
      </w:r>
      <w:r w:rsidRPr="00F7314E">
        <w:rPr>
          <w:rFonts w:ascii="Century Gothic" w:hAnsi="Century Gothic"/>
        </w:rPr>
        <w:t xml:space="preserve">contribution charge which shall relate to the proportion of the total overhead costs for the entire catering services provisions, and which shall be borne by Virgin on a per passenger basis. The costs shall not include any direct labour costs associated with any of the Services listed. For the avoidance of doubt, this per </w:t>
      </w:r>
      <w:r w:rsidR="000E4E1B">
        <w:rPr>
          <w:rFonts w:ascii="Century Gothic" w:hAnsi="Century Gothic"/>
        </w:rPr>
        <w:t>p</w:t>
      </w:r>
      <w:r w:rsidRPr="00F7314E">
        <w:rPr>
          <w:rFonts w:ascii="Century Gothic" w:hAnsi="Century Gothic"/>
        </w:rPr>
        <w:t>assenger contribution charge will be based on the number of</w:t>
      </w:r>
      <w:r w:rsidR="00636715">
        <w:rPr>
          <w:rFonts w:ascii="Century Gothic" w:hAnsi="Century Gothic"/>
        </w:rPr>
        <w:t xml:space="preserve"> </w:t>
      </w:r>
      <w:r w:rsidR="00813109">
        <w:rPr>
          <w:rFonts w:ascii="Century Gothic" w:hAnsi="Century Gothic"/>
        </w:rPr>
        <w:t>p</w:t>
      </w:r>
      <w:r w:rsidRPr="00F7314E">
        <w:rPr>
          <w:rFonts w:ascii="Century Gothic" w:hAnsi="Century Gothic"/>
        </w:rPr>
        <w:t>assengers</w:t>
      </w:r>
      <w:r w:rsidR="00EF6133" w:rsidRPr="00F7314E">
        <w:rPr>
          <w:rFonts w:ascii="Century Gothic" w:hAnsi="Century Gothic"/>
        </w:rPr>
        <w:t xml:space="preserve"> carried on the aircraft</w:t>
      </w:r>
      <w:r w:rsidRPr="00F7314E">
        <w:rPr>
          <w:rFonts w:ascii="Century Gothic" w:hAnsi="Century Gothic"/>
        </w:rPr>
        <w:t xml:space="preserve">, not </w:t>
      </w:r>
      <w:r w:rsidR="00813109">
        <w:rPr>
          <w:rFonts w:ascii="Century Gothic" w:hAnsi="Century Gothic"/>
        </w:rPr>
        <w:t>p</w:t>
      </w:r>
      <w:r w:rsidR="00EF6133" w:rsidRPr="00F7314E">
        <w:rPr>
          <w:rFonts w:ascii="Century Gothic" w:hAnsi="Century Gothic"/>
        </w:rPr>
        <w:t xml:space="preserve">assenger </w:t>
      </w:r>
      <w:r w:rsidRPr="00F7314E">
        <w:rPr>
          <w:rFonts w:ascii="Century Gothic" w:hAnsi="Century Gothic"/>
        </w:rPr>
        <w:t>meals loaded.</w:t>
      </w:r>
    </w:p>
    <w:p w14:paraId="7E5B05BB" w14:textId="77777777" w:rsidR="00813874" w:rsidRPr="00912EC7" w:rsidRDefault="00AB1405" w:rsidP="00813874">
      <w:pPr>
        <w:rPr>
          <w:rFonts w:ascii="Century Gothic" w:hAnsi="Century Gothic"/>
          <w:sz w:val="20"/>
          <w:szCs w:val="18"/>
        </w:rPr>
      </w:pPr>
      <w:r w:rsidRPr="00912EC7">
        <w:rPr>
          <w:rFonts w:ascii="Century Gothic" w:hAnsi="Century Gothic"/>
          <w:sz w:val="20"/>
          <w:szCs w:val="18"/>
        </w:rPr>
        <w:t xml:space="preserve"> </w:t>
      </w:r>
    </w:p>
    <w:p w14:paraId="04F7D485" w14:textId="77777777" w:rsidR="00525AE4" w:rsidRPr="00912EC7" w:rsidRDefault="00525AE4" w:rsidP="00FC066B">
      <w:pPr>
        <w:pStyle w:val="BodyText2"/>
        <w:ind w:left="0"/>
        <w:rPr>
          <w:rFonts w:ascii="Century Gothic" w:hAnsi="Century Gothic"/>
          <w:sz w:val="20"/>
        </w:rPr>
      </w:pPr>
    </w:p>
    <w:p w14:paraId="32A0A6FE" w14:textId="77777777" w:rsidR="007A4FCC" w:rsidRPr="00912EC7" w:rsidRDefault="007A4FCC"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Additional Services</w:t>
      </w:r>
    </w:p>
    <w:p w14:paraId="2DC23AE7" w14:textId="77777777" w:rsidR="007A4FCC" w:rsidRPr="00912EC7" w:rsidRDefault="007A4FCC" w:rsidP="004E4BD1">
      <w:pPr>
        <w:ind w:right="-52"/>
        <w:rPr>
          <w:rFonts w:ascii="Century Gothic" w:hAnsi="Century Gothic" w:cs="Arial"/>
          <w:sz w:val="20"/>
        </w:rPr>
      </w:pPr>
    </w:p>
    <w:p w14:paraId="0F5A8DBB" w14:textId="46A180C9" w:rsidR="007A4FCC" w:rsidRPr="00912EC7" w:rsidRDefault="007A4FCC" w:rsidP="009A418A">
      <w:pPr>
        <w:numPr>
          <w:ilvl w:val="1"/>
          <w:numId w:val="39"/>
        </w:numPr>
        <w:ind w:left="1418" w:right="-52" w:hanging="851"/>
        <w:rPr>
          <w:rFonts w:ascii="Century Gothic" w:hAnsi="Century Gothic" w:cs="Arial"/>
          <w:color w:val="000000"/>
          <w:sz w:val="20"/>
        </w:rPr>
      </w:pPr>
      <w:r w:rsidRPr="00912EC7">
        <w:rPr>
          <w:rFonts w:ascii="Century Gothic" w:hAnsi="Century Gothic" w:cs="Arial"/>
          <w:color w:val="000000"/>
          <w:sz w:val="20"/>
        </w:rPr>
        <w:t xml:space="preserve">Any Product, Service or other task requested by Virgin and not covered under this Agreement shall be priced in accordance with the principles in this Schedule </w:t>
      </w:r>
      <w:r w:rsidR="00F27DBF">
        <w:rPr>
          <w:rFonts w:ascii="Century Gothic" w:hAnsi="Century Gothic" w:cs="Arial"/>
          <w:color w:val="000000"/>
          <w:sz w:val="20"/>
        </w:rPr>
        <w:t>3</w:t>
      </w:r>
      <w:r w:rsidRPr="00912EC7">
        <w:rPr>
          <w:rFonts w:ascii="Century Gothic" w:hAnsi="Century Gothic" w:cs="Arial"/>
          <w:color w:val="000000"/>
          <w:sz w:val="20"/>
        </w:rPr>
        <w:t xml:space="preserve"> including a reasonable </w:t>
      </w:r>
      <w:r w:rsidR="00813109">
        <w:rPr>
          <w:rFonts w:ascii="Century Gothic" w:hAnsi="Century Gothic" w:cs="Arial"/>
          <w:color w:val="000000"/>
          <w:sz w:val="20"/>
        </w:rPr>
        <w:t>c</w:t>
      </w:r>
      <w:r w:rsidRPr="00912EC7">
        <w:rPr>
          <w:rFonts w:ascii="Century Gothic" w:hAnsi="Century Gothic" w:cs="Arial"/>
          <w:color w:val="000000"/>
          <w:sz w:val="20"/>
        </w:rPr>
        <w:t xml:space="preserve">ontribution margin and shall be agreed on a case-by-case basis between the Parties. </w:t>
      </w:r>
    </w:p>
    <w:p w14:paraId="1FFC024C" w14:textId="77777777" w:rsidR="007A4FCC" w:rsidRPr="00912EC7" w:rsidRDefault="007A4FCC" w:rsidP="007A4FCC">
      <w:pPr>
        <w:pStyle w:val="BodyText1"/>
        <w:rPr>
          <w:rFonts w:ascii="Century Gothic" w:hAnsi="Century Gothic"/>
          <w:sz w:val="20"/>
          <w:szCs w:val="18"/>
        </w:rPr>
      </w:pPr>
    </w:p>
    <w:p w14:paraId="21F0DC67" w14:textId="77777777" w:rsidR="007A4FCC" w:rsidRPr="00912EC7" w:rsidRDefault="007A4FCC" w:rsidP="007A4FCC">
      <w:pPr>
        <w:pStyle w:val="BodyText1"/>
        <w:rPr>
          <w:rFonts w:ascii="Century Gothic" w:hAnsi="Century Gothic"/>
          <w:sz w:val="20"/>
          <w:szCs w:val="18"/>
        </w:rPr>
      </w:pPr>
    </w:p>
    <w:p w14:paraId="30441723" w14:textId="77777777" w:rsidR="005A37CD" w:rsidRPr="00912EC7" w:rsidRDefault="005A37CD"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Other Charges</w:t>
      </w:r>
    </w:p>
    <w:p w14:paraId="3F386AA3" w14:textId="77777777" w:rsidR="005A37CD" w:rsidRPr="00912EC7" w:rsidRDefault="005A37CD" w:rsidP="009A4DF3">
      <w:pPr>
        <w:pStyle w:val="Heading2"/>
        <w:numPr>
          <w:ilvl w:val="0"/>
          <w:numId w:val="0"/>
        </w:numPr>
        <w:tabs>
          <w:tab w:val="left" w:pos="1843"/>
        </w:tabs>
        <w:rPr>
          <w:rFonts w:ascii="Century Gothic" w:hAnsi="Century Gothic"/>
        </w:rPr>
      </w:pPr>
    </w:p>
    <w:p w14:paraId="725FCFA5" w14:textId="77777777" w:rsidR="00DB1CEE" w:rsidRPr="00547C07" w:rsidRDefault="00DB1CEE" w:rsidP="009A418A">
      <w:pPr>
        <w:pStyle w:val="Heading2"/>
        <w:numPr>
          <w:ilvl w:val="1"/>
          <w:numId w:val="60"/>
        </w:numPr>
        <w:rPr>
          <w:rFonts w:ascii="Century Gothic" w:hAnsi="Century Gothic"/>
        </w:rPr>
      </w:pPr>
      <w:r w:rsidRPr="00547C07">
        <w:rPr>
          <w:rFonts w:ascii="Century Gothic" w:hAnsi="Century Gothic"/>
        </w:rPr>
        <w:t xml:space="preserve">Storage </w:t>
      </w:r>
      <w:r w:rsidRPr="00547C07">
        <w:rPr>
          <w:rFonts w:ascii="Century Gothic" w:hAnsi="Century Gothic"/>
        </w:rPr>
        <w:br/>
      </w:r>
    </w:p>
    <w:p w14:paraId="60ADE460" w14:textId="77777777" w:rsidR="00DB1CEE" w:rsidRPr="00912EC7" w:rsidRDefault="009F3EB3" w:rsidP="009A4DF3">
      <w:pPr>
        <w:pStyle w:val="Heading3"/>
        <w:ind w:left="1418"/>
        <w:rPr>
          <w:rFonts w:ascii="Century Gothic" w:hAnsi="Century Gothic"/>
        </w:rPr>
      </w:pPr>
      <w:r w:rsidRPr="00912EC7">
        <w:rPr>
          <w:rFonts w:ascii="Century Gothic" w:hAnsi="Century Gothic"/>
        </w:rPr>
        <w:t>Supplier shall not charge Virgin for storage requirements directly related to the provision of the Services.</w:t>
      </w:r>
    </w:p>
    <w:p w14:paraId="0A1F2566" w14:textId="77777777" w:rsidR="00DB1CEE" w:rsidRPr="00912EC7" w:rsidRDefault="00DB1CEE" w:rsidP="009A4DF3">
      <w:pPr>
        <w:pStyle w:val="Heading3"/>
        <w:ind w:left="1440"/>
        <w:rPr>
          <w:rFonts w:ascii="Century Gothic" w:hAnsi="Century Gothic"/>
        </w:rPr>
      </w:pPr>
      <w:r w:rsidRPr="00912EC7">
        <w:rPr>
          <w:rFonts w:ascii="Century Gothic" w:hAnsi="Century Gothic"/>
        </w:rPr>
        <w:t xml:space="preserve"> </w:t>
      </w:r>
    </w:p>
    <w:p w14:paraId="67EA6A75" w14:textId="77777777" w:rsidR="00DB1CEE" w:rsidRPr="00912EC7" w:rsidRDefault="00DB1CEE" w:rsidP="00AF039C">
      <w:pPr>
        <w:pStyle w:val="Heading2"/>
        <w:tabs>
          <w:tab w:val="clear" w:pos="1430"/>
          <w:tab w:val="num" w:pos="1418"/>
        </w:tabs>
        <w:ind w:left="1418" w:hanging="851"/>
        <w:jc w:val="left"/>
        <w:rPr>
          <w:rFonts w:ascii="Century Gothic" w:hAnsi="Century Gothic"/>
        </w:rPr>
      </w:pPr>
      <w:r w:rsidRPr="00912EC7">
        <w:rPr>
          <w:rFonts w:ascii="Century Gothic" w:hAnsi="Century Gothic"/>
        </w:rPr>
        <w:t>Quarantine Waste</w:t>
      </w:r>
      <w:r w:rsidR="0014337F" w:rsidRPr="00912EC7">
        <w:rPr>
          <w:rFonts w:ascii="Century Gothic" w:hAnsi="Century Gothic"/>
        </w:rPr>
        <w:t xml:space="preserve"> (I</w:t>
      </w:r>
      <w:r w:rsidR="00055A76" w:rsidRPr="00912EC7">
        <w:rPr>
          <w:rFonts w:ascii="Century Gothic" w:hAnsi="Century Gothic"/>
        </w:rPr>
        <w:t xml:space="preserve">nternational </w:t>
      </w:r>
      <w:r w:rsidR="0014337F" w:rsidRPr="00912EC7">
        <w:rPr>
          <w:rFonts w:ascii="Century Gothic" w:hAnsi="Century Gothic"/>
        </w:rPr>
        <w:t>G</w:t>
      </w:r>
      <w:r w:rsidR="00055A76" w:rsidRPr="00912EC7">
        <w:rPr>
          <w:rFonts w:ascii="Century Gothic" w:hAnsi="Century Gothic"/>
        </w:rPr>
        <w:t>arbage)</w:t>
      </w:r>
      <w:r w:rsidR="00950C0B" w:rsidRPr="00912EC7">
        <w:rPr>
          <w:rFonts w:ascii="Century Gothic" w:hAnsi="Century Gothic"/>
        </w:rPr>
        <w:t xml:space="preserve"> </w:t>
      </w:r>
      <w:r w:rsidRPr="00912EC7">
        <w:rPr>
          <w:rFonts w:ascii="Century Gothic" w:hAnsi="Century Gothic"/>
        </w:rPr>
        <w:br/>
      </w:r>
    </w:p>
    <w:p w14:paraId="2702F162" w14:textId="3E4AE6EC" w:rsidR="00DB1CEE" w:rsidRPr="00912EC7" w:rsidRDefault="00950C0B" w:rsidP="00AF039C">
      <w:pPr>
        <w:pStyle w:val="Heading3"/>
        <w:ind w:left="1430"/>
        <w:rPr>
          <w:rFonts w:ascii="Century Gothic" w:hAnsi="Century Gothic"/>
        </w:rPr>
      </w:pPr>
      <w:r w:rsidRPr="00912EC7">
        <w:rPr>
          <w:rFonts w:ascii="Century Gothic" w:hAnsi="Century Gothic"/>
        </w:rPr>
        <w:t>If applicable, t</w:t>
      </w:r>
      <w:r w:rsidR="00DB1CEE" w:rsidRPr="00912EC7">
        <w:rPr>
          <w:rFonts w:ascii="Century Gothic" w:hAnsi="Century Gothic"/>
        </w:rPr>
        <w:t xml:space="preserve">his will be charged </w:t>
      </w:r>
      <w:r w:rsidR="0012386D" w:rsidRPr="00912EC7">
        <w:rPr>
          <w:rFonts w:ascii="Century Gothic" w:hAnsi="Century Gothic"/>
        </w:rPr>
        <w:t>a</w:t>
      </w:r>
      <w:r w:rsidR="001B2173" w:rsidRPr="00912EC7">
        <w:rPr>
          <w:rFonts w:ascii="Century Gothic" w:hAnsi="Century Gothic"/>
        </w:rPr>
        <w:t xml:space="preserve">s a </w:t>
      </w:r>
      <w:r w:rsidR="00636715" w:rsidRPr="00912EC7">
        <w:rPr>
          <w:rFonts w:ascii="Century Gothic" w:hAnsi="Century Gothic"/>
        </w:rPr>
        <w:t>pass-through</w:t>
      </w:r>
      <w:r w:rsidR="0012386D" w:rsidRPr="00912EC7">
        <w:rPr>
          <w:rFonts w:ascii="Century Gothic" w:hAnsi="Century Gothic"/>
        </w:rPr>
        <w:t xml:space="preserve"> cost and </w:t>
      </w:r>
      <w:r w:rsidRPr="00912EC7">
        <w:rPr>
          <w:rFonts w:ascii="Century Gothic" w:hAnsi="Century Gothic"/>
        </w:rPr>
        <w:t xml:space="preserve">as agreed between the </w:t>
      </w:r>
      <w:r w:rsidR="006E3DA7" w:rsidRPr="00912EC7">
        <w:rPr>
          <w:rFonts w:ascii="Century Gothic" w:hAnsi="Century Gothic"/>
        </w:rPr>
        <w:t>parties</w:t>
      </w:r>
      <w:r w:rsidRPr="00912EC7">
        <w:rPr>
          <w:rFonts w:ascii="Century Gothic" w:hAnsi="Century Gothic"/>
        </w:rPr>
        <w:t xml:space="preserve"> and reflected on the MPL</w:t>
      </w:r>
      <w:r w:rsidR="00E961D7" w:rsidRPr="00912EC7">
        <w:rPr>
          <w:rFonts w:ascii="Century Gothic" w:hAnsi="Century Gothic"/>
        </w:rPr>
        <w:t>.</w:t>
      </w:r>
      <w:r w:rsidR="0012386D" w:rsidRPr="00912EC7">
        <w:rPr>
          <w:rFonts w:ascii="Century Gothic" w:hAnsi="Century Gothic"/>
        </w:rPr>
        <w:t xml:space="preserve"> </w:t>
      </w:r>
    </w:p>
    <w:p w14:paraId="36F2FF24" w14:textId="77777777" w:rsidR="00950C0B" w:rsidRPr="00912EC7" w:rsidRDefault="00950C0B" w:rsidP="009A4DF3">
      <w:pPr>
        <w:rPr>
          <w:rFonts w:ascii="Century Gothic" w:hAnsi="Century Gothic"/>
          <w:sz w:val="20"/>
          <w:highlight w:val="yellow"/>
        </w:rPr>
      </w:pPr>
    </w:p>
    <w:p w14:paraId="2332C6F2" w14:textId="77777777" w:rsidR="00CD0456" w:rsidRPr="00912EC7" w:rsidRDefault="00CD0456" w:rsidP="009A4DF3">
      <w:pPr>
        <w:pStyle w:val="Heading2"/>
        <w:tabs>
          <w:tab w:val="clear" w:pos="1430"/>
          <w:tab w:val="num" w:pos="1418"/>
        </w:tabs>
        <w:ind w:left="1418" w:hanging="851"/>
        <w:rPr>
          <w:rFonts w:ascii="Century Gothic" w:hAnsi="Century Gothic"/>
        </w:rPr>
      </w:pPr>
      <w:r w:rsidRPr="00912EC7">
        <w:rPr>
          <w:rFonts w:ascii="Century Gothic" w:hAnsi="Century Gothic"/>
        </w:rPr>
        <w:t>Taxes</w:t>
      </w:r>
      <w:r w:rsidR="00D02BA6" w:rsidRPr="00912EC7">
        <w:rPr>
          <w:rFonts w:ascii="Century Gothic" w:hAnsi="Century Gothic"/>
        </w:rPr>
        <w:t xml:space="preserve"> and Surcharges</w:t>
      </w:r>
    </w:p>
    <w:p w14:paraId="6E06F499" w14:textId="77777777" w:rsidR="00CD0456" w:rsidRPr="00912EC7" w:rsidRDefault="00CD0456" w:rsidP="009A4DF3">
      <w:pPr>
        <w:pStyle w:val="BodyText2"/>
        <w:ind w:left="1701" w:hanging="567"/>
        <w:rPr>
          <w:rFonts w:ascii="Century Gothic" w:hAnsi="Century Gothic"/>
          <w:sz w:val="20"/>
        </w:rPr>
      </w:pPr>
    </w:p>
    <w:p w14:paraId="1BE284C0" w14:textId="0BD60DCD" w:rsidR="00753980" w:rsidRPr="00912EC7" w:rsidRDefault="006B42A5" w:rsidP="009A4DF3">
      <w:pPr>
        <w:pStyle w:val="Heading3"/>
        <w:tabs>
          <w:tab w:val="num" w:pos="1985"/>
        </w:tabs>
        <w:ind w:left="1985" w:hanging="567"/>
        <w:rPr>
          <w:rFonts w:ascii="Century Gothic" w:hAnsi="Century Gothic"/>
        </w:rPr>
      </w:pPr>
      <w:r w:rsidRPr="00912EC7">
        <w:rPr>
          <w:rFonts w:ascii="Century Gothic" w:hAnsi="Century Gothic"/>
        </w:rPr>
        <w:t>Taxes</w:t>
      </w:r>
      <w:r w:rsidR="00CC7A74" w:rsidRPr="00912EC7">
        <w:rPr>
          <w:rFonts w:ascii="Century Gothic" w:hAnsi="Century Gothic"/>
        </w:rPr>
        <w:t>,</w:t>
      </w:r>
      <w:r w:rsidR="004942AB" w:rsidRPr="00912EC7">
        <w:rPr>
          <w:rFonts w:ascii="Century Gothic" w:hAnsi="Century Gothic"/>
        </w:rPr>
        <w:t xml:space="preserve"> as listed in the </w:t>
      </w:r>
      <w:r w:rsidR="00DE2082">
        <w:rPr>
          <w:rFonts w:ascii="Century Gothic" w:hAnsi="Century Gothic"/>
        </w:rPr>
        <w:t>MPL</w:t>
      </w:r>
      <w:r w:rsidR="00525AE4" w:rsidRPr="00912EC7">
        <w:rPr>
          <w:rFonts w:ascii="Century Gothic" w:hAnsi="Century Gothic"/>
        </w:rPr>
        <w:t xml:space="preserve"> shall</w:t>
      </w:r>
      <w:r w:rsidR="00310091" w:rsidRPr="00912EC7">
        <w:rPr>
          <w:rFonts w:ascii="Century Gothic" w:hAnsi="Century Gothic"/>
        </w:rPr>
        <w:t xml:space="preserve"> </w:t>
      </w:r>
      <w:r w:rsidR="00CD0456" w:rsidRPr="00912EC7">
        <w:rPr>
          <w:rFonts w:ascii="Century Gothic" w:hAnsi="Century Gothic"/>
        </w:rPr>
        <w:t>be applied after any discounts on the selling</w:t>
      </w:r>
      <w:r w:rsidR="00A3525A">
        <w:rPr>
          <w:rFonts w:ascii="Century Gothic" w:hAnsi="Century Gothic"/>
        </w:rPr>
        <w:t xml:space="preserve"> </w:t>
      </w:r>
      <w:r w:rsidR="00CD0456" w:rsidRPr="00912EC7">
        <w:rPr>
          <w:rFonts w:ascii="Century Gothic" w:hAnsi="Century Gothic"/>
        </w:rPr>
        <w:t>price.</w:t>
      </w:r>
      <w:r w:rsidR="001202F3" w:rsidRPr="00912EC7">
        <w:rPr>
          <w:rFonts w:ascii="Century Gothic" w:hAnsi="Century Gothic"/>
        </w:rPr>
        <w:t xml:space="preserve"> </w:t>
      </w:r>
      <w:r w:rsidR="002F20C3" w:rsidRPr="00912EC7">
        <w:rPr>
          <w:rFonts w:ascii="Century Gothic" w:hAnsi="Century Gothic"/>
        </w:rPr>
        <w:t xml:space="preserve"> </w:t>
      </w:r>
    </w:p>
    <w:p w14:paraId="5C0B7445" w14:textId="77777777" w:rsidR="00753980" w:rsidRPr="00912EC7" w:rsidRDefault="00753980" w:rsidP="009A4DF3">
      <w:pPr>
        <w:pStyle w:val="BodyText2"/>
        <w:tabs>
          <w:tab w:val="num" w:pos="1985"/>
        </w:tabs>
        <w:ind w:left="1985" w:hanging="567"/>
        <w:rPr>
          <w:rFonts w:ascii="Century Gothic" w:hAnsi="Century Gothic"/>
          <w:sz w:val="20"/>
        </w:rPr>
      </w:pPr>
    </w:p>
    <w:p w14:paraId="3E784F96" w14:textId="77777777" w:rsidR="00CD0456" w:rsidRPr="00912EC7" w:rsidRDefault="00454F6A" w:rsidP="009A4DF3">
      <w:pPr>
        <w:pStyle w:val="Heading3"/>
        <w:tabs>
          <w:tab w:val="num" w:pos="1985"/>
        </w:tabs>
        <w:ind w:left="1985" w:hanging="567"/>
        <w:rPr>
          <w:rFonts w:ascii="Century Gothic" w:hAnsi="Century Gothic"/>
        </w:rPr>
      </w:pPr>
      <w:r w:rsidRPr="00912EC7">
        <w:rPr>
          <w:rFonts w:ascii="Century Gothic" w:hAnsi="Century Gothic"/>
        </w:rPr>
        <w:t xml:space="preserve">The following taxes are </w:t>
      </w:r>
      <w:r w:rsidR="00950C0B" w:rsidRPr="00912EC7">
        <w:rPr>
          <w:rFonts w:ascii="Century Gothic" w:hAnsi="Century Gothic"/>
        </w:rPr>
        <w:t xml:space="preserve">currently </w:t>
      </w:r>
      <w:r w:rsidRPr="00912EC7">
        <w:rPr>
          <w:rFonts w:ascii="Century Gothic" w:hAnsi="Century Gothic"/>
        </w:rPr>
        <w:t>applicable</w:t>
      </w:r>
      <w:r w:rsidR="00753980" w:rsidRPr="00912EC7">
        <w:rPr>
          <w:rFonts w:ascii="Century Gothic" w:hAnsi="Century Gothic"/>
        </w:rPr>
        <w:t xml:space="preserve"> </w:t>
      </w:r>
      <w:r w:rsidR="00950C0B" w:rsidRPr="00912EC7">
        <w:rPr>
          <w:rFonts w:ascii="Century Gothic" w:hAnsi="Century Gothic"/>
        </w:rPr>
        <w:t>in the following</w:t>
      </w:r>
      <w:r w:rsidR="00310091" w:rsidRPr="00912EC7">
        <w:rPr>
          <w:rFonts w:ascii="Century Gothic" w:hAnsi="Century Gothic"/>
        </w:rPr>
        <w:t xml:space="preserve"> destinations</w:t>
      </w:r>
      <w:r w:rsidR="00950C0B" w:rsidRPr="00912EC7">
        <w:rPr>
          <w:rFonts w:ascii="Century Gothic" w:hAnsi="Century Gothic"/>
        </w:rPr>
        <w:t xml:space="preserve"> and will be detailed in the MPL</w:t>
      </w:r>
      <w:r w:rsidRPr="00912EC7">
        <w:rPr>
          <w:rFonts w:ascii="Century Gothic" w:hAnsi="Century Gothic"/>
        </w:rPr>
        <w:t>:</w:t>
      </w:r>
    </w:p>
    <w:p w14:paraId="28920323" w14:textId="77777777" w:rsidR="00CD0456" w:rsidRPr="00912EC7" w:rsidRDefault="00CD0456" w:rsidP="009A4DF3">
      <w:pPr>
        <w:pStyle w:val="BodyText2"/>
        <w:tabs>
          <w:tab w:val="num" w:pos="1985"/>
        </w:tabs>
        <w:ind w:left="1985" w:hanging="567"/>
        <w:rPr>
          <w:rFonts w:ascii="Century Gothic" w:hAnsi="Century Gothic"/>
          <w:sz w:val="20"/>
          <w:highlight w:val="green"/>
        </w:rPr>
      </w:pPr>
    </w:p>
    <w:p w14:paraId="048F20CC" w14:textId="77777777" w:rsidR="006B42A5" w:rsidRPr="00912EC7" w:rsidRDefault="00950C0B" w:rsidP="009A4DF3">
      <w:pPr>
        <w:pStyle w:val="BodyText2"/>
        <w:tabs>
          <w:tab w:val="num" w:pos="1985"/>
        </w:tabs>
        <w:ind w:left="1985" w:hanging="567"/>
        <w:rPr>
          <w:rFonts w:ascii="Century Gothic" w:hAnsi="Century Gothic" w:cs="Arial"/>
          <w:sz w:val="20"/>
        </w:rPr>
      </w:pPr>
      <w:r w:rsidRPr="00912EC7">
        <w:rPr>
          <w:rFonts w:ascii="Century Gothic" w:hAnsi="Century Gothic" w:cs="Arial"/>
          <w:sz w:val="20"/>
          <w:highlight w:val="yellow"/>
        </w:rPr>
        <w:t xml:space="preserve">[   </w:t>
      </w:r>
      <w:r w:rsidR="00570D9F" w:rsidRPr="00912EC7">
        <w:rPr>
          <w:rFonts w:ascii="Century Gothic" w:hAnsi="Century Gothic" w:cs="Arial"/>
          <w:sz w:val="20"/>
          <w:highlight w:val="yellow"/>
        </w:rPr>
        <w:t>Supplier to insert</w:t>
      </w:r>
      <w:r w:rsidRPr="00912EC7">
        <w:rPr>
          <w:rFonts w:ascii="Century Gothic" w:hAnsi="Century Gothic" w:cs="Arial"/>
          <w:sz w:val="20"/>
          <w:highlight w:val="yellow"/>
        </w:rPr>
        <w:t xml:space="preserve"> </w:t>
      </w:r>
      <w:proofErr w:type="gramStart"/>
      <w:r w:rsidRPr="00912EC7">
        <w:rPr>
          <w:rFonts w:ascii="Century Gothic" w:hAnsi="Century Gothic" w:cs="Arial"/>
          <w:sz w:val="20"/>
          <w:highlight w:val="yellow"/>
        </w:rPr>
        <w:t xml:space="preserve">  ]</w:t>
      </w:r>
      <w:proofErr w:type="gramEnd"/>
    </w:p>
    <w:p w14:paraId="01E9E5BD" w14:textId="77777777" w:rsidR="00570D9F" w:rsidRPr="00912EC7" w:rsidRDefault="00570D9F" w:rsidP="009A4DF3">
      <w:pPr>
        <w:pStyle w:val="BodyText2"/>
        <w:tabs>
          <w:tab w:val="num" w:pos="1985"/>
        </w:tabs>
        <w:ind w:left="1985" w:hanging="567"/>
        <w:rPr>
          <w:rFonts w:ascii="Century Gothic" w:hAnsi="Century Gothic"/>
          <w:sz w:val="20"/>
        </w:rPr>
      </w:pPr>
    </w:p>
    <w:p w14:paraId="051F3CE9" w14:textId="77777777" w:rsidR="005A37CD" w:rsidRPr="00912EC7" w:rsidRDefault="00570D9F" w:rsidP="009A4DF3">
      <w:pPr>
        <w:pStyle w:val="Heading3"/>
        <w:tabs>
          <w:tab w:val="num" w:pos="1985"/>
        </w:tabs>
        <w:ind w:left="1985" w:hanging="567"/>
        <w:rPr>
          <w:rFonts w:ascii="Century Gothic" w:hAnsi="Century Gothic"/>
        </w:rPr>
      </w:pPr>
      <w:r w:rsidRPr="00912EC7">
        <w:rPr>
          <w:rFonts w:ascii="Century Gothic" w:hAnsi="Century Gothic"/>
        </w:rPr>
        <w:lastRenderedPageBreak/>
        <w:t>T</w:t>
      </w:r>
      <w:r w:rsidR="006B42A5" w:rsidRPr="00912EC7">
        <w:rPr>
          <w:rFonts w:ascii="Century Gothic" w:hAnsi="Century Gothic"/>
        </w:rPr>
        <w:t>axes</w:t>
      </w:r>
      <w:r w:rsidRPr="00912EC7">
        <w:rPr>
          <w:rFonts w:ascii="Century Gothic" w:hAnsi="Century Gothic"/>
        </w:rPr>
        <w:t xml:space="preserve"> and /or </w:t>
      </w:r>
      <w:r w:rsidR="00E961D7" w:rsidRPr="00912EC7">
        <w:rPr>
          <w:rFonts w:ascii="Century Gothic" w:hAnsi="Century Gothic"/>
        </w:rPr>
        <w:t xml:space="preserve">surcharges </w:t>
      </w:r>
      <w:r w:rsidR="006B42A5" w:rsidRPr="00912EC7">
        <w:rPr>
          <w:rFonts w:ascii="Century Gothic" w:hAnsi="Century Gothic"/>
        </w:rPr>
        <w:t>shall</w:t>
      </w:r>
      <w:r w:rsidR="005A37CD" w:rsidRPr="00912EC7">
        <w:rPr>
          <w:rFonts w:ascii="Century Gothic" w:hAnsi="Century Gothic"/>
        </w:rPr>
        <w:t xml:space="preserve"> be applied </w:t>
      </w:r>
      <w:r w:rsidR="006B42A5" w:rsidRPr="00912EC7">
        <w:rPr>
          <w:rFonts w:ascii="Century Gothic" w:hAnsi="Century Gothic"/>
        </w:rPr>
        <w:t xml:space="preserve">independently of each other </w:t>
      </w:r>
      <w:r w:rsidR="005A37CD" w:rsidRPr="00912EC7">
        <w:rPr>
          <w:rFonts w:ascii="Century Gothic" w:hAnsi="Century Gothic"/>
        </w:rPr>
        <w:t xml:space="preserve">to the </w:t>
      </w:r>
      <w:r w:rsidR="006B42A5" w:rsidRPr="00912EC7">
        <w:rPr>
          <w:rFonts w:ascii="Century Gothic" w:hAnsi="Century Gothic"/>
        </w:rPr>
        <w:t xml:space="preserve">pre-tax </w:t>
      </w:r>
      <w:r w:rsidR="005A37CD" w:rsidRPr="00912EC7">
        <w:rPr>
          <w:rFonts w:ascii="Century Gothic" w:hAnsi="Century Gothic"/>
        </w:rPr>
        <w:t xml:space="preserve">selling </w:t>
      </w:r>
      <w:r w:rsidR="006B42A5" w:rsidRPr="00912EC7">
        <w:rPr>
          <w:rFonts w:ascii="Century Gothic" w:hAnsi="Century Gothic"/>
        </w:rPr>
        <w:t>price,</w:t>
      </w:r>
      <w:r w:rsidR="005A37CD" w:rsidRPr="00912EC7">
        <w:rPr>
          <w:rFonts w:ascii="Century Gothic" w:hAnsi="Century Gothic"/>
        </w:rPr>
        <w:t xml:space="preserve"> and </w:t>
      </w:r>
      <w:r w:rsidRPr="00912EC7">
        <w:rPr>
          <w:rFonts w:ascii="Century Gothic" w:hAnsi="Century Gothic"/>
        </w:rPr>
        <w:t xml:space="preserve">if applicable, </w:t>
      </w:r>
      <w:r w:rsidR="006B42A5" w:rsidRPr="00912EC7">
        <w:rPr>
          <w:rFonts w:ascii="Century Gothic" w:hAnsi="Century Gothic"/>
        </w:rPr>
        <w:t>added to each other and the pre-tax selling price to calculate the final item sales cost.</w:t>
      </w:r>
    </w:p>
    <w:p w14:paraId="1A70616F" w14:textId="77777777" w:rsidR="005A37CD" w:rsidRPr="00912EC7" w:rsidRDefault="005A37CD" w:rsidP="009A4DF3">
      <w:pPr>
        <w:tabs>
          <w:tab w:val="num" w:pos="1985"/>
        </w:tabs>
        <w:rPr>
          <w:rFonts w:ascii="Century Gothic" w:hAnsi="Century Gothic"/>
          <w:sz w:val="20"/>
        </w:rPr>
      </w:pPr>
    </w:p>
    <w:p w14:paraId="64569EED" w14:textId="77777777" w:rsidR="00E961D7" w:rsidRPr="00912EC7" w:rsidRDefault="00E961D7" w:rsidP="009A4DF3">
      <w:pPr>
        <w:pStyle w:val="Heading3"/>
        <w:tabs>
          <w:tab w:val="num" w:pos="1985"/>
        </w:tabs>
        <w:ind w:left="1985" w:hanging="567"/>
        <w:rPr>
          <w:rFonts w:ascii="Century Gothic" w:hAnsi="Century Gothic"/>
        </w:rPr>
      </w:pPr>
      <w:r w:rsidRPr="00912EC7">
        <w:rPr>
          <w:rFonts w:ascii="Century Gothic" w:hAnsi="Century Gothic"/>
        </w:rPr>
        <w:t xml:space="preserve">The Supplier shall notify Virgin immediately if taxes and/or surcharges change. </w:t>
      </w:r>
      <w:r w:rsidR="006B42A5" w:rsidRPr="00912EC7">
        <w:rPr>
          <w:rFonts w:ascii="Century Gothic" w:hAnsi="Century Gothic"/>
        </w:rPr>
        <w:t xml:space="preserve">These taxes </w:t>
      </w:r>
      <w:r w:rsidR="00570D9F" w:rsidRPr="00912EC7">
        <w:rPr>
          <w:rFonts w:ascii="Century Gothic" w:hAnsi="Century Gothic"/>
        </w:rPr>
        <w:t xml:space="preserve">and/or </w:t>
      </w:r>
      <w:r w:rsidRPr="00912EC7">
        <w:rPr>
          <w:rFonts w:ascii="Century Gothic" w:hAnsi="Century Gothic"/>
        </w:rPr>
        <w:t xml:space="preserve">surcharges </w:t>
      </w:r>
      <w:r w:rsidR="006B42A5" w:rsidRPr="00912EC7">
        <w:rPr>
          <w:rFonts w:ascii="Century Gothic" w:hAnsi="Century Gothic"/>
        </w:rPr>
        <w:t>may only be altered if changed by the relevant bodies</w:t>
      </w:r>
      <w:r w:rsidRPr="00912EC7">
        <w:rPr>
          <w:rFonts w:ascii="Century Gothic" w:hAnsi="Century Gothic"/>
        </w:rPr>
        <w:t xml:space="preserve">, of which evidence of the change must be provided upon request by Virgin.  </w:t>
      </w:r>
    </w:p>
    <w:p w14:paraId="6A1BE338" w14:textId="77777777" w:rsidR="00E961D7" w:rsidRPr="00912EC7" w:rsidRDefault="00E961D7" w:rsidP="009A4DF3">
      <w:pPr>
        <w:pStyle w:val="Heading3"/>
        <w:ind w:left="1985"/>
        <w:rPr>
          <w:rFonts w:ascii="Century Gothic" w:hAnsi="Century Gothic"/>
        </w:rPr>
      </w:pPr>
    </w:p>
    <w:p w14:paraId="4AE8B9E7" w14:textId="77777777" w:rsidR="00F838EC" w:rsidRPr="00912EC7" w:rsidRDefault="00E961D7" w:rsidP="009A4DF3">
      <w:pPr>
        <w:pStyle w:val="Heading3"/>
        <w:tabs>
          <w:tab w:val="num" w:pos="1985"/>
        </w:tabs>
        <w:ind w:left="1985" w:hanging="567"/>
        <w:rPr>
          <w:rFonts w:ascii="Century Gothic" w:hAnsi="Century Gothic"/>
        </w:rPr>
      </w:pPr>
      <w:r w:rsidRPr="00912EC7">
        <w:rPr>
          <w:rFonts w:ascii="Century Gothic" w:hAnsi="Century Gothic"/>
        </w:rPr>
        <w:t xml:space="preserve">Pursuant to clause 7.3(d), </w:t>
      </w:r>
      <w:r w:rsidR="006B42A5" w:rsidRPr="00912EC7">
        <w:rPr>
          <w:rFonts w:ascii="Century Gothic" w:hAnsi="Century Gothic"/>
        </w:rPr>
        <w:t xml:space="preserve">Virgin shall only be liable for increased charges from the </w:t>
      </w:r>
      <w:r w:rsidR="00A37315" w:rsidRPr="00912EC7">
        <w:rPr>
          <w:rFonts w:ascii="Century Gothic" w:hAnsi="Century Gothic"/>
        </w:rPr>
        <w:t xml:space="preserve">change or tax implementation </w:t>
      </w:r>
      <w:r w:rsidR="006B42A5" w:rsidRPr="00912EC7">
        <w:rPr>
          <w:rFonts w:ascii="Century Gothic" w:hAnsi="Century Gothic"/>
        </w:rPr>
        <w:t>date</w:t>
      </w:r>
      <w:r w:rsidR="00A37315" w:rsidRPr="00912EC7">
        <w:rPr>
          <w:rFonts w:ascii="Century Gothic" w:hAnsi="Century Gothic"/>
        </w:rPr>
        <w:t>, or the notification date</w:t>
      </w:r>
      <w:r w:rsidR="006B42A5" w:rsidRPr="00912EC7">
        <w:rPr>
          <w:rFonts w:ascii="Century Gothic" w:hAnsi="Century Gothic"/>
        </w:rPr>
        <w:t xml:space="preserve"> of </w:t>
      </w:r>
      <w:r w:rsidR="00A37315" w:rsidRPr="00912EC7">
        <w:rPr>
          <w:rFonts w:ascii="Century Gothic" w:hAnsi="Century Gothic"/>
        </w:rPr>
        <w:t>tax alterations, whichever is the later</w:t>
      </w:r>
      <w:r w:rsidR="006B42A5" w:rsidRPr="00912EC7">
        <w:rPr>
          <w:rFonts w:ascii="Century Gothic" w:hAnsi="Century Gothic"/>
        </w:rPr>
        <w:t>.</w:t>
      </w:r>
    </w:p>
    <w:p w14:paraId="5D30B599" w14:textId="77777777" w:rsidR="00A37315" w:rsidRPr="00912EC7" w:rsidRDefault="00A37315" w:rsidP="009A4DF3">
      <w:pPr>
        <w:tabs>
          <w:tab w:val="num" w:pos="1985"/>
        </w:tabs>
        <w:ind w:left="1985" w:hanging="567"/>
        <w:rPr>
          <w:rFonts w:ascii="Century Gothic" w:hAnsi="Century Gothic"/>
          <w:sz w:val="20"/>
        </w:rPr>
      </w:pPr>
    </w:p>
    <w:p w14:paraId="30B390E4" w14:textId="77777777" w:rsidR="003D3639" w:rsidRPr="00912EC7" w:rsidRDefault="00570D9F" w:rsidP="009A4DF3">
      <w:pPr>
        <w:pStyle w:val="Heading3"/>
        <w:tabs>
          <w:tab w:val="num" w:pos="1985"/>
        </w:tabs>
        <w:ind w:left="1985" w:hanging="567"/>
        <w:rPr>
          <w:rFonts w:ascii="Century Gothic" w:hAnsi="Century Gothic"/>
        </w:rPr>
      </w:pPr>
      <w:r w:rsidRPr="00912EC7">
        <w:rPr>
          <w:rFonts w:ascii="Century Gothic" w:hAnsi="Century Gothic"/>
        </w:rPr>
        <w:t xml:space="preserve">If requested by Virgin, </w:t>
      </w:r>
      <w:r w:rsidR="00D63596" w:rsidRPr="00912EC7">
        <w:rPr>
          <w:rFonts w:ascii="Century Gothic" w:hAnsi="Century Gothic"/>
        </w:rPr>
        <w:t xml:space="preserve">Supplier shall provide to Virgin a monthly tax invoice with a breakdown of the </w:t>
      </w:r>
      <w:r w:rsidR="00E961D7" w:rsidRPr="00912EC7">
        <w:rPr>
          <w:rFonts w:ascii="Century Gothic" w:hAnsi="Century Gothic"/>
        </w:rPr>
        <w:t>S</w:t>
      </w:r>
      <w:r w:rsidR="00D63596" w:rsidRPr="00912EC7">
        <w:rPr>
          <w:rFonts w:ascii="Century Gothic" w:hAnsi="Century Gothic"/>
        </w:rPr>
        <w:t>ervices provided, the invoice value and the tax payable.</w:t>
      </w:r>
    </w:p>
    <w:p w14:paraId="73CA3A4A" w14:textId="77777777" w:rsidR="00AF039C" w:rsidRPr="00912EC7" w:rsidRDefault="00AF039C" w:rsidP="00AF039C">
      <w:pPr>
        <w:rPr>
          <w:rFonts w:ascii="Century Gothic" w:hAnsi="Century Gothic"/>
          <w:sz w:val="20"/>
          <w:szCs w:val="18"/>
        </w:rPr>
      </w:pPr>
    </w:p>
    <w:p w14:paraId="302B2351" w14:textId="77777777" w:rsidR="00AF039C" w:rsidRPr="00912EC7" w:rsidRDefault="00AF039C" w:rsidP="009A418A">
      <w:pPr>
        <w:pStyle w:val="Heading2"/>
        <w:numPr>
          <w:ilvl w:val="1"/>
          <w:numId w:val="1"/>
        </w:numPr>
        <w:ind w:hanging="863"/>
        <w:rPr>
          <w:rFonts w:ascii="Century Gothic" w:hAnsi="Century Gothic"/>
        </w:rPr>
      </w:pPr>
      <w:r w:rsidRPr="00912EC7">
        <w:rPr>
          <w:rFonts w:ascii="Century Gothic" w:hAnsi="Century Gothic"/>
        </w:rPr>
        <w:t>Positioning / Ferry flights</w:t>
      </w:r>
    </w:p>
    <w:p w14:paraId="01F6ACC7" w14:textId="77777777" w:rsidR="00AF039C" w:rsidRPr="00912EC7" w:rsidRDefault="00AF039C" w:rsidP="00AF039C">
      <w:pPr>
        <w:pStyle w:val="BodyText2"/>
        <w:rPr>
          <w:rFonts w:ascii="Century Gothic" w:hAnsi="Century Gothic"/>
          <w:sz w:val="20"/>
        </w:rPr>
      </w:pPr>
    </w:p>
    <w:p w14:paraId="6F4EF34E" w14:textId="62B3297A" w:rsidR="00AF039C" w:rsidRPr="00912EC7" w:rsidRDefault="00AF039C" w:rsidP="00AF039C">
      <w:pPr>
        <w:pStyle w:val="Heading2"/>
        <w:numPr>
          <w:ilvl w:val="0"/>
          <w:numId w:val="0"/>
        </w:numPr>
        <w:ind w:left="1418"/>
        <w:jc w:val="left"/>
        <w:rPr>
          <w:rFonts w:ascii="Century Gothic" w:hAnsi="Century Gothic"/>
        </w:rPr>
      </w:pPr>
      <w:r w:rsidRPr="00912EC7">
        <w:rPr>
          <w:rFonts w:ascii="Century Gothic" w:hAnsi="Century Gothic"/>
        </w:rPr>
        <w:t>Virgin may request that the Supplier provides supplies for any positioning / ferry flights which will operate without passengers and under a non-scheduled flight number. Virgin will request services as appropriate to the specific flight concerned and the Supplier will cost the Food and Service Charges as appropriate to the specific Service requested.</w:t>
      </w:r>
      <w:r w:rsidR="00082B64" w:rsidRPr="00912EC7">
        <w:rPr>
          <w:rFonts w:ascii="Century Gothic" w:hAnsi="Century Gothic"/>
        </w:rPr>
        <w:t xml:space="preserve"> These flights shall be invoiced for via </w:t>
      </w:r>
      <w:r w:rsidR="000755B9" w:rsidRPr="000755B9">
        <w:rPr>
          <w:rFonts w:ascii="Century Gothic" w:hAnsi="Century Gothic"/>
        </w:rPr>
        <w:t>Virgin’s designated global e-invoicing service solution</w:t>
      </w:r>
      <w:r w:rsidR="00082B64" w:rsidRPr="00912EC7">
        <w:rPr>
          <w:rFonts w:ascii="Century Gothic" w:hAnsi="Century Gothic"/>
        </w:rPr>
        <w:t>.</w:t>
      </w:r>
    </w:p>
    <w:p w14:paraId="42D8ED33" w14:textId="77777777" w:rsidR="007A4FCC" w:rsidRPr="00912EC7" w:rsidRDefault="007A4FCC" w:rsidP="007A4FCC">
      <w:pPr>
        <w:pStyle w:val="BodyText2"/>
        <w:rPr>
          <w:rFonts w:ascii="Century Gothic" w:hAnsi="Century Gothic"/>
          <w:sz w:val="20"/>
          <w:szCs w:val="18"/>
        </w:rPr>
      </w:pPr>
    </w:p>
    <w:p w14:paraId="1710A3A8" w14:textId="77777777" w:rsidR="00300528" w:rsidRPr="00912EC7" w:rsidRDefault="00300528" w:rsidP="009A418A">
      <w:pPr>
        <w:pStyle w:val="Heading2"/>
        <w:numPr>
          <w:ilvl w:val="1"/>
          <w:numId w:val="1"/>
        </w:numPr>
        <w:ind w:hanging="863"/>
        <w:rPr>
          <w:rFonts w:ascii="Century Gothic" w:hAnsi="Century Gothic"/>
        </w:rPr>
      </w:pPr>
      <w:r w:rsidRPr="00912EC7">
        <w:rPr>
          <w:rFonts w:ascii="Century Gothic" w:hAnsi="Century Gothic"/>
        </w:rPr>
        <w:t>Charter flights</w:t>
      </w:r>
    </w:p>
    <w:p w14:paraId="74632D9C" w14:textId="77777777" w:rsidR="00300528" w:rsidRPr="00912EC7" w:rsidRDefault="00300528" w:rsidP="00300528">
      <w:pPr>
        <w:pStyle w:val="BodyText2"/>
        <w:rPr>
          <w:rFonts w:ascii="Century Gothic" w:hAnsi="Century Gothic"/>
          <w:sz w:val="20"/>
        </w:rPr>
      </w:pPr>
    </w:p>
    <w:p w14:paraId="1BD9A1C0" w14:textId="7041739D" w:rsidR="00300528" w:rsidRPr="00912EC7" w:rsidRDefault="00300528" w:rsidP="00300528">
      <w:pPr>
        <w:pStyle w:val="Heading2"/>
        <w:numPr>
          <w:ilvl w:val="0"/>
          <w:numId w:val="0"/>
        </w:numPr>
        <w:ind w:left="1418"/>
        <w:jc w:val="left"/>
        <w:rPr>
          <w:rFonts w:ascii="Century Gothic" w:hAnsi="Century Gothic"/>
        </w:rPr>
      </w:pPr>
      <w:r w:rsidRPr="00912EC7">
        <w:rPr>
          <w:rFonts w:ascii="Century Gothic" w:hAnsi="Century Gothic"/>
        </w:rPr>
        <w:t>Virgin may request that the Supplier provides supplies for any charter flights which will operate with passengers and under a non-scheduled flight number. Virgin will request services as appropriate to the specific flight concerned and the Supplier will cost the Food and Service Charges as appropriate to the specific Service requested.</w:t>
      </w:r>
      <w:r w:rsidR="00082B64" w:rsidRPr="00912EC7">
        <w:rPr>
          <w:rFonts w:ascii="Century Gothic" w:hAnsi="Century Gothic"/>
        </w:rPr>
        <w:t xml:space="preserve"> These flights shall be invoiced for via </w:t>
      </w:r>
      <w:r w:rsidR="000755B9" w:rsidRPr="000755B9">
        <w:rPr>
          <w:rFonts w:ascii="Century Gothic" w:hAnsi="Century Gothic"/>
        </w:rPr>
        <w:t>Virgin’s designated global e-invoicing service solution</w:t>
      </w:r>
      <w:r w:rsidR="00082B64" w:rsidRPr="00912EC7">
        <w:rPr>
          <w:rFonts w:ascii="Century Gothic" w:hAnsi="Century Gothic"/>
        </w:rPr>
        <w:t>.</w:t>
      </w:r>
    </w:p>
    <w:p w14:paraId="071F01C5" w14:textId="77777777" w:rsidR="00D63596" w:rsidRPr="00912EC7" w:rsidRDefault="00D63596" w:rsidP="009A4DF3">
      <w:pPr>
        <w:rPr>
          <w:rFonts w:ascii="Century Gothic" w:hAnsi="Century Gothic"/>
          <w:sz w:val="20"/>
        </w:rPr>
      </w:pPr>
    </w:p>
    <w:p w14:paraId="4B938CD3" w14:textId="77777777" w:rsidR="00240D5A" w:rsidRPr="00912EC7" w:rsidRDefault="00AD4D9D" w:rsidP="009A4DF3">
      <w:pPr>
        <w:pStyle w:val="Heading1"/>
        <w:tabs>
          <w:tab w:val="clear" w:pos="720"/>
          <w:tab w:val="num" w:pos="567"/>
        </w:tabs>
        <w:rPr>
          <w:rFonts w:ascii="Century Gothic" w:hAnsi="Century Gothic"/>
          <w:sz w:val="20"/>
        </w:rPr>
      </w:pPr>
      <w:r w:rsidRPr="00912EC7">
        <w:rPr>
          <w:rFonts w:ascii="Century Gothic" w:hAnsi="Century Gothic"/>
          <w:sz w:val="20"/>
        </w:rPr>
        <w:t>Discount</w:t>
      </w:r>
      <w:r w:rsidR="00570D9F" w:rsidRPr="00912EC7">
        <w:rPr>
          <w:rFonts w:ascii="Century Gothic" w:hAnsi="Century Gothic"/>
          <w:sz w:val="20"/>
        </w:rPr>
        <w:t xml:space="preserve"> or Rebates</w:t>
      </w:r>
    </w:p>
    <w:p w14:paraId="768E6592" w14:textId="77777777" w:rsidR="00240D5A" w:rsidRPr="00912EC7" w:rsidRDefault="00240D5A" w:rsidP="009A4DF3">
      <w:pPr>
        <w:pStyle w:val="BodyText2"/>
        <w:rPr>
          <w:rFonts w:ascii="Century Gothic" w:hAnsi="Century Gothic"/>
          <w:sz w:val="20"/>
        </w:rPr>
      </w:pPr>
    </w:p>
    <w:p w14:paraId="4FDB99F5" w14:textId="5BDA8778" w:rsidR="00AD4D9D" w:rsidRPr="00547C07" w:rsidDel="00661E5C" w:rsidRDefault="00E961D7" w:rsidP="009A418A">
      <w:pPr>
        <w:pStyle w:val="Heading2"/>
        <w:numPr>
          <w:ilvl w:val="1"/>
          <w:numId w:val="61"/>
        </w:numPr>
        <w:rPr>
          <w:del w:id="117" w:author="Steve Lenderman" w:date="2024-05-29T17:41:00Z" w16du:dateUtc="2024-05-29T21:41:00Z"/>
          <w:rFonts w:ascii="Century Gothic" w:hAnsi="Century Gothic"/>
          <w:highlight w:val="yellow"/>
        </w:rPr>
      </w:pPr>
      <w:del w:id="118" w:author="Steve Lenderman" w:date="2024-05-29T17:41:00Z" w16du:dateUtc="2024-05-29T21:41:00Z">
        <w:r w:rsidRPr="00547C07" w:rsidDel="00661E5C">
          <w:rPr>
            <w:rFonts w:ascii="Century Gothic" w:hAnsi="Century Gothic"/>
            <w:highlight w:val="yellow"/>
          </w:rPr>
          <w:delText>[</w:delText>
        </w:r>
        <w:r w:rsidR="0002067D" w:rsidRPr="00547C07" w:rsidDel="00661E5C">
          <w:rPr>
            <w:rFonts w:ascii="Century Gothic" w:hAnsi="Century Gothic"/>
            <w:highlight w:val="yellow"/>
          </w:rPr>
          <w:delText xml:space="preserve">TBC - </w:delText>
        </w:r>
        <w:r w:rsidR="00AD4D9D" w:rsidRPr="00547C07" w:rsidDel="00661E5C">
          <w:rPr>
            <w:rFonts w:ascii="Century Gothic" w:hAnsi="Century Gothic"/>
            <w:highlight w:val="yellow"/>
          </w:rPr>
          <w:delText xml:space="preserve">dependent on </w:delText>
        </w:r>
        <w:r w:rsidR="0002067D" w:rsidRPr="00547C07" w:rsidDel="00661E5C">
          <w:rPr>
            <w:rFonts w:ascii="Century Gothic" w:hAnsi="Century Gothic"/>
            <w:highlight w:val="yellow"/>
          </w:rPr>
          <w:delText>Supplier’s Commercial Offer</w:delText>
        </w:r>
        <w:r w:rsidRPr="00547C07" w:rsidDel="00661E5C">
          <w:rPr>
            <w:rFonts w:ascii="Century Gothic" w:hAnsi="Century Gothic"/>
            <w:highlight w:val="yellow"/>
          </w:rPr>
          <w:delText>]</w:delText>
        </w:r>
        <w:r w:rsidR="00AD4D9D" w:rsidRPr="00547C07" w:rsidDel="00661E5C">
          <w:rPr>
            <w:rFonts w:ascii="Century Gothic" w:hAnsi="Century Gothic"/>
            <w:highlight w:val="yellow"/>
          </w:rPr>
          <w:delText xml:space="preserve">  </w:delText>
        </w:r>
      </w:del>
    </w:p>
    <w:p w14:paraId="36AE3907" w14:textId="1E053214" w:rsidR="00753980" w:rsidRPr="00912EC7" w:rsidRDefault="00661E5C" w:rsidP="009A4DF3">
      <w:pPr>
        <w:pStyle w:val="BodyText2"/>
        <w:ind w:left="0"/>
        <w:rPr>
          <w:rFonts w:ascii="Century Gothic" w:hAnsi="Century Gothic"/>
          <w:sz w:val="20"/>
          <w:highlight w:val="yellow"/>
        </w:rPr>
      </w:pPr>
      <w:ins w:id="119" w:author="Steve Lenderman" w:date="2024-05-29T17:41:00Z" w16du:dateUtc="2024-05-29T21:41:00Z">
        <w:r>
          <w:rPr>
            <w:rFonts w:ascii="Century Gothic" w:hAnsi="Century Gothic"/>
            <w:sz w:val="20"/>
            <w:highlight w:val="yellow"/>
          </w:rPr>
          <w:t>None</w:t>
        </w:r>
      </w:ins>
    </w:p>
    <w:p w14:paraId="54CE8008" w14:textId="3BB87244" w:rsidR="00DB1CEE" w:rsidRPr="00912EC7" w:rsidRDefault="00DB1CEE" w:rsidP="009A4DF3">
      <w:pPr>
        <w:pStyle w:val="Heading1"/>
        <w:tabs>
          <w:tab w:val="clear" w:pos="720"/>
          <w:tab w:val="num" w:pos="567"/>
        </w:tabs>
        <w:rPr>
          <w:rFonts w:ascii="Century Gothic" w:hAnsi="Century Gothic"/>
          <w:sz w:val="20"/>
        </w:rPr>
      </w:pPr>
      <w:r w:rsidRPr="00912EC7">
        <w:rPr>
          <w:rFonts w:ascii="Century Gothic" w:hAnsi="Century Gothic"/>
          <w:sz w:val="20"/>
        </w:rPr>
        <w:t>Charges Reviews</w:t>
      </w:r>
    </w:p>
    <w:p w14:paraId="11129F7B" w14:textId="77777777" w:rsidR="00DB1CEE" w:rsidRPr="002B6353" w:rsidRDefault="00DB1CEE" w:rsidP="009A4DF3">
      <w:pPr>
        <w:pStyle w:val="BodyText1"/>
        <w:rPr>
          <w:rFonts w:ascii="Century Gothic" w:hAnsi="Century Gothic"/>
          <w:sz w:val="20"/>
        </w:rPr>
      </w:pPr>
    </w:p>
    <w:p w14:paraId="309DAB99" w14:textId="3956B6C8" w:rsidR="0002377E" w:rsidRPr="002B6353" w:rsidRDefault="0002377E" w:rsidP="009A418A">
      <w:pPr>
        <w:pStyle w:val="Heading2"/>
        <w:numPr>
          <w:ilvl w:val="1"/>
          <w:numId w:val="53"/>
        </w:numPr>
        <w:rPr>
          <w:rFonts w:ascii="Century Gothic" w:hAnsi="Century Gothic"/>
        </w:rPr>
      </w:pPr>
      <w:r w:rsidRPr="002B6353">
        <w:rPr>
          <w:rFonts w:ascii="Century Gothic" w:hAnsi="Century Gothic"/>
        </w:rPr>
        <w:t xml:space="preserve">Food Charges shall be reviewed and updated for the commencement of each Menu Change by cabin in line with the design to </w:t>
      </w:r>
      <w:r w:rsidR="009A3F9A" w:rsidRPr="002B6353">
        <w:rPr>
          <w:rFonts w:ascii="Century Gothic" w:hAnsi="Century Gothic"/>
        </w:rPr>
        <w:t>cost</w:t>
      </w:r>
      <w:r w:rsidRPr="002B6353">
        <w:rPr>
          <w:rFonts w:ascii="Century Gothic" w:hAnsi="Century Gothic"/>
        </w:rPr>
        <w:t xml:space="preserve"> targets</w:t>
      </w:r>
      <w:r w:rsidR="00F7289F">
        <w:rPr>
          <w:rFonts w:ascii="Century Gothic" w:hAnsi="Century Gothic"/>
        </w:rPr>
        <w:t xml:space="preserve"> provided as part of the menu presentation and cycle change process</w:t>
      </w:r>
      <w:r w:rsidRPr="002B6353">
        <w:rPr>
          <w:rFonts w:ascii="Century Gothic" w:hAnsi="Century Gothic"/>
        </w:rPr>
        <w:t>. All cabins and Crew Menu Change have a duration of every 6 months</w:t>
      </w:r>
      <w:r w:rsidR="00FA580B" w:rsidRPr="002B6353">
        <w:rPr>
          <w:rFonts w:ascii="Century Gothic" w:hAnsi="Century Gothic"/>
        </w:rPr>
        <w:t xml:space="preserve"> except Upper Class which changes starters and desserts every 3 months</w:t>
      </w:r>
      <w:r w:rsidRPr="002B6353">
        <w:rPr>
          <w:rFonts w:ascii="Century Gothic" w:hAnsi="Century Gothic"/>
        </w:rPr>
        <w:t xml:space="preserve"> or as otherwise mutually agreed by the Parties. </w:t>
      </w:r>
    </w:p>
    <w:p w14:paraId="38E84F5D" w14:textId="77777777" w:rsidR="00BE4785" w:rsidRPr="002B6353" w:rsidRDefault="00BE4785" w:rsidP="0041431B">
      <w:pPr>
        <w:pStyle w:val="BodyText2"/>
        <w:ind w:left="0"/>
        <w:rPr>
          <w:rFonts w:ascii="Century Gothic" w:hAnsi="Century Gothic"/>
          <w:sz w:val="20"/>
        </w:rPr>
      </w:pPr>
    </w:p>
    <w:p w14:paraId="34A0C767" w14:textId="60698569" w:rsidR="00FC1942" w:rsidRPr="002B6353" w:rsidRDefault="00FC1942" w:rsidP="009A418A">
      <w:pPr>
        <w:pStyle w:val="Heading2"/>
        <w:numPr>
          <w:ilvl w:val="1"/>
          <w:numId w:val="16"/>
        </w:numPr>
        <w:tabs>
          <w:tab w:val="clear" w:pos="1430"/>
          <w:tab w:val="left" w:pos="1418"/>
        </w:tabs>
        <w:ind w:left="1418" w:hanging="851"/>
        <w:rPr>
          <w:rFonts w:ascii="Century Gothic" w:hAnsi="Century Gothic"/>
        </w:rPr>
      </w:pPr>
      <w:r w:rsidRPr="002B6353">
        <w:rPr>
          <w:rFonts w:ascii="Century Gothic" w:hAnsi="Century Gothic"/>
        </w:rPr>
        <w:t xml:space="preserve">The inflation figure used for calculating the annual Charges review shall be the year over year, using the result </w:t>
      </w:r>
      <w:r w:rsidR="00992557">
        <w:rPr>
          <w:rFonts w:ascii="Century Gothic" w:hAnsi="Century Gothic"/>
        </w:rPr>
        <w:t xml:space="preserve">published in December </w:t>
      </w:r>
      <w:r w:rsidRPr="002B6353">
        <w:rPr>
          <w:rFonts w:ascii="Century Gothic" w:hAnsi="Century Gothic"/>
        </w:rPr>
        <w:t xml:space="preserve">from the month of </w:t>
      </w:r>
      <w:r w:rsidR="00992557">
        <w:rPr>
          <w:rFonts w:ascii="Century Gothic" w:hAnsi="Century Gothic"/>
        </w:rPr>
        <w:t>November</w:t>
      </w:r>
      <w:r w:rsidRPr="002B6353">
        <w:rPr>
          <w:rFonts w:ascii="Century Gothic" w:hAnsi="Century Gothic"/>
        </w:rPr>
        <w:t>, prior to the annual Charges review, identified by the US Bureau of Labour and Statistics.</w:t>
      </w:r>
    </w:p>
    <w:p w14:paraId="170E7A69" w14:textId="77777777" w:rsidR="00FC1942" w:rsidRPr="002B6353" w:rsidRDefault="00FC1942" w:rsidP="00FC1942">
      <w:pPr>
        <w:pStyle w:val="BodyText2"/>
        <w:tabs>
          <w:tab w:val="left" w:pos="1418"/>
        </w:tabs>
        <w:ind w:left="0"/>
        <w:rPr>
          <w:rFonts w:ascii="Century Gothic" w:hAnsi="Century Gothic"/>
          <w:sz w:val="20"/>
        </w:rPr>
      </w:pPr>
    </w:p>
    <w:p w14:paraId="217AC645" w14:textId="51985F25" w:rsidR="00FC1942" w:rsidRPr="002B6353" w:rsidRDefault="00FC1942" w:rsidP="009A418A">
      <w:pPr>
        <w:pStyle w:val="Heading2"/>
        <w:numPr>
          <w:ilvl w:val="1"/>
          <w:numId w:val="16"/>
        </w:numPr>
        <w:tabs>
          <w:tab w:val="clear" w:pos="1430"/>
          <w:tab w:val="left" w:pos="1418"/>
          <w:tab w:val="num" w:pos="1701"/>
        </w:tabs>
        <w:ind w:left="1418" w:hanging="851"/>
        <w:rPr>
          <w:rFonts w:ascii="Century Gothic" w:hAnsi="Century Gothic"/>
        </w:rPr>
      </w:pPr>
      <w:r w:rsidRPr="002B6353">
        <w:rPr>
          <w:rFonts w:ascii="Century Gothic" w:hAnsi="Century Gothic"/>
        </w:rPr>
        <w:t xml:space="preserve">In respect of aircraft related Food Charges (wet / dry stores), any price changes shall be reviewed and agreed annually in conjunction with the Menu Change calendar. The impact will be updated on an annual basis on the anniversary of the Effective Date and shall be agreed with Virgin. Wherever </w:t>
      </w:r>
      <w:r w:rsidRPr="002B6353">
        <w:rPr>
          <w:rFonts w:ascii="Century Gothic" w:hAnsi="Century Gothic"/>
        </w:rPr>
        <w:lastRenderedPageBreak/>
        <w:t>possible the Supplier sh</w:t>
      </w:r>
      <w:r w:rsidR="00992557">
        <w:rPr>
          <w:rFonts w:ascii="Century Gothic" w:hAnsi="Century Gothic"/>
        </w:rPr>
        <w:t>all</w:t>
      </w:r>
      <w:r w:rsidRPr="002B6353">
        <w:rPr>
          <w:rFonts w:ascii="Century Gothic" w:hAnsi="Century Gothic"/>
        </w:rPr>
        <w:t xml:space="preserve"> seek to mitigate any price increases and/or consider alternative suppliers. </w:t>
      </w:r>
    </w:p>
    <w:p w14:paraId="5D4F200E" w14:textId="77777777" w:rsidR="00FC1942" w:rsidRPr="002B6353" w:rsidRDefault="00FC1942" w:rsidP="00FC1942">
      <w:pPr>
        <w:pStyle w:val="Heading2"/>
        <w:numPr>
          <w:ilvl w:val="0"/>
          <w:numId w:val="0"/>
        </w:numPr>
        <w:ind w:left="1430"/>
        <w:rPr>
          <w:rFonts w:ascii="Century Gothic" w:hAnsi="Century Gothic"/>
          <w:color w:val="000000" w:themeColor="text1"/>
        </w:rPr>
      </w:pPr>
    </w:p>
    <w:p w14:paraId="37F2117E" w14:textId="0992BC51" w:rsidR="0002067D" w:rsidRPr="002B6353" w:rsidRDefault="0002377E" w:rsidP="00BE4785">
      <w:pPr>
        <w:pStyle w:val="Heading2"/>
        <w:rPr>
          <w:rFonts w:ascii="Century Gothic" w:hAnsi="Century Gothic"/>
          <w:color w:val="000000" w:themeColor="text1"/>
        </w:rPr>
      </w:pPr>
      <w:r w:rsidRPr="002B6353">
        <w:rPr>
          <w:rFonts w:ascii="Century Gothic" w:hAnsi="Century Gothic"/>
        </w:rPr>
        <w:t xml:space="preserve">Should the Charges change for any reason, including a Menu Change, the MPL and MPD must be amended to reflect this change using the process outlined in </w:t>
      </w:r>
      <w:r w:rsidRPr="002B6353">
        <w:rPr>
          <w:rFonts w:ascii="Century Gothic" w:hAnsi="Century Gothic"/>
          <w:color w:val="000000" w:themeColor="text1"/>
        </w:rPr>
        <w:t>clause 1</w:t>
      </w:r>
      <w:r w:rsidR="00BE4785" w:rsidRPr="002B6353">
        <w:rPr>
          <w:rFonts w:ascii="Century Gothic" w:hAnsi="Century Gothic"/>
          <w:color w:val="000000" w:themeColor="text1"/>
        </w:rPr>
        <w:t>3</w:t>
      </w:r>
      <w:r w:rsidRPr="002B6353">
        <w:rPr>
          <w:rFonts w:ascii="Century Gothic" w:hAnsi="Century Gothic"/>
          <w:color w:val="000000" w:themeColor="text1"/>
        </w:rPr>
        <w:t xml:space="preserve"> and 1</w:t>
      </w:r>
      <w:r w:rsidR="00BE4785" w:rsidRPr="002B6353">
        <w:rPr>
          <w:rFonts w:ascii="Century Gothic" w:hAnsi="Century Gothic"/>
          <w:color w:val="000000" w:themeColor="text1"/>
        </w:rPr>
        <w:t>4</w:t>
      </w:r>
      <w:r w:rsidRPr="002B6353">
        <w:rPr>
          <w:rFonts w:ascii="Century Gothic" w:hAnsi="Century Gothic"/>
          <w:color w:val="000000" w:themeColor="text1"/>
        </w:rPr>
        <w:t xml:space="preserve"> below.</w:t>
      </w:r>
    </w:p>
    <w:p w14:paraId="1B3FCB71" w14:textId="77777777" w:rsidR="00BE4785" w:rsidRPr="00912EC7" w:rsidRDefault="00BE4785" w:rsidP="009A4DF3">
      <w:pPr>
        <w:rPr>
          <w:rFonts w:ascii="Century Gothic" w:hAnsi="Century Gothic" w:cstheme="minorHAnsi"/>
          <w:sz w:val="20"/>
        </w:rPr>
      </w:pPr>
    </w:p>
    <w:p w14:paraId="5C95F1AD" w14:textId="77777777" w:rsidR="00BC64A5" w:rsidRPr="00912EC7" w:rsidRDefault="00391BE3"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Master Price List (MPL)</w:t>
      </w:r>
      <w:r w:rsidR="009066EE" w:rsidRPr="00912EC7">
        <w:rPr>
          <w:rFonts w:ascii="Century Gothic" w:hAnsi="Century Gothic"/>
          <w:sz w:val="20"/>
        </w:rPr>
        <w:t xml:space="preserve"> and the Master Profile Document (MPD)</w:t>
      </w:r>
      <w:r w:rsidR="001B2173" w:rsidRPr="00912EC7">
        <w:rPr>
          <w:rFonts w:ascii="Century Gothic" w:hAnsi="Century Gothic"/>
          <w:sz w:val="20"/>
        </w:rPr>
        <w:t xml:space="preserve"> </w:t>
      </w:r>
      <w:r w:rsidR="00BC64A5" w:rsidRPr="00912EC7">
        <w:rPr>
          <w:rFonts w:ascii="Century Gothic" w:hAnsi="Century Gothic"/>
          <w:sz w:val="20"/>
        </w:rPr>
        <w:t>/ Service Plan (</w:t>
      </w:r>
      <w:proofErr w:type="spellStart"/>
      <w:r w:rsidR="00BC64A5" w:rsidRPr="00912EC7">
        <w:rPr>
          <w:rFonts w:ascii="Century Gothic" w:hAnsi="Century Gothic"/>
          <w:sz w:val="20"/>
        </w:rPr>
        <w:t>Promeus</w:t>
      </w:r>
      <w:proofErr w:type="spellEnd"/>
      <w:r w:rsidR="00BC64A5" w:rsidRPr="00912EC7">
        <w:rPr>
          <w:rFonts w:ascii="Century Gothic" w:hAnsi="Century Gothic"/>
          <w:sz w:val="20"/>
        </w:rPr>
        <w:t>)</w:t>
      </w:r>
    </w:p>
    <w:p w14:paraId="7F65710E" w14:textId="77777777" w:rsidR="005A37CD" w:rsidRPr="00912EC7" w:rsidRDefault="005A37CD" w:rsidP="009A4DF3">
      <w:pPr>
        <w:pStyle w:val="Heading1"/>
        <w:numPr>
          <w:ilvl w:val="0"/>
          <w:numId w:val="0"/>
        </w:numPr>
        <w:ind w:left="720"/>
        <w:rPr>
          <w:rFonts w:ascii="Century Gothic" w:hAnsi="Century Gothic"/>
          <w:sz w:val="20"/>
        </w:rPr>
      </w:pPr>
    </w:p>
    <w:p w14:paraId="71AF25E9" w14:textId="77777777" w:rsidR="00C01709" w:rsidRPr="00912EC7" w:rsidRDefault="00C01709" w:rsidP="009A4DF3">
      <w:pPr>
        <w:pStyle w:val="BodyText1"/>
        <w:rPr>
          <w:rFonts w:ascii="Century Gothic" w:hAnsi="Century Gothic"/>
          <w:sz w:val="20"/>
        </w:rPr>
      </w:pPr>
    </w:p>
    <w:p w14:paraId="01A9EFBB" w14:textId="77777777" w:rsidR="005938F5" w:rsidRDefault="009A3E2C" w:rsidP="009A418A">
      <w:pPr>
        <w:pStyle w:val="Heading2"/>
        <w:numPr>
          <w:ilvl w:val="1"/>
          <w:numId w:val="62"/>
        </w:numPr>
        <w:rPr>
          <w:rFonts w:ascii="Century Gothic" w:hAnsi="Century Gothic"/>
        </w:rPr>
      </w:pPr>
      <w:r w:rsidRPr="00547C07">
        <w:rPr>
          <w:rFonts w:ascii="Century Gothic" w:hAnsi="Century Gothic"/>
        </w:rPr>
        <w:t>The</w:t>
      </w:r>
      <w:r w:rsidR="00BE4785" w:rsidRPr="00547C07">
        <w:rPr>
          <w:rFonts w:ascii="Century Gothic" w:hAnsi="Century Gothic"/>
        </w:rPr>
        <w:t xml:space="preserve"> Charges for all passenger and crew related Food elements of the charging structure are set out in the MPD issued by Virgin and as amended by </w:t>
      </w:r>
    </w:p>
    <w:p w14:paraId="1917FC83" w14:textId="516F08A1" w:rsidR="00BE4785" w:rsidRPr="00547C07" w:rsidRDefault="00BE4785" w:rsidP="006651FF">
      <w:pPr>
        <w:pStyle w:val="Heading2"/>
        <w:numPr>
          <w:ilvl w:val="0"/>
          <w:numId w:val="0"/>
        </w:numPr>
        <w:ind w:left="1430"/>
        <w:rPr>
          <w:rFonts w:ascii="Century Gothic" w:hAnsi="Century Gothic"/>
        </w:rPr>
      </w:pPr>
      <w:r w:rsidRPr="00547C07">
        <w:rPr>
          <w:rFonts w:ascii="Century Gothic" w:hAnsi="Century Gothic"/>
        </w:rPr>
        <w:t>agreement of both parties in line with Schedule 1</w:t>
      </w:r>
      <w:r w:rsidR="000E7A97">
        <w:rPr>
          <w:rFonts w:ascii="Century Gothic" w:hAnsi="Century Gothic"/>
        </w:rPr>
        <w:t>8</w:t>
      </w:r>
      <w:r w:rsidRPr="00547C07">
        <w:rPr>
          <w:rFonts w:ascii="Century Gothic" w:hAnsi="Century Gothic"/>
        </w:rPr>
        <w:t>.</w:t>
      </w:r>
    </w:p>
    <w:p w14:paraId="13B689F7" w14:textId="5CD775B0" w:rsidR="00BE4785" w:rsidRPr="00912EC7" w:rsidRDefault="00BE4785" w:rsidP="00BE4785">
      <w:pPr>
        <w:pStyle w:val="BodyText2"/>
        <w:rPr>
          <w:rFonts w:ascii="Century Gothic" w:hAnsi="Century Gothic"/>
          <w:sz w:val="20"/>
        </w:rPr>
      </w:pPr>
    </w:p>
    <w:p w14:paraId="50CABA2D" w14:textId="062BDB2B" w:rsidR="00BE4785" w:rsidRPr="00912EC7" w:rsidRDefault="00BE4785" w:rsidP="00BE4785">
      <w:pPr>
        <w:pStyle w:val="Heading2"/>
        <w:rPr>
          <w:rFonts w:ascii="Century Gothic" w:hAnsi="Century Gothic"/>
        </w:rPr>
      </w:pPr>
      <w:r w:rsidRPr="00912EC7">
        <w:rPr>
          <w:rFonts w:ascii="Century Gothic" w:hAnsi="Century Gothic"/>
        </w:rPr>
        <w:t>Information supplied by the Supplier for the MPD will be required to be provided through a service plan in Virgin’s automated system called “</w:t>
      </w:r>
      <w:proofErr w:type="spellStart"/>
      <w:r w:rsidRPr="00912EC7">
        <w:rPr>
          <w:rFonts w:ascii="Century Gothic" w:hAnsi="Century Gothic"/>
        </w:rPr>
        <w:t>Promeus</w:t>
      </w:r>
      <w:proofErr w:type="spellEnd"/>
      <w:r w:rsidRPr="00912EC7">
        <w:rPr>
          <w:rFonts w:ascii="Century Gothic" w:hAnsi="Century Gothic"/>
        </w:rPr>
        <w:t>” unless otherwise instructed by Virgin.</w:t>
      </w:r>
    </w:p>
    <w:p w14:paraId="175AFA31" w14:textId="77777777" w:rsidR="00BE4785" w:rsidRPr="00912EC7" w:rsidRDefault="00BE4785" w:rsidP="00BE4785">
      <w:pPr>
        <w:pStyle w:val="ListParagraph"/>
        <w:rPr>
          <w:rFonts w:ascii="Century Gothic" w:hAnsi="Century Gothic"/>
          <w:sz w:val="20"/>
        </w:rPr>
      </w:pPr>
    </w:p>
    <w:p w14:paraId="19F5D384" w14:textId="2355B0DD" w:rsidR="00BE4785" w:rsidRPr="00912EC7" w:rsidRDefault="00BE4785" w:rsidP="00BE4785">
      <w:pPr>
        <w:pStyle w:val="Heading2"/>
        <w:rPr>
          <w:rFonts w:ascii="Century Gothic" w:hAnsi="Century Gothic"/>
        </w:rPr>
      </w:pPr>
      <w:r w:rsidRPr="00912EC7">
        <w:rPr>
          <w:rFonts w:ascii="Century Gothic" w:hAnsi="Century Gothic"/>
        </w:rPr>
        <w:t xml:space="preserve">The Charges for all aircraft related Food costing, Services and other Charges of the charging structure are set out in the MPL in use as per Appendix 1 to this Schedule </w:t>
      </w:r>
      <w:r w:rsidR="00F27DBF">
        <w:rPr>
          <w:rFonts w:ascii="Century Gothic" w:hAnsi="Century Gothic"/>
        </w:rPr>
        <w:t>3</w:t>
      </w:r>
      <w:r w:rsidRPr="00912EC7">
        <w:rPr>
          <w:rFonts w:ascii="Century Gothic" w:hAnsi="Century Gothic"/>
        </w:rPr>
        <w:t>, and as amended by the agreement of both parties.</w:t>
      </w:r>
    </w:p>
    <w:p w14:paraId="1C786560" w14:textId="77777777" w:rsidR="00BE4785" w:rsidRPr="00912EC7" w:rsidRDefault="00BE4785" w:rsidP="00BE4785">
      <w:pPr>
        <w:pStyle w:val="ListParagraph"/>
        <w:rPr>
          <w:rFonts w:ascii="Century Gothic" w:hAnsi="Century Gothic"/>
          <w:sz w:val="20"/>
          <w:szCs w:val="18"/>
        </w:rPr>
      </w:pPr>
    </w:p>
    <w:p w14:paraId="30C32835" w14:textId="49EA3FD6" w:rsidR="00BE4785" w:rsidRPr="00912EC7" w:rsidRDefault="00BE4785" w:rsidP="00BE4785">
      <w:pPr>
        <w:pStyle w:val="BodyText2"/>
        <w:rPr>
          <w:rFonts w:ascii="Century Gothic" w:hAnsi="Century Gothic"/>
          <w:sz w:val="20"/>
          <w:szCs w:val="18"/>
        </w:rPr>
      </w:pPr>
    </w:p>
    <w:p w14:paraId="3A9FD2A1" w14:textId="77777777" w:rsidR="00BE4785" w:rsidRPr="00912EC7" w:rsidRDefault="00BE4785" w:rsidP="00BE4785">
      <w:pPr>
        <w:pStyle w:val="BodyText2"/>
        <w:rPr>
          <w:rFonts w:ascii="Century Gothic" w:hAnsi="Century Gothic"/>
          <w:sz w:val="20"/>
          <w:szCs w:val="18"/>
        </w:rPr>
      </w:pPr>
    </w:p>
    <w:p w14:paraId="00608A15" w14:textId="7DB97C96" w:rsidR="00B53FC1" w:rsidRPr="00547C07" w:rsidRDefault="00B53FC1" w:rsidP="00547C07">
      <w:pPr>
        <w:pStyle w:val="Heading1"/>
        <w:rPr>
          <w:rFonts w:ascii="Century Gothic" w:hAnsi="Century Gothic"/>
          <w:sz w:val="20"/>
          <w:szCs w:val="18"/>
        </w:rPr>
      </w:pPr>
      <w:r w:rsidRPr="00547C07">
        <w:rPr>
          <w:rFonts w:ascii="Century Gothic" w:hAnsi="Century Gothic"/>
          <w:sz w:val="20"/>
          <w:szCs w:val="18"/>
        </w:rPr>
        <w:t xml:space="preserve">Process for MPL (Service Plans Via </w:t>
      </w:r>
      <w:proofErr w:type="spellStart"/>
      <w:r w:rsidRPr="00547C07">
        <w:rPr>
          <w:rFonts w:ascii="Century Gothic" w:hAnsi="Century Gothic"/>
          <w:sz w:val="20"/>
          <w:szCs w:val="18"/>
        </w:rPr>
        <w:t>Promeus</w:t>
      </w:r>
      <w:proofErr w:type="spellEnd"/>
      <w:r w:rsidRPr="00547C07">
        <w:rPr>
          <w:rFonts w:ascii="Century Gothic" w:hAnsi="Century Gothic"/>
          <w:sz w:val="20"/>
          <w:szCs w:val="18"/>
        </w:rPr>
        <w:t xml:space="preserve">) </w:t>
      </w:r>
      <w:r w:rsidR="00CF51D5" w:rsidRPr="00547C07">
        <w:rPr>
          <w:rFonts w:ascii="Century Gothic" w:hAnsi="Century Gothic"/>
          <w:sz w:val="20"/>
          <w:szCs w:val="18"/>
        </w:rPr>
        <w:t>Charges or</w:t>
      </w:r>
      <w:r w:rsidRPr="00547C07">
        <w:rPr>
          <w:rFonts w:ascii="Century Gothic" w:hAnsi="Century Gothic"/>
          <w:sz w:val="20"/>
          <w:szCs w:val="18"/>
        </w:rPr>
        <w:t xml:space="preserve"> Amendments</w:t>
      </w:r>
    </w:p>
    <w:p w14:paraId="129DE5FA" w14:textId="77777777" w:rsidR="00B53FC1" w:rsidRPr="00912EC7" w:rsidRDefault="00B53FC1" w:rsidP="00B53FC1">
      <w:pPr>
        <w:pStyle w:val="BodyText1"/>
        <w:rPr>
          <w:rFonts w:ascii="Century Gothic" w:eastAsiaTheme="minorHAnsi" w:hAnsi="Century Gothic"/>
          <w:sz w:val="20"/>
          <w:szCs w:val="18"/>
        </w:rPr>
      </w:pPr>
    </w:p>
    <w:p w14:paraId="4E8C70F4" w14:textId="77777777" w:rsidR="00B53FC1" w:rsidRPr="00547C07" w:rsidRDefault="00B53FC1" w:rsidP="009A418A">
      <w:pPr>
        <w:pStyle w:val="Heading2"/>
        <w:numPr>
          <w:ilvl w:val="1"/>
          <w:numId w:val="63"/>
        </w:numPr>
        <w:rPr>
          <w:rFonts w:ascii="Century Gothic" w:hAnsi="Century Gothic"/>
        </w:rPr>
      </w:pPr>
      <w:r w:rsidRPr="00547C07">
        <w:rPr>
          <w:rFonts w:ascii="Century Gothic" w:hAnsi="Century Gothic"/>
        </w:rPr>
        <w:t>Following agreement between the parties to change the Charges on an MPL Service Plan, the following process will apply:</w:t>
      </w:r>
    </w:p>
    <w:p w14:paraId="7CD60D45" w14:textId="77777777" w:rsidR="00B53FC1" w:rsidRPr="00912EC7" w:rsidRDefault="00B53FC1" w:rsidP="00B53FC1">
      <w:pPr>
        <w:pStyle w:val="BodyText2"/>
        <w:ind w:left="1440"/>
        <w:rPr>
          <w:rFonts w:ascii="Century Gothic" w:eastAsiaTheme="minorHAnsi" w:hAnsi="Century Gothic"/>
          <w:sz w:val="20"/>
        </w:rPr>
      </w:pPr>
    </w:p>
    <w:p w14:paraId="3AC8112B" w14:textId="77777777"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For each Change or amendment, Virgin will issue a new or updated MPL service plan to the Supplier within </w:t>
      </w:r>
      <w:proofErr w:type="spellStart"/>
      <w:r w:rsidRPr="00912EC7">
        <w:rPr>
          <w:rFonts w:ascii="Century Gothic" w:hAnsi="Century Gothic"/>
          <w:b w:val="0"/>
          <w:color w:val="000000"/>
          <w:kern w:val="36"/>
          <w:sz w:val="20"/>
          <w:szCs w:val="18"/>
        </w:rPr>
        <w:t>Promeus</w:t>
      </w:r>
      <w:proofErr w:type="spellEnd"/>
      <w:r w:rsidRPr="00912EC7">
        <w:rPr>
          <w:rFonts w:ascii="Century Gothic" w:hAnsi="Century Gothic"/>
          <w:b w:val="0"/>
          <w:color w:val="000000"/>
          <w:kern w:val="36"/>
          <w:sz w:val="20"/>
          <w:szCs w:val="18"/>
        </w:rPr>
        <w:t xml:space="preserve">. The supplier will request to Virgin to move the MPL service plan from Production to Development using the email notification functionality within </w:t>
      </w:r>
      <w:proofErr w:type="spellStart"/>
      <w:proofErr w:type="gramStart"/>
      <w:r w:rsidRPr="00912EC7">
        <w:rPr>
          <w:rFonts w:ascii="Century Gothic" w:hAnsi="Century Gothic"/>
          <w:b w:val="0"/>
          <w:color w:val="000000"/>
          <w:kern w:val="36"/>
          <w:sz w:val="20"/>
          <w:szCs w:val="18"/>
        </w:rPr>
        <w:t>Promeus</w:t>
      </w:r>
      <w:proofErr w:type="spellEnd"/>
      <w:r w:rsidRPr="00912EC7">
        <w:rPr>
          <w:rFonts w:ascii="Century Gothic" w:hAnsi="Century Gothic"/>
          <w:b w:val="0"/>
          <w:color w:val="000000"/>
          <w:kern w:val="36"/>
          <w:sz w:val="20"/>
          <w:szCs w:val="18"/>
        </w:rPr>
        <w:t>;</w:t>
      </w:r>
      <w:proofErr w:type="gramEnd"/>
    </w:p>
    <w:p w14:paraId="28477743" w14:textId="77777777" w:rsidR="00B53FC1" w:rsidRPr="00912EC7" w:rsidRDefault="00B53FC1" w:rsidP="00B53FC1">
      <w:pPr>
        <w:pStyle w:val="ListParagraph"/>
        <w:ind w:left="4254"/>
        <w:rPr>
          <w:rFonts w:ascii="Century Gothic" w:eastAsiaTheme="minorHAnsi" w:hAnsi="Century Gothic"/>
          <w:color w:val="000000"/>
          <w:sz w:val="20"/>
          <w:szCs w:val="18"/>
        </w:rPr>
      </w:pPr>
    </w:p>
    <w:p w14:paraId="58B71A9B" w14:textId="77777777"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Within 3 Business Days of receipt of this service plan, the Supplier will insert the Charges, any applicable taxes and / or surcharges and save changes within the </w:t>
      </w:r>
      <w:proofErr w:type="spellStart"/>
      <w:r w:rsidRPr="00912EC7">
        <w:rPr>
          <w:rFonts w:ascii="Century Gothic" w:hAnsi="Century Gothic"/>
          <w:b w:val="0"/>
          <w:color w:val="000000"/>
          <w:kern w:val="36"/>
          <w:sz w:val="20"/>
          <w:szCs w:val="18"/>
        </w:rPr>
        <w:t>Promeus</w:t>
      </w:r>
      <w:proofErr w:type="spellEnd"/>
      <w:r w:rsidRPr="00912EC7">
        <w:rPr>
          <w:rFonts w:ascii="Century Gothic" w:hAnsi="Century Gothic"/>
          <w:b w:val="0"/>
          <w:color w:val="000000"/>
          <w:kern w:val="36"/>
          <w:sz w:val="20"/>
          <w:szCs w:val="18"/>
        </w:rPr>
        <w:t xml:space="preserve"> system and use the email notification functionality within </w:t>
      </w:r>
      <w:proofErr w:type="spellStart"/>
      <w:r w:rsidRPr="00912EC7">
        <w:rPr>
          <w:rFonts w:ascii="Century Gothic" w:hAnsi="Century Gothic"/>
          <w:b w:val="0"/>
          <w:color w:val="000000"/>
          <w:kern w:val="36"/>
          <w:sz w:val="20"/>
          <w:szCs w:val="18"/>
        </w:rPr>
        <w:t>Promeus</w:t>
      </w:r>
      <w:proofErr w:type="spellEnd"/>
      <w:r w:rsidRPr="00912EC7">
        <w:rPr>
          <w:rFonts w:ascii="Century Gothic" w:hAnsi="Century Gothic"/>
          <w:b w:val="0"/>
          <w:color w:val="000000"/>
          <w:kern w:val="36"/>
          <w:sz w:val="20"/>
          <w:szCs w:val="18"/>
        </w:rPr>
        <w:t xml:space="preserve"> to inform the Virgin Business Performance Specialist for their </w:t>
      </w:r>
      <w:proofErr w:type="gramStart"/>
      <w:r w:rsidRPr="00912EC7">
        <w:rPr>
          <w:rFonts w:ascii="Century Gothic" w:hAnsi="Century Gothic"/>
          <w:b w:val="0"/>
          <w:color w:val="000000"/>
          <w:kern w:val="36"/>
          <w:sz w:val="20"/>
          <w:szCs w:val="18"/>
        </w:rPr>
        <w:t>review;</w:t>
      </w:r>
      <w:proofErr w:type="gramEnd"/>
    </w:p>
    <w:p w14:paraId="0384A147" w14:textId="77777777" w:rsidR="00B53FC1" w:rsidRPr="00912EC7" w:rsidRDefault="00B53FC1" w:rsidP="00B53FC1">
      <w:pPr>
        <w:ind w:left="3534"/>
        <w:rPr>
          <w:rFonts w:ascii="Century Gothic" w:eastAsiaTheme="minorHAnsi" w:hAnsi="Century Gothic"/>
          <w:color w:val="000000"/>
          <w:sz w:val="20"/>
          <w:szCs w:val="18"/>
        </w:rPr>
      </w:pPr>
    </w:p>
    <w:p w14:paraId="122BC2AA" w14:textId="77777777"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Within 5 Business Days of receipt of the completed MPL service plan, Virgin will assess the suitability and advise the Supplier of any amendments where necessary by using the email notification functionality within </w:t>
      </w:r>
      <w:proofErr w:type="spellStart"/>
      <w:proofErr w:type="gramStart"/>
      <w:r w:rsidRPr="00912EC7">
        <w:rPr>
          <w:rFonts w:ascii="Century Gothic" w:hAnsi="Century Gothic"/>
          <w:b w:val="0"/>
          <w:color w:val="000000"/>
          <w:kern w:val="36"/>
          <w:sz w:val="20"/>
          <w:szCs w:val="18"/>
        </w:rPr>
        <w:t>Promeus</w:t>
      </w:r>
      <w:proofErr w:type="spellEnd"/>
      <w:r w:rsidRPr="00912EC7">
        <w:rPr>
          <w:rFonts w:ascii="Century Gothic" w:hAnsi="Century Gothic"/>
          <w:b w:val="0"/>
          <w:color w:val="000000"/>
          <w:kern w:val="36"/>
          <w:sz w:val="20"/>
          <w:szCs w:val="18"/>
        </w:rPr>
        <w:t>;</w:t>
      </w:r>
      <w:proofErr w:type="gramEnd"/>
    </w:p>
    <w:p w14:paraId="33D7AB22" w14:textId="77777777" w:rsidR="00B53FC1" w:rsidRPr="00912EC7" w:rsidRDefault="00B53FC1" w:rsidP="00B53FC1">
      <w:pPr>
        <w:ind w:left="3534"/>
        <w:rPr>
          <w:rFonts w:ascii="Century Gothic" w:eastAsiaTheme="minorHAnsi" w:hAnsi="Century Gothic"/>
          <w:color w:val="000000"/>
          <w:sz w:val="20"/>
          <w:szCs w:val="18"/>
        </w:rPr>
      </w:pPr>
    </w:p>
    <w:p w14:paraId="73CCF3BE" w14:textId="77777777"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If change or amendments are agreed, within 3 Business Days, Virgin will confirm the MPL service plan and move the plan from the development to production in the system and issue notification that the revised service plan is now in production to the Supplier and </w:t>
      </w:r>
      <w:proofErr w:type="spellStart"/>
      <w:proofErr w:type="gramStart"/>
      <w:r w:rsidRPr="00912EC7">
        <w:rPr>
          <w:rFonts w:ascii="Century Gothic" w:hAnsi="Century Gothic"/>
          <w:b w:val="0"/>
          <w:color w:val="000000"/>
          <w:kern w:val="36"/>
          <w:sz w:val="20"/>
          <w:szCs w:val="18"/>
        </w:rPr>
        <w:t>Lomature</w:t>
      </w:r>
      <w:proofErr w:type="spellEnd"/>
      <w:r w:rsidRPr="00912EC7">
        <w:rPr>
          <w:rFonts w:ascii="Century Gothic" w:hAnsi="Century Gothic"/>
          <w:b w:val="0"/>
          <w:color w:val="000000"/>
          <w:kern w:val="36"/>
          <w:sz w:val="20"/>
          <w:szCs w:val="18"/>
        </w:rPr>
        <w:t>;</w:t>
      </w:r>
      <w:proofErr w:type="gramEnd"/>
    </w:p>
    <w:p w14:paraId="18AFA94D" w14:textId="77777777" w:rsidR="00B53FC1" w:rsidRPr="00912EC7" w:rsidRDefault="00B53FC1" w:rsidP="00B53FC1">
      <w:pPr>
        <w:pStyle w:val="ListParagraph"/>
        <w:ind w:left="3196"/>
        <w:rPr>
          <w:rFonts w:ascii="Century Gothic" w:eastAsiaTheme="minorHAnsi" w:hAnsi="Century Gothic"/>
          <w:color w:val="000000"/>
          <w:sz w:val="20"/>
          <w:szCs w:val="18"/>
        </w:rPr>
      </w:pPr>
    </w:p>
    <w:p w14:paraId="25FEAA65" w14:textId="75644CC3"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Within 3 Business Days of </w:t>
      </w:r>
      <w:proofErr w:type="spellStart"/>
      <w:r w:rsidRPr="00912EC7">
        <w:rPr>
          <w:rFonts w:ascii="Century Gothic" w:hAnsi="Century Gothic"/>
          <w:b w:val="0"/>
          <w:color w:val="000000"/>
          <w:kern w:val="36"/>
          <w:sz w:val="20"/>
          <w:szCs w:val="18"/>
        </w:rPr>
        <w:t>Lomature</w:t>
      </w:r>
      <w:proofErr w:type="spellEnd"/>
      <w:r w:rsidRPr="00912EC7">
        <w:rPr>
          <w:rFonts w:ascii="Century Gothic" w:hAnsi="Century Gothic"/>
          <w:b w:val="0"/>
          <w:color w:val="000000"/>
          <w:kern w:val="36"/>
          <w:sz w:val="20"/>
          <w:szCs w:val="18"/>
        </w:rPr>
        <w:t xml:space="preserve"> receiving the newly approved MPL service plan, </w:t>
      </w:r>
      <w:proofErr w:type="spellStart"/>
      <w:r w:rsidRPr="00912EC7">
        <w:rPr>
          <w:rFonts w:ascii="Century Gothic" w:hAnsi="Century Gothic"/>
          <w:b w:val="0"/>
          <w:color w:val="000000"/>
          <w:kern w:val="36"/>
          <w:sz w:val="20"/>
          <w:szCs w:val="18"/>
        </w:rPr>
        <w:t>Lomature</w:t>
      </w:r>
      <w:proofErr w:type="spellEnd"/>
      <w:r w:rsidRPr="00912EC7">
        <w:rPr>
          <w:rFonts w:ascii="Century Gothic" w:hAnsi="Century Gothic"/>
          <w:b w:val="0"/>
          <w:color w:val="000000"/>
          <w:kern w:val="36"/>
          <w:sz w:val="20"/>
          <w:szCs w:val="18"/>
        </w:rPr>
        <w:t xml:space="preserve"> will update the </w:t>
      </w:r>
      <w:proofErr w:type="spellStart"/>
      <w:r w:rsidR="004E2C87" w:rsidRPr="00912EC7">
        <w:rPr>
          <w:rFonts w:ascii="Century Gothic" w:hAnsi="Century Gothic"/>
          <w:b w:val="0"/>
          <w:color w:val="000000"/>
          <w:kern w:val="36"/>
          <w:sz w:val="20"/>
          <w:szCs w:val="18"/>
        </w:rPr>
        <w:t>Promeus</w:t>
      </w:r>
      <w:proofErr w:type="spellEnd"/>
      <w:r w:rsidRPr="00912EC7">
        <w:rPr>
          <w:rFonts w:ascii="Century Gothic" w:hAnsi="Century Gothic"/>
          <w:b w:val="0"/>
          <w:color w:val="000000"/>
          <w:kern w:val="36"/>
          <w:sz w:val="20"/>
          <w:szCs w:val="18"/>
        </w:rPr>
        <w:t xml:space="preserve"> system with the changes and populate the </w:t>
      </w:r>
      <w:proofErr w:type="spellStart"/>
      <w:r w:rsidR="004E2C87" w:rsidRPr="00912EC7">
        <w:rPr>
          <w:rFonts w:ascii="Century Gothic" w:hAnsi="Century Gothic"/>
          <w:b w:val="0"/>
          <w:color w:val="000000"/>
          <w:kern w:val="36"/>
          <w:sz w:val="20"/>
          <w:szCs w:val="18"/>
        </w:rPr>
        <w:t>Promeus</w:t>
      </w:r>
      <w:proofErr w:type="spellEnd"/>
      <w:r w:rsidRPr="00912EC7">
        <w:rPr>
          <w:rFonts w:ascii="Century Gothic" w:hAnsi="Century Gothic"/>
          <w:b w:val="0"/>
          <w:color w:val="000000"/>
          <w:kern w:val="36"/>
          <w:sz w:val="20"/>
          <w:szCs w:val="18"/>
        </w:rPr>
        <w:t xml:space="preserve"> Codes in the MPL service plan and advise both Virgin and the Supplier of the same through the </w:t>
      </w:r>
      <w:proofErr w:type="spellStart"/>
      <w:r w:rsidRPr="00912EC7">
        <w:rPr>
          <w:rFonts w:ascii="Century Gothic" w:hAnsi="Century Gothic"/>
          <w:b w:val="0"/>
          <w:color w:val="000000"/>
          <w:kern w:val="36"/>
          <w:sz w:val="20"/>
          <w:szCs w:val="18"/>
        </w:rPr>
        <w:t>Promeus</w:t>
      </w:r>
      <w:proofErr w:type="spellEnd"/>
      <w:r w:rsidRPr="00912EC7">
        <w:rPr>
          <w:rFonts w:ascii="Century Gothic" w:hAnsi="Century Gothic"/>
          <w:b w:val="0"/>
          <w:color w:val="000000"/>
          <w:kern w:val="36"/>
          <w:sz w:val="20"/>
          <w:szCs w:val="18"/>
        </w:rPr>
        <w:t xml:space="preserve"> notification </w:t>
      </w:r>
      <w:proofErr w:type="gramStart"/>
      <w:r w:rsidRPr="00912EC7">
        <w:rPr>
          <w:rFonts w:ascii="Century Gothic" w:hAnsi="Century Gothic"/>
          <w:b w:val="0"/>
          <w:color w:val="000000"/>
          <w:kern w:val="36"/>
          <w:sz w:val="20"/>
          <w:szCs w:val="18"/>
        </w:rPr>
        <w:t>function;</w:t>
      </w:r>
      <w:proofErr w:type="gramEnd"/>
    </w:p>
    <w:p w14:paraId="35DB99BE" w14:textId="77777777" w:rsidR="00B53FC1" w:rsidRPr="00912EC7" w:rsidRDefault="00B53FC1" w:rsidP="00B53FC1">
      <w:pPr>
        <w:ind w:left="3534"/>
        <w:rPr>
          <w:rFonts w:ascii="Century Gothic" w:eastAsiaTheme="minorHAnsi" w:hAnsi="Century Gothic"/>
          <w:color w:val="000000"/>
          <w:sz w:val="20"/>
          <w:szCs w:val="18"/>
        </w:rPr>
      </w:pPr>
    </w:p>
    <w:p w14:paraId="44A5D894" w14:textId="2988DAD0"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r w:rsidRPr="00912EC7">
        <w:rPr>
          <w:rFonts w:ascii="Century Gothic" w:hAnsi="Century Gothic"/>
          <w:b w:val="0"/>
          <w:color w:val="000000"/>
          <w:kern w:val="36"/>
          <w:sz w:val="20"/>
          <w:szCs w:val="18"/>
        </w:rPr>
        <w:t xml:space="preserve">The Supplier will check the Charges in </w:t>
      </w:r>
      <w:proofErr w:type="spellStart"/>
      <w:r w:rsidR="004E2C87" w:rsidRPr="00912EC7">
        <w:rPr>
          <w:rFonts w:ascii="Century Gothic" w:hAnsi="Century Gothic"/>
          <w:b w:val="0"/>
          <w:color w:val="000000"/>
          <w:kern w:val="36"/>
          <w:sz w:val="20"/>
          <w:szCs w:val="18"/>
        </w:rPr>
        <w:t>Promeus</w:t>
      </w:r>
      <w:proofErr w:type="spellEnd"/>
      <w:r w:rsidRPr="00912EC7">
        <w:rPr>
          <w:rFonts w:ascii="Century Gothic" w:hAnsi="Century Gothic"/>
          <w:b w:val="0"/>
          <w:color w:val="000000"/>
          <w:kern w:val="36"/>
          <w:sz w:val="20"/>
          <w:szCs w:val="18"/>
        </w:rPr>
        <w:t xml:space="preserve"> to confirm </w:t>
      </w:r>
      <w:proofErr w:type="gramStart"/>
      <w:r w:rsidRPr="00912EC7">
        <w:rPr>
          <w:rFonts w:ascii="Century Gothic" w:hAnsi="Century Gothic"/>
          <w:b w:val="0"/>
          <w:color w:val="000000"/>
          <w:kern w:val="36"/>
          <w:sz w:val="20"/>
          <w:szCs w:val="18"/>
        </w:rPr>
        <w:t>accuracy;</w:t>
      </w:r>
      <w:proofErr w:type="gramEnd"/>
    </w:p>
    <w:p w14:paraId="29727557" w14:textId="77777777" w:rsidR="00B53FC1" w:rsidRPr="00912EC7" w:rsidRDefault="00B53FC1" w:rsidP="00B53FC1">
      <w:pPr>
        <w:ind w:left="4952"/>
        <w:rPr>
          <w:rFonts w:ascii="Century Gothic" w:eastAsiaTheme="minorHAnsi" w:hAnsi="Century Gothic"/>
          <w:color w:val="000000"/>
          <w:sz w:val="20"/>
          <w:szCs w:val="18"/>
        </w:rPr>
      </w:pPr>
    </w:p>
    <w:p w14:paraId="270C60B3" w14:textId="77777777" w:rsidR="00B53FC1" w:rsidRPr="00912EC7" w:rsidRDefault="00B53FC1" w:rsidP="009A418A">
      <w:pPr>
        <w:pStyle w:val="ListParagraph"/>
        <w:numPr>
          <w:ilvl w:val="0"/>
          <w:numId w:val="27"/>
        </w:numPr>
        <w:ind w:left="1778"/>
        <w:jc w:val="left"/>
        <w:rPr>
          <w:rFonts w:ascii="Century Gothic" w:hAnsi="Century Gothic"/>
          <w:color w:val="000000"/>
          <w:sz w:val="20"/>
          <w:szCs w:val="18"/>
        </w:rPr>
      </w:pPr>
      <w:r w:rsidRPr="00912EC7">
        <w:rPr>
          <w:rFonts w:ascii="Century Gothic" w:hAnsi="Century Gothic"/>
          <w:color w:val="000000"/>
          <w:sz w:val="20"/>
          <w:szCs w:val="18"/>
        </w:rPr>
        <w:lastRenderedPageBreak/>
        <w:t xml:space="preserve">If errors are discovered by the Supplier, the Supplier shall immediately email </w:t>
      </w:r>
      <w:proofErr w:type="spellStart"/>
      <w:r w:rsidRPr="00912EC7">
        <w:rPr>
          <w:rFonts w:ascii="Century Gothic" w:hAnsi="Century Gothic"/>
          <w:color w:val="000000"/>
          <w:sz w:val="20"/>
          <w:szCs w:val="18"/>
        </w:rPr>
        <w:t>Lomature</w:t>
      </w:r>
      <w:proofErr w:type="spellEnd"/>
      <w:r w:rsidRPr="00912EC7">
        <w:rPr>
          <w:rFonts w:ascii="Century Gothic" w:hAnsi="Century Gothic"/>
          <w:color w:val="000000"/>
          <w:sz w:val="20"/>
          <w:szCs w:val="18"/>
        </w:rPr>
        <w:t xml:space="preserve">, copying Virgin, to notify them of the issue through the </w:t>
      </w:r>
      <w:proofErr w:type="spellStart"/>
      <w:r w:rsidRPr="00912EC7">
        <w:rPr>
          <w:rFonts w:ascii="Century Gothic" w:hAnsi="Century Gothic"/>
          <w:color w:val="000000"/>
          <w:sz w:val="20"/>
          <w:szCs w:val="18"/>
        </w:rPr>
        <w:t>Promeus</w:t>
      </w:r>
      <w:proofErr w:type="spellEnd"/>
      <w:r w:rsidRPr="00912EC7">
        <w:rPr>
          <w:rFonts w:ascii="Century Gothic" w:hAnsi="Century Gothic"/>
          <w:color w:val="000000"/>
          <w:sz w:val="20"/>
          <w:szCs w:val="18"/>
        </w:rPr>
        <w:t xml:space="preserve"> notification function; and</w:t>
      </w:r>
    </w:p>
    <w:p w14:paraId="20E6818E" w14:textId="77777777" w:rsidR="00B53FC1" w:rsidRPr="00912EC7" w:rsidRDefault="00B53FC1" w:rsidP="00B53FC1">
      <w:pPr>
        <w:ind w:left="3534"/>
        <w:rPr>
          <w:rFonts w:ascii="Century Gothic" w:hAnsi="Century Gothic"/>
          <w:color w:val="000000"/>
          <w:sz w:val="20"/>
          <w:szCs w:val="18"/>
        </w:rPr>
      </w:pPr>
    </w:p>
    <w:p w14:paraId="4604E5D9" w14:textId="77777777" w:rsidR="00B53FC1" w:rsidRPr="00912EC7" w:rsidRDefault="00B53FC1" w:rsidP="009A418A">
      <w:pPr>
        <w:pStyle w:val="Heading1"/>
        <w:numPr>
          <w:ilvl w:val="0"/>
          <w:numId w:val="27"/>
        </w:numPr>
        <w:tabs>
          <w:tab w:val="left" w:pos="720"/>
        </w:tabs>
        <w:ind w:left="1778"/>
        <w:rPr>
          <w:rFonts w:ascii="Century Gothic" w:hAnsi="Century Gothic"/>
          <w:b w:val="0"/>
          <w:color w:val="000000"/>
          <w:kern w:val="36"/>
          <w:sz w:val="20"/>
          <w:szCs w:val="18"/>
        </w:rPr>
      </w:pPr>
      <w:proofErr w:type="spellStart"/>
      <w:r w:rsidRPr="00912EC7">
        <w:rPr>
          <w:rFonts w:ascii="Century Gothic" w:hAnsi="Century Gothic"/>
          <w:b w:val="0"/>
          <w:color w:val="000000"/>
          <w:kern w:val="36"/>
          <w:sz w:val="20"/>
          <w:szCs w:val="18"/>
        </w:rPr>
        <w:t>Lomature</w:t>
      </w:r>
      <w:proofErr w:type="spellEnd"/>
      <w:r w:rsidRPr="00912EC7">
        <w:rPr>
          <w:rFonts w:ascii="Century Gothic" w:hAnsi="Century Gothic"/>
          <w:b w:val="0"/>
          <w:color w:val="000000"/>
          <w:kern w:val="36"/>
          <w:sz w:val="20"/>
          <w:szCs w:val="18"/>
        </w:rPr>
        <w:t xml:space="preserve"> shall correct the issue within 2 Business Days and the Supplier shall review the Charges for completeness.</w:t>
      </w:r>
    </w:p>
    <w:p w14:paraId="44F297B0" w14:textId="77777777" w:rsidR="00B53FC1" w:rsidRPr="00912EC7" w:rsidRDefault="00B53FC1" w:rsidP="00B53FC1">
      <w:pPr>
        <w:pStyle w:val="BodyText2"/>
        <w:ind w:left="1440"/>
        <w:rPr>
          <w:rFonts w:ascii="Century Gothic" w:hAnsi="Century Gothic"/>
          <w:sz w:val="20"/>
          <w:szCs w:val="18"/>
        </w:rPr>
      </w:pPr>
    </w:p>
    <w:p w14:paraId="29B21D52" w14:textId="77777777" w:rsidR="00B53FC1" w:rsidRPr="00912EC7" w:rsidRDefault="00B53FC1" w:rsidP="009A418A">
      <w:pPr>
        <w:pStyle w:val="Heading1"/>
        <w:numPr>
          <w:ilvl w:val="0"/>
          <w:numId w:val="45"/>
        </w:numPr>
        <w:ind w:left="567" w:hanging="567"/>
        <w:rPr>
          <w:rFonts w:ascii="Century Gothic" w:hAnsi="Century Gothic"/>
          <w:bCs/>
          <w:kern w:val="36"/>
          <w:sz w:val="20"/>
          <w:szCs w:val="18"/>
        </w:rPr>
      </w:pPr>
      <w:r w:rsidRPr="00912EC7">
        <w:rPr>
          <w:rFonts w:ascii="Century Gothic" w:hAnsi="Century Gothic"/>
          <w:bCs/>
          <w:kern w:val="36"/>
          <w:sz w:val="20"/>
          <w:szCs w:val="18"/>
        </w:rPr>
        <w:t xml:space="preserve">Process for MPD (Service Plans via </w:t>
      </w:r>
      <w:proofErr w:type="spellStart"/>
      <w:r w:rsidRPr="00912EC7">
        <w:rPr>
          <w:rFonts w:ascii="Century Gothic" w:hAnsi="Century Gothic"/>
          <w:bCs/>
          <w:kern w:val="36"/>
          <w:sz w:val="20"/>
          <w:szCs w:val="18"/>
        </w:rPr>
        <w:t>Promeus</w:t>
      </w:r>
      <w:proofErr w:type="spellEnd"/>
      <w:r w:rsidRPr="00912EC7">
        <w:rPr>
          <w:rFonts w:ascii="Century Gothic" w:hAnsi="Century Gothic"/>
          <w:bCs/>
          <w:kern w:val="36"/>
          <w:sz w:val="20"/>
          <w:szCs w:val="18"/>
        </w:rPr>
        <w:t>) Charges or Amendments</w:t>
      </w:r>
    </w:p>
    <w:p w14:paraId="311B9939" w14:textId="77777777" w:rsidR="00B53FC1" w:rsidRPr="00912EC7" w:rsidRDefault="00B53FC1" w:rsidP="00B53FC1">
      <w:pPr>
        <w:pStyle w:val="BodyText1"/>
        <w:rPr>
          <w:rFonts w:ascii="Century Gothic" w:eastAsiaTheme="minorHAnsi" w:hAnsi="Century Gothic"/>
          <w:sz w:val="20"/>
          <w:szCs w:val="18"/>
        </w:rPr>
      </w:pPr>
    </w:p>
    <w:p w14:paraId="0AD1EFA9" w14:textId="77777777" w:rsidR="00B53FC1" w:rsidRPr="00547C07" w:rsidRDefault="00B53FC1" w:rsidP="009A418A">
      <w:pPr>
        <w:pStyle w:val="Heading2"/>
        <w:numPr>
          <w:ilvl w:val="1"/>
          <w:numId w:val="64"/>
        </w:numPr>
        <w:rPr>
          <w:rFonts w:ascii="Century Gothic" w:hAnsi="Century Gothic"/>
        </w:rPr>
      </w:pPr>
      <w:r w:rsidRPr="00547C07">
        <w:rPr>
          <w:rFonts w:ascii="Century Gothic" w:hAnsi="Century Gothic"/>
        </w:rPr>
        <w:t>Following agreement between the Parties to change the Charges on a service plan, the following process will apply:</w:t>
      </w:r>
    </w:p>
    <w:p w14:paraId="32E3D29A" w14:textId="77777777" w:rsidR="00B53FC1" w:rsidRPr="00912EC7" w:rsidRDefault="00B53FC1" w:rsidP="00B53FC1">
      <w:pPr>
        <w:pStyle w:val="BodyText1"/>
        <w:rPr>
          <w:rFonts w:ascii="Century Gothic" w:eastAsiaTheme="minorHAnsi" w:hAnsi="Century Gothic"/>
          <w:sz w:val="20"/>
        </w:rPr>
      </w:pPr>
    </w:p>
    <w:p w14:paraId="69133E3A"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For each new Menu Change or amendment, Virgin will issue a new or updated service plan detailing menu specification and Design to Cost targets to the Supplier within </w:t>
      </w:r>
      <w:proofErr w:type="spellStart"/>
      <w:proofErr w:type="gramStart"/>
      <w:r w:rsidRPr="00912EC7">
        <w:rPr>
          <w:rFonts w:ascii="Century Gothic" w:hAnsi="Century Gothic"/>
          <w:color w:val="000000"/>
          <w:sz w:val="20"/>
          <w:szCs w:val="18"/>
        </w:rPr>
        <w:t>Promeus</w:t>
      </w:r>
      <w:proofErr w:type="spellEnd"/>
      <w:r w:rsidRPr="00912EC7">
        <w:rPr>
          <w:rFonts w:ascii="Century Gothic" w:hAnsi="Century Gothic"/>
          <w:color w:val="000000"/>
          <w:sz w:val="20"/>
          <w:szCs w:val="18"/>
        </w:rPr>
        <w:t>;</w:t>
      </w:r>
      <w:proofErr w:type="gramEnd"/>
    </w:p>
    <w:p w14:paraId="22472092" w14:textId="77777777" w:rsidR="00B53FC1" w:rsidRPr="00912EC7" w:rsidRDefault="00B53FC1" w:rsidP="00B53FC1">
      <w:pPr>
        <w:ind w:left="1418"/>
        <w:rPr>
          <w:rFonts w:ascii="Century Gothic" w:hAnsi="Century Gothic"/>
          <w:color w:val="000000"/>
          <w:sz w:val="20"/>
          <w:szCs w:val="18"/>
        </w:rPr>
      </w:pPr>
    </w:p>
    <w:p w14:paraId="1DB9514A"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Within 5 Business Days of receipt of this service plan, the Supplier will insert the Charges, menu description and any applicable taxes and / or surcharges and save changes within the </w:t>
      </w:r>
      <w:proofErr w:type="spellStart"/>
      <w:r w:rsidRPr="00912EC7">
        <w:rPr>
          <w:rFonts w:ascii="Century Gothic" w:hAnsi="Century Gothic"/>
          <w:color w:val="000000"/>
          <w:sz w:val="20"/>
          <w:szCs w:val="18"/>
        </w:rPr>
        <w:t>Promeus</w:t>
      </w:r>
      <w:proofErr w:type="spellEnd"/>
      <w:r w:rsidRPr="00912EC7">
        <w:rPr>
          <w:rFonts w:ascii="Century Gothic" w:hAnsi="Century Gothic"/>
          <w:color w:val="000000"/>
          <w:sz w:val="20"/>
          <w:szCs w:val="18"/>
        </w:rPr>
        <w:t xml:space="preserve"> system and use the email notification functionality within </w:t>
      </w:r>
      <w:proofErr w:type="spellStart"/>
      <w:r w:rsidRPr="00912EC7">
        <w:rPr>
          <w:rFonts w:ascii="Century Gothic" w:hAnsi="Century Gothic"/>
          <w:color w:val="000000"/>
          <w:sz w:val="20"/>
          <w:szCs w:val="18"/>
        </w:rPr>
        <w:t>Promeus</w:t>
      </w:r>
      <w:proofErr w:type="spellEnd"/>
      <w:r w:rsidRPr="00912EC7">
        <w:rPr>
          <w:rFonts w:ascii="Century Gothic" w:hAnsi="Century Gothic"/>
          <w:color w:val="000000"/>
          <w:sz w:val="20"/>
          <w:szCs w:val="18"/>
        </w:rPr>
        <w:t xml:space="preserve"> to inform the Virgin Food and Beverage Manager / Executive for their </w:t>
      </w:r>
      <w:proofErr w:type="gramStart"/>
      <w:r w:rsidRPr="00912EC7">
        <w:rPr>
          <w:rFonts w:ascii="Century Gothic" w:hAnsi="Century Gothic"/>
          <w:color w:val="000000"/>
          <w:sz w:val="20"/>
          <w:szCs w:val="18"/>
        </w:rPr>
        <w:t>review;</w:t>
      </w:r>
      <w:proofErr w:type="gramEnd"/>
    </w:p>
    <w:p w14:paraId="69704BF6" w14:textId="77777777" w:rsidR="00B53FC1" w:rsidRPr="00912EC7" w:rsidRDefault="00B53FC1" w:rsidP="00B53FC1">
      <w:pPr>
        <w:rPr>
          <w:rFonts w:ascii="Century Gothic" w:hAnsi="Century Gothic"/>
          <w:color w:val="000000"/>
          <w:sz w:val="20"/>
          <w:szCs w:val="18"/>
        </w:rPr>
      </w:pPr>
    </w:p>
    <w:p w14:paraId="141F1288"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Within 5 Business Days of receipt of the completed service plan, Virgin will assess the suitability and advise the Supplier of any amendments where necessary (this may include a menu presentation</w:t>
      </w:r>
      <w:proofErr w:type="gramStart"/>
      <w:r w:rsidRPr="00912EC7">
        <w:rPr>
          <w:rFonts w:ascii="Century Gothic" w:hAnsi="Century Gothic"/>
          <w:color w:val="000000"/>
          <w:sz w:val="20"/>
          <w:szCs w:val="18"/>
        </w:rPr>
        <w:t>);</w:t>
      </w:r>
      <w:proofErr w:type="gramEnd"/>
    </w:p>
    <w:p w14:paraId="0716B00B" w14:textId="77777777" w:rsidR="00B53FC1" w:rsidRPr="00912EC7" w:rsidRDefault="00B53FC1" w:rsidP="00B53FC1">
      <w:pPr>
        <w:rPr>
          <w:rFonts w:ascii="Century Gothic" w:hAnsi="Century Gothic"/>
          <w:color w:val="000000"/>
          <w:sz w:val="20"/>
          <w:szCs w:val="18"/>
        </w:rPr>
      </w:pPr>
    </w:p>
    <w:p w14:paraId="0C6C5829"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The Supplier shall update the service plan within 10 Business Days of the menu presentation and/or receipt of the amendments required and save changes within </w:t>
      </w:r>
      <w:proofErr w:type="spellStart"/>
      <w:r w:rsidRPr="00912EC7">
        <w:rPr>
          <w:rFonts w:ascii="Century Gothic" w:hAnsi="Century Gothic"/>
          <w:color w:val="000000"/>
          <w:sz w:val="20"/>
          <w:szCs w:val="18"/>
        </w:rPr>
        <w:t>Promeus</w:t>
      </w:r>
      <w:proofErr w:type="spellEnd"/>
      <w:r w:rsidRPr="00912EC7">
        <w:rPr>
          <w:rFonts w:ascii="Century Gothic" w:hAnsi="Century Gothic"/>
          <w:color w:val="000000"/>
          <w:sz w:val="20"/>
          <w:szCs w:val="18"/>
        </w:rPr>
        <w:t xml:space="preserve"> and email notification (through </w:t>
      </w:r>
      <w:proofErr w:type="spellStart"/>
      <w:r w:rsidRPr="00912EC7">
        <w:rPr>
          <w:rFonts w:ascii="Century Gothic" w:hAnsi="Century Gothic"/>
          <w:color w:val="000000"/>
          <w:sz w:val="20"/>
          <w:szCs w:val="18"/>
        </w:rPr>
        <w:t>Promeus</w:t>
      </w:r>
      <w:proofErr w:type="spellEnd"/>
      <w:r w:rsidRPr="00912EC7">
        <w:rPr>
          <w:rFonts w:ascii="Century Gothic" w:hAnsi="Century Gothic"/>
          <w:color w:val="000000"/>
          <w:sz w:val="20"/>
          <w:szCs w:val="18"/>
        </w:rPr>
        <w:t xml:space="preserve">) to </w:t>
      </w:r>
      <w:proofErr w:type="gramStart"/>
      <w:r w:rsidRPr="00912EC7">
        <w:rPr>
          <w:rFonts w:ascii="Century Gothic" w:hAnsi="Century Gothic"/>
          <w:color w:val="000000"/>
          <w:sz w:val="20"/>
          <w:szCs w:val="18"/>
        </w:rPr>
        <w:t>Virgin;</w:t>
      </w:r>
      <w:proofErr w:type="gramEnd"/>
    </w:p>
    <w:p w14:paraId="337EDF48" w14:textId="77777777" w:rsidR="00B53FC1" w:rsidRPr="00912EC7" w:rsidRDefault="00B53FC1" w:rsidP="00B53FC1">
      <w:pPr>
        <w:rPr>
          <w:rFonts w:ascii="Century Gothic" w:hAnsi="Century Gothic"/>
          <w:color w:val="000000"/>
          <w:sz w:val="20"/>
          <w:szCs w:val="18"/>
        </w:rPr>
      </w:pPr>
    </w:p>
    <w:p w14:paraId="2548A473" w14:textId="06990410"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For amendments, within 3 Business Days and for new Menu Change within 15 Business Days of </w:t>
      </w:r>
      <w:proofErr w:type="spellStart"/>
      <w:r w:rsidRPr="00912EC7">
        <w:rPr>
          <w:rFonts w:ascii="Century Gothic" w:hAnsi="Century Gothic"/>
          <w:color w:val="000000"/>
          <w:sz w:val="20"/>
          <w:szCs w:val="18"/>
        </w:rPr>
        <w:t>Lomature</w:t>
      </w:r>
      <w:proofErr w:type="spellEnd"/>
      <w:r w:rsidRPr="00912EC7">
        <w:rPr>
          <w:rFonts w:ascii="Century Gothic" w:hAnsi="Century Gothic"/>
          <w:color w:val="000000"/>
          <w:sz w:val="20"/>
          <w:szCs w:val="18"/>
        </w:rPr>
        <w:t xml:space="preserve"> receiving the newly approved service plan, </w:t>
      </w:r>
      <w:proofErr w:type="spellStart"/>
      <w:r w:rsidRPr="00912EC7">
        <w:rPr>
          <w:rFonts w:ascii="Century Gothic" w:hAnsi="Century Gothic"/>
          <w:color w:val="000000"/>
          <w:sz w:val="20"/>
          <w:szCs w:val="18"/>
        </w:rPr>
        <w:t>Lomature</w:t>
      </w:r>
      <w:proofErr w:type="spellEnd"/>
      <w:r w:rsidRPr="00912EC7">
        <w:rPr>
          <w:rFonts w:ascii="Century Gothic" w:hAnsi="Century Gothic"/>
          <w:color w:val="000000"/>
          <w:sz w:val="20"/>
          <w:szCs w:val="18"/>
        </w:rPr>
        <w:t xml:space="preserve"> will update the </w:t>
      </w:r>
      <w:proofErr w:type="spellStart"/>
      <w:r w:rsidR="004E2C87" w:rsidRPr="00912EC7">
        <w:rPr>
          <w:rFonts w:ascii="Century Gothic" w:hAnsi="Century Gothic"/>
          <w:color w:val="000000"/>
          <w:sz w:val="20"/>
          <w:szCs w:val="18"/>
        </w:rPr>
        <w:t>Promeus</w:t>
      </w:r>
      <w:proofErr w:type="spellEnd"/>
      <w:r w:rsidRPr="00912EC7">
        <w:rPr>
          <w:rFonts w:ascii="Century Gothic" w:hAnsi="Century Gothic"/>
          <w:color w:val="000000"/>
          <w:sz w:val="20"/>
          <w:szCs w:val="18"/>
        </w:rPr>
        <w:t xml:space="preserve"> system with the changes and populate the </w:t>
      </w:r>
      <w:proofErr w:type="spellStart"/>
      <w:r w:rsidR="004E2C87" w:rsidRPr="00912EC7">
        <w:rPr>
          <w:rFonts w:ascii="Century Gothic" w:hAnsi="Century Gothic"/>
          <w:color w:val="000000"/>
          <w:sz w:val="20"/>
          <w:szCs w:val="18"/>
        </w:rPr>
        <w:t>Promeus</w:t>
      </w:r>
      <w:proofErr w:type="spellEnd"/>
      <w:r w:rsidRPr="00912EC7">
        <w:rPr>
          <w:rFonts w:ascii="Century Gothic" w:hAnsi="Century Gothic"/>
          <w:color w:val="000000"/>
          <w:sz w:val="20"/>
          <w:szCs w:val="18"/>
        </w:rPr>
        <w:t xml:space="preserve"> Codes in the service plan and advise both Virgin and the Supplier of the same through the </w:t>
      </w:r>
      <w:proofErr w:type="spellStart"/>
      <w:r w:rsidRPr="00912EC7">
        <w:rPr>
          <w:rFonts w:ascii="Century Gothic" w:hAnsi="Century Gothic"/>
          <w:color w:val="000000"/>
          <w:sz w:val="20"/>
          <w:szCs w:val="18"/>
        </w:rPr>
        <w:t>Promeus</w:t>
      </w:r>
      <w:proofErr w:type="spellEnd"/>
      <w:r w:rsidRPr="00912EC7">
        <w:rPr>
          <w:rFonts w:ascii="Century Gothic" w:hAnsi="Century Gothic"/>
          <w:color w:val="000000"/>
          <w:sz w:val="20"/>
          <w:szCs w:val="18"/>
        </w:rPr>
        <w:t xml:space="preserve"> notification </w:t>
      </w:r>
      <w:proofErr w:type="gramStart"/>
      <w:r w:rsidRPr="00912EC7">
        <w:rPr>
          <w:rFonts w:ascii="Century Gothic" w:hAnsi="Century Gothic"/>
          <w:color w:val="000000"/>
          <w:sz w:val="20"/>
          <w:szCs w:val="18"/>
        </w:rPr>
        <w:t>function;</w:t>
      </w:r>
      <w:proofErr w:type="gramEnd"/>
    </w:p>
    <w:p w14:paraId="6ED99AB4" w14:textId="77777777" w:rsidR="00B53FC1" w:rsidRPr="00912EC7" w:rsidRDefault="00B53FC1" w:rsidP="00B53FC1">
      <w:pPr>
        <w:rPr>
          <w:rFonts w:ascii="Century Gothic" w:hAnsi="Century Gothic"/>
          <w:color w:val="000000"/>
          <w:sz w:val="20"/>
          <w:szCs w:val="18"/>
        </w:rPr>
      </w:pPr>
    </w:p>
    <w:p w14:paraId="2D10DDCF"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Within 3 Business Days, Virgin will confirm the service plan and move the plan from the development to production system and issue notification that the revised service plan is now in production to the Supplier and </w:t>
      </w:r>
      <w:proofErr w:type="spellStart"/>
      <w:proofErr w:type="gramStart"/>
      <w:r w:rsidRPr="00912EC7">
        <w:rPr>
          <w:rFonts w:ascii="Century Gothic" w:hAnsi="Century Gothic"/>
          <w:color w:val="000000"/>
          <w:sz w:val="20"/>
          <w:szCs w:val="18"/>
        </w:rPr>
        <w:t>Lomature</w:t>
      </w:r>
      <w:proofErr w:type="spellEnd"/>
      <w:r w:rsidRPr="00912EC7">
        <w:rPr>
          <w:rFonts w:ascii="Century Gothic" w:hAnsi="Century Gothic"/>
          <w:color w:val="000000"/>
          <w:sz w:val="20"/>
          <w:szCs w:val="18"/>
        </w:rPr>
        <w:t>;</w:t>
      </w:r>
      <w:proofErr w:type="gramEnd"/>
    </w:p>
    <w:p w14:paraId="7B1A0FC2" w14:textId="77777777" w:rsidR="00B53FC1" w:rsidRPr="00912EC7" w:rsidRDefault="00B53FC1" w:rsidP="00B53FC1">
      <w:pPr>
        <w:rPr>
          <w:rFonts w:ascii="Century Gothic" w:hAnsi="Century Gothic" w:cs="Arial"/>
          <w:color w:val="000000"/>
          <w:sz w:val="20"/>
          <w:szCs w:val="18"/>
        </w:rPr>
      </w:pPr>
    </w:p>
    <w:p w14:paraId="31DB8335" w14:textId="4D3FFA20" w:rsidR="00B53FC1" w:rsidRPr="00912EC7" w:rsidRDefault="00B53FC1" w:rsidP="009A418A">
      <w:pPr>
        <w:pStyle w:val="ListParagraph"/>
        <w:numPr>
          <w:ilvl w:val="0"/>
          <w:numId w:val="28"/>
        </w:numPr>
        <w:ind w:left="1985" w:hanging="567"/>
        <w:jc w:val="left"/>
        <w:rPr>
          <w:rFonts w:ascii="Century Gothic" w:hAnsi="Century Gothic" w:cs="Arial"/>
          <w:color w:val="000000"/>
          <w:sz w:val="20"/>
          <w:szCs w:val="18"/>
        </w:rPr>
      </w:pPr>
      <w:r w:rsidRPr="00912EC7">
        <w:rPr>
          <w:rFonts w:ascii="Century Gothic" w:hAnsi="Century Gothic"/>
          <w:color w:val="000000"/>
          <w:sz w:val="20"/>
          <w:szCs w:val="18"/>
        </w:rPr>
        <w:t xml:space="preserve">The Supplier will check the Charges in </w:t>
      </w:r>
      <w:proofErr w:type="spellStart"/>
      <w:r w:rsidR="004E2C87" w:rsidRPr="00912EC7">
        <w:rPr>
          <w:rFonts w:ascii="Century Gothic" w:hAnsi="Century Gothic"/>
          <w:color w:val="000000"/>
          <w:sz w:val="20"/>
          <w:szCs w:val="18"/>
        </w:rPr>
        <w:t>Promeus</w:t>
      </w:r>
      <w:proofErr w:type="spellEnd"/>
      <w:r w:rsidRPr="00912EC7">
        <w:rPr>
          <w:rFonts w:ascii="Century Gothic" w:hAnsi="Century Gothic"/>
          <w:color w:val="000000"/>
          <w:sz w:val="20"/>
          <w:szCs w:val="18"/>
        </w:rPr>
        <w:t xml:space="preserve"> to confirm accuracy at least 10 Business Days prior to the Menu </w:t>
      </w:r>
      <w:proofErr w:type="gramStart"/>
      <w:r w:rsidRPr="00912EC7">
        <w:rPr>
          <w:rFonts w:ascii="Century Gothic" w:hAnsi="Century Gothic"/>
          <w:color w:val="000000"/>
          <w:sz w:val="20"/>
          <w:szCs w:val="18"/>
        </w:rPr>
        <w:t>Change;</w:t>
      </w:r>
      <w:proofErr w:type="gramEnd"/>
    </w:p>
    <w:p w14:paraId="4D455A4D" w14:textId="77777777" w:rsidR="00B53FC1" w:rsidRPr="00912EC7" w:rsidRDefault="00B53FC1" w:rsidP="00B53FC1">
      <w:pPr>
        <w:ind w:left="1418"/>
        <w:rPr>
          <w:rFonts w:ascii="Century Gothic" w:hAnsi="Century Gothic"/>
          <w:color w:val="000000"/>
          <w:sz w:val="20"/>
          <w:szCs w:val="18"/>
        </w:rPr>
      </w:pPr>
    </w:p>
    <w:p w14:paraId="78A611D6"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 xml:space="preserve">If errors are discovered by the Supplier, the Supplier shall immediately email </w:t>
      </w:r>
      <w:proofErr w:type="spellStart"/>
      <w:r w:rsidRPr="00912EC7">
        <w:rPr>
          <w:rFonts w:ascii="Century Gothic" w:hAnsi="Century Gothic"/>
          <w:color w:val="000000"/>
          <w:sz w:val="20"/>
          <w:szCs w:val="18"/>
        </w:rPr>
        <w:t>Lomature</w:t>
      </w:r>
      <w:proofErr w:type="spellEnd"/>
      <w:r w:rsidRPr="00912EC7">
        <w:rPr>
          <w:rFonts w:ascii="Century Gothic" w:hAnsi="Century Gothic"/>
          <w:color w:val="000000"/>
          <w:sz w:val="20"/>
          <w:szCs w:val="18"/>
        </w:rPr>
        <w:t>, copying Virgin, to notify them of the issue</w:t>
      </w:r>
      <w:r w:rsidRPr="00912EC7">
        <w:rPr>
          <w:rFonts w:ascii="Century Gothic" w:hAnsi="Century Gothic"/>
          <w:b/>
          <w:bCs/>
          <w:i/>
          <w:iCs/>
          <w:color w:val="000000"/>
          <w:sz w:val="20"/>
          <w:szCs w:val="18"/>
        </w:rPr>
        <w:t xml:space="preserve"> </w:t>
      </w:r>
      <w:r w:rsidRPr="00912EC7">
        <w:rPr>
          <w:rFonts w:ascii="Century Gothic" w:hAnsi="Century Gothic"/>
          <w:color w:val="000000"/>
          <w:sz w:val="20"/>
          <w:szCs w:val="18"/>
        </w:rPr>
        <w:t xml:space="preserve">through the </w:t>
      </w:r>
      <w:proofErr w:type="spellStart"/>
      <w:r w:rsidRPr="00912EC7">
        <w:rPr>
          <w:rFonts w:ascii="Century Gothic" w:hAnsi="Century Gothic"/>
          <w:color w:val="000000"/>
          <w:sz w:val="20"/>
          <w:szCs w:val="18"/>
        </w:rPr>
        <w:t>Promeus</w:t>
      </w:r>
      <w:proofErr w:type="spellEnd"/>
      <w:r w:rsidRPr="00912EC7">
        <w:rPr>
          <w:rFonts w:ascii="Century Gothic" w:hAnsi="Century Gothic"/>
          <w:color w:val="000000"/>
          <w:sz w:val="20"/>
          <w:szCs w:val="18"/>
        </w:rPr>
        <w:t xml:space="preserve"> notification </w:t>
      </w:r>
      <w:proofErr w:type="gramStart"/>
      <w:r w:rsidRPr="00912EC7">
        <w:rPr>
          <w:rFonts w:ascii="Century Gothic" w:hAnsi="Century Gothic"/>
          <w:color w:val="000000"/>
          <w:sz w:val="20"/>
          <w:szCs w:val="18"/>
        </w:rPr>
        <w:t>function;</w:t>
      </w:r>
      <w:proofErr w:type="gramEnd"/>
      <w:r w:rsidRPr="00912EC7">
        <w:rPr>
          <w:rFonts w:ascii="Century Gothic" w:hAnsi="Century Gothic"/>
          <w:color w:val="000000"/>
          <w:sz w:val="20"/>
          <w:szCs w:val="18"/>
        </w:rPr>
        <w:t xml:space="preserve">  </w:t>
      </w:r>
    </w:p>
    <w:p w14:paraId="16074517" w14:textId="77777777" w:rsidR="00B53FC1" w:rsidRPr="00912EC7" w:rsidRDefault="00B53FC1" w:rsidP="00B53FC1">
      <w:pPr>
        <w:rPr>
          <w:rFonts w:ascii="Century Gothic" w:hAnsi="Century Gothic"/>
          <w:color w:val="000000"/>
          <w:sz w:val="20"/>
          <w:szCs w:val="18"/>
        </w:rPr>
      </w:pPr>
    </w:p>
    <w:p w14:paraId="2FF2510F"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proofErr w:type="spellStart"/>
      <w:r w:rsidRPr="00912EC7">
        <w:rPr>
          <w:rFonts w:ascii="Century Gothic" w:hAnsi="Century Gothic"/>
          <w:color w:val="000000"/>
          <w:sz w:val="20"/>
          <w:szCs w:val="18"/>
        </w:rPr>
        <w:t>Lomature</w:t>
      </w:r>
      <w:proofErr w:type="spellEnd"/>
      <w:r w:rsidRPr="00912EC7">
        <w:rPr>
          <w:rFonts w:ascii="Century Gothic" w:hAnsi="Century Gothic"/>
          <w:color w:val="000000"/>
          <w:sz w:val="20"/>
          <w:szCs w:val="18"/>
        </w:rPr>
        <w:t xml:space="preserve"> shall correct the issue within 2 Business Days and the Supplier shall review the Charges for completeness; and</w:t>
      </w:r>
    </w:p>
    <w:p w14:paraId="7E1C6DC9" w14:textId="77777777" w:rsidR="00B53FC1" w:rsidRPr="00912EC7" w:rsidRDefault="00B53FC1" w:rsidP="00B53FC1">
      <w:pPr>
        <w:jc w:val="left"/>
        <w:rPr>
          <w:rFonts w:ascii="Century Gothic" w:hAnsi="Century Gothic"/>
          <w:color w:val="000000"/>
          <w:sz w:val="20"/>
          <w:szCs w:val="18"/>
        </w:rPr>
      </w:pPr>
    </w:p>
    <w:p w14:paraId="23ACA0D9" w14:textId="77777777" w:rsidR="00B53FC1" w:rsidRPr="00912EC7" w:rsidRDefault="00B53FC1" w:rsidP="009A418A">
      <w:pPr>
        <w:pStyle w:val="ListParagraph"/>
        <w:numPr>
          <w:ilvl w:val="0"/>
          <w:numId w:val="28"/>
        </w:numPr>
        <w:ind w:left="1985" w:hanging="567"/>
        <w:jc w:val="left"/>
        <w:rPr>
          <w:rFonts w:ascii="Century Gothic" w:hAnsi="Century Gothic"/>
          <w:color w:val="000000"/>
          <w:sz w:val="20"/>
          <w:szCs w:val="18"/>
        </w:rPr>
      </w:pPr>
      <w:r w:rsidRPr="00912EC7">
        <w:rPr>
          <w:rFonts w:ascii="Century Gothic" w:hAnsi="Century Gothic"/>
          <w:color w:val="000000"/>
          <w:sz w:val="20"/>
          <w:szCs w:val="18"/>
        </w:rPr>
        <w:t>For any Menu Changes within a menu cycle, the same process will be used.</w:t>
      </w:r>
    </w:p>
    <w:p w14:paraId="30A35CCE" w14:textId="77777777" w:rsidR="00B53FC1" w:rsidRDefault="00B53FC1" w:rsidP="00B53FC1">
      <w:pPr>
        <w:rPr>
          <w:rFonts w:ascii="Century Gothic" w:hAnsi="Century Gothic"/>
          <w:color w:val="000000"/>
          <w:sz w:val="20"/>
          <w:szCs w:val="18"/>
        </w:rPr>
      </w:pPr>
    </w:p>
    <w:p w14:paraId="60AB101C" w14:textId="77777777" w:rsidR="00A94B54" w:rsidRDefault="00A94B54" w:rsidP="00B53FC1">
      <w:pPr>
        <w:rPr>
          <w:rFonts w:ascii="Century Gothic" w:hAnsi="Century Gothic"/>
          <w:color w:val="000000"/>
          <w:sz w:val="20"/>
          <w:szCs w:val="18"/>
        </w:rPr>
      </w:pPr>
    </w:p>
    <w:p w14:paraId="5193A12A" w14:textId="77777777" w:rsidR="00A94B54" w:rsidRPr="00912EC7" w:rsidRDefault="00A94B54" w:rsidP="00B53FC1">
      <w:pPr>
        <w:rPr>
          <w:rFonts w:ascii="Century Gothic" w:hAnsi="Century Gothic"/>
          <w:color w:val="000000"/>
          <w:sz w:val="20"/>
          <w:szCs w:val="18"/>
        </w:rPr>
      </w:pPr>
    </w:p>
    <w:p w14:paraId="062C189E" w14:textId="7A1D4784" w:rsidR="00331098" w:rsidRPr="00912EC7" w:rsidRDefault="004E2C87" w:rsidP="00331098">
      <w:pPr>
        <w:pStyle w:val="Heading1"/>
        <w:tabs>
          <w:tab w:val="clear" w:pos="720"/>
          <w:tab w:val="num" w:pos="567"/>
        </w:tabs>
        <w:ind w:left="567" w:hanging="567"/>
        <w:rPr>
          <w:rFonts w:ascii="Century Gothic" w:hAnsi="Century Gothic"/>
          <w:sz w:val="20"/>
        </w:rPr>
      </w:pPr>
      <w:proofErr w:type="spellStart"/>
      <w:r w:rsidRPr="00912EC7">
        <w:rPr>
          <w:rFonts w:ascii="Century Gothic" w:hAnsi="Century Gothic"/>
          <w:sz w:val="20"/>
        </w:rPr>
        <w:lastRenderedPageBreak/>
        <w:t>Promeus</w:t>
      </w:r>
      <w:proofErr w:type="spellEnd"/>
    </w:p>
    <w:p w14:paraId="64B90757" w14:textId="77777777" w:rsidR="00331098" w:rsidRPr="00912EC7" w:rsidRDefault="00331098" w:rsidP="00331098">
      <w:pPr>
        <w:widowControl w:val="0"/>
        <w:autoSpaceDE w:val="0"/>
        <w:autoSpaceDN w:val="0"/>
        <w:adjustRightInd w:val="0"/>
        <w:ind w:left="1134" w:hanging="567"/>
        <w:rPr>
          <w:rFonts w:ascii="Century Gothic" w:hAnsi="Century Gothic"/>
          <w:b/>
          <w:sz w:val="20"/>
        </w:rPr>
      </w:pPr>
      <w:r w:rsidRPr="00912EC7">
        <w:rPr>
          <w:rFonts w:ascii="Century Gothic" w:hAnsi="Century Gothic"/>
          <w:sz w:val="20"/>
        </w:rPr>
        <w:t xml:space="preserve"> </w:t>
      </w:r>
    </w:p>
    <w:p w14:paraId="295B7950" w14:textId="4B80725D" w:rsidR="00331098" w:rsidRPr="00547C07" w:rsidRDefault="00331098" w:rsidP="009A418A">
      <w:pPr>
        <w:pStyle w:val="Heading2"/>
        <w:numPr>
          <w:ilvl w:val="1"/>
          <w:numId w:val="65"/>
        </w:numPr>
        <w:tabs>
          <w:tab w:val="num" w:pos="1560"/>
        </w:tabs>
        <w:rPr>
          <w:rFonts w:ascii="Century Gothic" w:hAnsi="Century Gothic"/>
        </w:rPr>
      </w:pPr>
      <w:r w:rsidRPr="00547C07">
        <w:rPr>
          <w:rFonts w:ascii="Century Gothic" w:hAnsi="Century Gothic"/>
        </w:rPr>
        <w:t xml:space="preserve">The Supplier shall be required to input, </w:t>
      </w:r>
      <w:proofErr w:type="gramStart"/>
      <w:r w:rsidRPr="00547C07">
        <w:rPr>
          <w:rFonts w:ascii="Century Gothic" w:hAnsi="Century Gothic"/>
        </w:rPr>
        <w:t>maintain</w:t>
      </w:r>
      <w:proofErr w:type="gramEnd"/>
      <w:r w:rsidRPr="00547C07">
        <w:rPr>
          <w:rFonts w:ascii="Century Gothic" w:hAnsi="Century Gothic"/>
        </w:rPr>
        <w:t xml:space="preserve"> and follow all associated procedures with the Virgin </w:t>
      </w:r>
      <w:proofErr w:type="spellStart"/>
      <w:r w:rsidR="004E2C87" w:rsidRPr="00547C07">
        <w:rPr>
          <w:rFonts w:ascii="Century Gothic" w:hAnsi="Century Gothic"/>
        </w:rPr>
        <w:t>Promeus</w:t>
      </w:r>
      <w:proofErr w:type="spellEnd"/>
      <w:r w:rsidRPr="00547C07">
        <w:rPr>
          <w:rFonts w:ascii="Century Gothic" w:hAnsi="Century Gothic"/>
        </w:rPr>
        <w:t xml:space="preserve"> system, including all procedures set out regarding contingency planning for periods of system failure.</w:t>
      </w:r>
    </w:p>
    <w:p w14:paraId="3549AA56" w14:textId="77777777" w:rsidR="00331098" w:rsidRPr="00912EC7" w:rsidRDefault="00331098" w:rsidP="00331098">
      <w:pPr>
        <w:pStyle w:val="Heading2"/>
        <w:numPr>
          <w:ilvl w:val="0"/>
          <w:numId w:val="0"/>
        </w:numPr>
        <w:tabs>
          <w:tab w:val="num" w:pos="1560"/>
        </w:tabs>
        <w:ind w:left="1418" w:hanging="851"/>
        <w:rPr>
          <w:rFonts w:ascii="Century Gothic" w:hAnsi="Century Gothic"/>
        </w:rPr>
      </w:pPr>
    </w:p>
    <w:p w14:paraId="66186887" w14:textId="6E83E0CC" w:rsidR="00331098" w:rsidRPr="00912EC7" w:rsidRDefault="00331098" w:rsidP="009A418A">
      <w:pPr>
        <w:pStyle w:val="Heading2"/>
        <w:numPr>
          <w:ilvl w:val="1"/>
          <w:numId w:val="1"/>
        </w:numPr>
        <w:tabs>
          <w:tab w:val="num" w:pos="1560"/>
        </w:tabs>
        <w:ind w:left="1418" w:hanging="851"/>
        <w:rPr>
          <w:rFonts w:ascii="Century Gothic" w:hAnsi="Century Gothic"/>
        </w:rPr>
      </w:pPr>
      <w:r w:rsidRPr="00912EC7">
        <w:rPr>
          <w:rFonts w:ascii="Century Gothic" w:hAnsi="Century Gothic"/>
        </w:rPr>
        <w:t xml:space="preserve">The Supplier shall enter the final catering counts (passengers and meals) within </w:t>
      </w:r>
      <w:proofErr w:type="spellStart"/>
      <w:r w:rsidR="004E2C87" w:rsidRPr="00912EC7">
        <w:rPr>
          <w:rFonts w:ascii="Century Gothic" w:hAnsi="Century Gothic"/>
        </w:rPr>
        <w:t>Promeus</w:t>
      </w:r>
      <w:proofErr w:type="spellEnd"/>
      <w:r w:rsidRPr="00912EC7">
        <w:rPr>
          <w:rFonts w:ascii="Century Gothic" w:hAnsi="Century Gothic"/>
        </w:rPr>
        <w:t xml:space="preserve"> </w:t>
      </w:r>
      <w:r w:rsidR="00EE67AF" w:rsidRPr="00912EC7">
        <w:rPr>
          <w:rFonts w:ascii="Century Gothic" w:hAnsi="Century Gothic"/>
        </w:rPr>
        <w:t>Flight Board</w:t>
      </w:r>
      <w:r w:rsidRPr="00912EC7">
        <w:rPr>
          <w:rFonts w:ascii="Century Gothic" w:hAnsi="Century Gothic"/>
        </w:rPr>
        <w:t xml:space="preserve"> no more than 48 hours post departure of each flight.</w:t>
      </w:r>
    </w:p>
    <w:p w14:paraId="516EE13A" w14:textId="77777777" w:rsidR="00331098" w:rsidRPr="00912EC7" w:rsidRDefault="00331098" w:rsidP="00331098">
      <w:pPr>
        <w:pStyle w:val="Heading2"/>
        <w:numPr>
          <w:ilvl w:val="0"/>
          <w:numId w:val="0"/>
        </w:numPr>
        <w:tabs>
          <w:tab w:val="num" w:pos="1560"/>
        </w:tabs>
        <w:ind w:left="1418" w:hanging="851"/>
        <w:rPr>
          <w:rFonts w:ascii="Century Gothic" w:hAnsi="Century Gothic"/>
        </w:rPr>
      </w:pPr>
    </w:p>
    <w:p w14:paraId="25C35446" w14:textId="203D56DA" w:rsidR="00331098" w:rsidRPr="00912EC7" w:rsidRDefault="00331098" w:rsidP="009A418A">
      <w:pPr>
        <w:pStyle w:val="Heading2"/>
        <w:numPr>
          <w:ilvl w:val="1"/>
          <w:numId w:val="1"/>
        </w:numPr>
        <w:tabs>
          <w:tab w:val="num" w:pos="1560"/>
        </w:tabs>
        <w:ind w:left="1418" w:hanging="851"/>
        <w:rPr>
          <w:rFonts w:ascii="Century Gothic" w:hAnsi="Century Gothic"/>
        </w:rPr>
      </w:pPr>
      <w:r w:rsidRPr="00912EC7">
        <w:rPr>
          <w:rFonts w:ascii="Century Gothic" w:hAnsi="Century Gothic"/>
        </w:rPr>
        <w:t xml:space="preserve">The Supplier shall ensure that all online boarding bills within </w:t>
      </w:r>
      <w:proofErr w:type="spellStart"/>
      <w:r w:rsidR="004E2C87" w:rsidRPr="00912EC7">
        <w:rPr>
          <w:rFonts w:ascii="Century Gothic" w:hAnsi="Century Gothic"/>
        </w:rPr>
        <w:t>Promeus</w:t>
      </w:r>
      <w:proofErr w:type="spellEnd"/>
      <w:r w:rsidRPr="00912EC7">
        <w:rPr>
          <w:rFonts w:ascii="Century Gothic" w:hAnsi="Century Gothic"/>
        </w:rPr>
        <w:t xml:space="preserve"> accurately reflect the Services (scheduled and unscheduled) provided to each of the flights within 96 hours post departure the flight.</w:t>
      </w:r>
    </w:p>
    <w:p w14:paraId="5184D1FA" w14:textId="77777777" w:rsidR="00331098" w:rsidRPr="00912EC7" w:rsidRDefault="00331098" w:rsidP="00331098">
      <w:pPr>
        <w:pStyle w:val="Heading2"/>
        <w:numPr>
          <w:ilvl w:val="0"/>
          <w:numId w:val="0"/>
        </w:numPr>
        <w:tabs>
          <w:tab w:val="num" w:pos="1560"/>
        </w:tabs>
        <w:ind w:left="1418" w:hanging="851"/>
        <w:rPr>
          <w:rFonts w:ascii="Century Gothic" w:hAnsi="Century Gothic"/>
        </w:rPr>
      </w:pPr>
    </w:p>
    <w:p w14:paraId="6F7847C6" w14:textId="7C1F02EB" w:rsidR="00331098" w:rsidRPr="00912EC7" w:rsidRDefault="00331098" w:rsidP="009A418A">
      <w:pPr>
        <w:pStyle w:val="Heading2"/>
        <w:numPr>
          <w:ilvl w:val="1"/>
          <w:numId w:val="1"/>
        </w:numPr>
        <w:tabs>
          <w:tab w:val="num" w:pos="1560"/>
        </w:tabs>
        <w:ind w:left="1418" w:hanging="851"/>
        <w:rPr>
          <w:rFonts w:ascii="Century Gothic" w:hAnsi="Century Gothic"/>
        </w:rPr>
      </w:pPr>
      <w:r w:rsidRPr="00912EC7">
        <w:rPr>
          <w:rFonts w:ascii="Century Gothic" w:hAnsi="Century Gothic"/>
        </w:rPr>
        <w:t xml:space="preserve">Each month Virgin, via </w:t>
      </w:r>
      <w:proofErr w:type="spellStart"/>
      <w:r w:rsidRPr="00912EC7">
        <w:rPr>
          <w:rFonts w:ascii="Century Gothic" w:hAnsi="Century Gothic"/>
        </w:rPr>
        <w:t>Lomature</w:t>
      </w:r>
      <w:proofErr w:type="spellEnd"/>
      <w:r w:rsidRPr="00912EC7">
        <w:rPr>
          <w:rFonts w:ascii="Century Gothic" w:hAnsi="Century Gothic"/>
        </w:rPr>
        <w:t xml:space="preserve">, will formally reconcile and close </w:t>
      </w:r>
      <w:proofErr w:type="spellStart"/>
      <w:r w:rsidR="004E2C87" w:rsidRPr="00912EC7">
        <w:rPr>
          <w:rFonts w:ascii="Century Gothic" w:hAnsi="Century Gothic"/>
        </w:rPr>
        <w:t>Promeus</w:t>
      </w:r>
      <w:proofErr w:type="spellEnd"/>
      <w:r w:rsidRPr="00912EC7">
        <w:rPr>
          <w:rFonts w:ascii="Century Gothic" w:hAnsi="Century Gothic"/>
        </w:rPr>
        <w:t xml:space="preserve"> payments using the process as defined below.  </w:t>
      </w:r>
    </w:p>
    <w:p w14:paraId="74665C9B" w14:textId="77777777" w:rsidR="00331098" w:rsidRPr="00912EC7" w:rsidRDefault="00331098" w:rsidP="00331098">
      <w:pPr>
        <w:pStyle w:val="BodyText2"/>
        <w:rPr>
          <w:rFonts w:ascii="Century Gothic" w:hAnsi="Century Gothic"/>
          <w:sz w:val="20"/>
        </w:rPr>
      </w:pPr>
    </w:p>
    <w:p w14:paraId="15FB92E2" w14:textId="77777777"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The approved (disbursement) payment reports will be sent three times a month, 7 days after each payment period (1st-10th, 11th-20th and 21st to end of the month).</w:t>
      </w:r>
    </w:p>
    <w:p w14:paraId="6F3EA338" w14:textId="77777777" w:rsidR="00331098" w:rsidRPr="00912EC7" w:rsidRDefault="00331098" w:rsidP="00331098">
      <w:pPr>
        <w:pStyle w:val="Heading3"/>
        <w:tabs>
          <w:tab w:val="num" w:pos="1985"/>
        </w:tabs>
        <w:ind w:left="1985" w:hanging="567"/>
        <w:rPr>
          <w:rFonts w:ascii="Century Gothic" w:hAnsi="Century Gothic"/>
        </w:rPr>
      </w:pPr>
    </w:p>
    <w:p w14:paraId="5108813F" w14:textId="77777777"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These reports should match the value of payments into the Supplier’s bank account.</w:t>
      </w:r>
    </w:p>
    <w:p w14:paraId="4E5328ED" w14:textId="77777777" w:rsidR="00331098" w:rsidRPr="00912EC7" w:rsidRDefault="00331098" w:rsidP="00331098">
      <w:pPr>
        <w:pStyle w:val="Heading3"/>
        <w:tabs>
          <w:tab w:val="num" w:pos="1985"/>
        </w:tabs>
        <w:ind w:left="1985" w:hanging="567"/>
        <w:rPr>
          <w:rFonts w:ascii="Century Gothic" w:hAnsi="Century Gothic"/>
        </w:rPr>
      </w:pPr>
      <w:r w:rsidRPr="00912EC7">
        <w:rPr>
          <w:rFonts w:ascii="Century Gothic" w:hAnsi="Century Gothic"/>
        </w:rPr>
        <w:t xml:space="preserve"> </w:t>
      </w:r>
    </w:p>
    <w:p w14:paraId="6755DA2C" w14:textId="77777777"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Invoice monthly value report will be sent to the Supplier billing contact by the </w:t>
      </w:r>
      <w:r w:rsidR="0091210B" w:rsidRPr="00912EC7">
        <w:rPr>
          <w:rFonts w:ascii="Century Gothic" w:hAnsi="Century Gothic"/>
        </w:rPr>
        <w:t>6</w:t>
      </w:r>
      <w:r w:rsidRPr="00912EC7">
        <w:rPr>
          <w:rFonts w:ascii="Century Gothic" w:hAnsi="Century Gothic"/>
        </w:rPr>
        <w:t>th of the month for the previous month.</w:t>
      </w:r>
    </w:p>
    <w:p w14:paraId="639FAE29" w14:textId="77777777" w:rsidR="00331098" w:rsidRPr="00912EC7" w:rsidRDefault="00331098" w:rsidP="00331098">
      <w:pPr>
        <w:pStyle w:val="Heading3"/>
        <w:tabs>
          <w:tab w:val="num" w:pos="1985"/>
        </w:tabs>
        <w:ind w:left="1985" w:hanging="567"/>
        <w:rPr>
          <w:rFonts w:ascii="Century Gothic" w:hAnsi="Century Gothic"/>
        </w:rPr>
      </w:pPr>
      <w:r w:rsidRPr="00912EC7">
        <w:rPr>
          <w:rFonts w:ascii="Century Gothic" w:hAnsi="Century Gothic"/>
        </w:rPr>
        <w:t xml:space="preserve"> </w:t>
      </w:r>
    </w:p>
    <w:p w14:paraId="7FE95579" w14:textId="76D06ACA"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The Supplier has </w:t>
      </w:r>
      <w:r w:rsidR="006D234A">
        <w:rPr>
          <w:rFonts w:ascii="Century Gothic" w:hAnsi="Century Gothic"/>
        </w:rPr>
        <w:t>10 business days</w:t>
      </w:r>
      <w:r w:rsidRPr="00912EC7">
        <w:rPr>
          <w:rFonts w:ascii="Century Gothic" w:hAnsi="Century Gothic"/>
        </w:rPr>
        <w:t xml:space="preserve"> from the date of receipt of the invoice monthly value report to notify </w:t>
      </w:r>
      <w:proofErr w:type="spellStart"/>
      <w:r w:rsidRPr="00912EC7">
        <w:rPr>
          <w:rFonts w:ascii="Century Gothic" w:hAnsi="Century Gothic"/>
        </w:rPr>
        <w:t>Lomature</w:t>
      </w:r>
      <w:proofErr w:type="spellEnd"/>
      <w:r w:rsidRPr="00912EC7">
        <w:rPr>
          <w:rFonts w:ascii="Century Gothic" w:hAnsi="Century Gothic"/>
        </w:rPr>
        <w:t xml:space="preserve"> of any discrepancies.</w:t>
      </w:r>
    </w:p>
    <w:p w14:paraId="35810974" w14:textId="77777777" w:rsidR="00331098" w:rsidRPr="00912EC7" w:rsidRDefault="00331098" w:rsidP="00331098">
      <w:pPr>
        <w:pStyle w:val="Heading3"/>
        <w:tabs>
          <w:tab w:val="num" w:pos="1985"/>
        </w:tabs>
        <w:ind w:left="1985" w:hanging="567"/>
        <w:rPr>
          <w:rFonts w:ascii="Century Gothic" w:hAnsi="Century Gothic"/>
        </w:rPr>
      </w:pPr>
      <w:r w:rsidRPr="00912EC7">
        <w:rPr>
          <w:rFonts w:ascii="Century Gothic" w:hAnsi="Century Gothic"/>
        </w:rPr>
        <w:t xml:space="preserve"> </w:t>
      </w:r>
    </w:p>
    <w:p w14:paraId="325482C7" w14:textId="1F839BD4"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proofErr w:type="spellStart"/>
      <w:r w:rsidRPr="00912EC7">
        <w:rPr>
          <w:rFonts w:ascii="Century Gothic" w:hAnsi="Century Gothic"/>
        </w:rPr>
        <w:t>Lomature</w:t>
      </w:r>
      <w:proofErr w:type="spellEnd"/>
      <w:r w:rsidRPr="00912EC7">
        <w:rPr>
          <w:rFonts w:ascii="Century Gothic" w:hAnsi="Century Gothic"/>
        </w:rPr>
        <w:t xml:space="preserve"> and the Supplier will resolve all Supplier notified issues within </w:t>
      </w:r>
      <w:r w:rsidR="00B57B27">
        <w:rPr>
          <w:rFonts w:ascii="Century Gothic" w:hAnsi="Century Gothic"/>
        </w:rPr>
        <w:t>one</w:t>
      </w:r>
      <w:r w:rsidRPr="00912EC7">
        <w:rPr>
          <w:rFonts w:ascii="Century Gothic" w:hAnsi="Century Gothic"/>
        </w:rPr>
        <w:t xml:space="preserve"> calendar month of distribution of the invoice monthly value report. </w:t>
      </w:r>
    </w:p>
    <w:p w14:paraId="6F29EBC0" w14:textId="77777777" w:rsidR="00331098" w:rsidRPr="00912EC7" w:rsidRDefault="00331098" w:rsidP="00331098">
      <w:pPr>
        <w:tabs>
          <w:tab w:val="num" w:pos="1985"/>
        </w:tabs>
        <w:ind w:left="1985" w:hanging="567"/>
        <w:rPr>
          <w:rFonts w:ascii="Century Gothic" w:hAnsi="Century Gothic"/>
          <w:sz w:val="20"/>
        </w:rPr>
      </w:pPr>
    </w:p>
    <w:p w14:paraId="36460E53" w14:textId="77777777"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Any issue that cannot be resolved between </w:t>
      </w:r>
      <w:proofErr w:type="spellStart"/>
      <w:r w:rsidRPr="00912EC7">
        <w:rPr>
          <w:rFonts w:ascii="Century Gothic" w:hAnsi="Century Gothic"/>
        </w:rPr>
        <w:t>Lomature</w:t>
      </w:r>
      <w:proofErr w:type="spellEnd"/>
      <w:r w:rsidRPr="00912EC7">
        <w:rPr>
          <w:rFonts w:ascii="Century Gothic" w:hAnsi="Century Gothic"/>
        </w:rPr>
        <w:t xml:space="preserve"> and the Supplier will be escalated to Virgin. </w:t>
      </w:r>
    </w:p>
    <w:p w14:paraId="38A05D72" w14:textId="77777777" w:rsidR="00331098" w:rsidRPr="00912EC7" w:rsidRDefault="00331098" w:rsidP="00331098">
      <w:pPr>
        <w:tabs>
          <w:tab w:val="num" w:pos="1985"/>
        </w:tabs>
        <w:ind w:left="1985" w:hanging="567"/>
        <w:rPr>
          <w:rFonts w:ascii="Century Gothic" w:hAnsi="Century Gothic"/>
          <w:sz w:val="20"/>
        </w:rPr>
      </w:pPr>
    </w:p>
    <w:p w14:paraId="7B2DA957" w14:textId="77777777" w:rsidR="00331098"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Virgin will review and resolve any escalated issue within 1 calendar month of notification. </w:t>
      </w:r>
    </w:p>
    <w:p w14:paraId="21C66106" w14:textId="77777777" w:rsidR="00331098" w:rsidRPr="00912EC7" w:rsidRDefault="00331098" w:rsidP="00331098">
      <w:pPr>
        <w:tabs>
          <w:tab w:val="num" w:pos="1985"/>
        </w:tabs>
        <w:ind w:left="1985" w:hanging="567"/>
        <w:rPr>
          <w:rFonts w:ascii="Century Gothic" w:hAnsi="Century Gothic"/>
          <w:sz w:val="20"/>
        </w:rPr>
      </w:pPr>
    </w:p>
    <w:p w14:paraId="5284E4BE" w14:textId="77777777" w:rsidR="00305FFF" w:rsidRPr="00912EC7" w:rsidRDefault="00331098"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 xml:space="preserve">Any issue that is identified by the Supplier outside of the agreed timeframe will only be considered by </w:t>
      </w:r>
      <w:proofErr w:type="spellStart"/>
      <w:r w:rsidRPr="00912EC7">
        <w:rPr>
          <w:rFonts w:ascii="Century Gothic" w:hAnsi="Century Gothic"/>
        </w:rPr>
        <w:t>Lomature</w:t>
      </w:r>
      <w:proofErr w:type="spellEnd"/>
      <w:r w:rsidRPr="00912EC7">
        <w:rPr>
          <w:rFonts w:ascii="Century Gothic" w:hAnsi="Century Gothic"/>
        </w:rPr>
        <w:t xml:space="preserve">/Virgin if the Supplier has not previously been sent all the information required for the period that the issue falls within. </w:t>
      </w:r>
    </w:p>
    <w:p w14:paraId="4F482464" w14:textId="77777777" w:rsidR="00305FFF" w:rsidRPr="00912EC7" w:rsidRDefault="00305FFF" w:rsidP="00305FFF">
      <w:pPr>
        <w:pStyle w:val="Heading3"/>
        <w:ind w:left="1985"/>
        <w:rPr>
          <w:rFonts w:ascii="Century Gothic" w:hAnsi="Century Gothic"/>
        </w:rPr>
      </w:pPr>
    </w:p>
    <w:p w14:paraId="1DA8E23A" w14:textId="77170F03" w:rsidR="00331098" w:rsidRPr="00912EC7" w:rsidRDefault="00A62A19" w:rsidP="009A418A">
      <w:pPr>
        <w:pStyle w:val="Heading3"/>
        <w:numPr>
          <w:ilvl w:val="2"/>
          <w:numId w:val="1"/>
        </w:numPr>
        <w:tabs>
          <w:tab w:val="clear" w:pos="2138"/>
          <w:tab w:val="num" w:pos="1985"/>
        </w:tabs>
        <w:ind w:left="1985" w:hanging="567"/>
        <w:rPr>
          <w:rFonts w:ascii="Century Gothic" w:hAnsi="Century Gothic"/>
        </w:rPr>
      </w:pPr>
      <w:r w:rsidRPr="00912EC7">
        <w:rPr>
          <w:rFonts w:ascii="Century Gothic" w:hAnsi="Century Gothic"/>
        </w:rPr>
        <w:t>By the 10</w:t>
      </w:r>
      <w:r w:rsidRPr="00912EC7">
        <w:rPr>
          <w:rFonts w:ascii="Century Gothic" w:hAnsi="Century Gothic"/>
          <w:vertAlign w:val="superscript"/>
        </w:rPr>
        <w:t>th</w:t>
      </w:r>
      <w:r w:rsidRPr="00912EC7">
        <w:rPr>
          <w:rFonts w:ascii="Century Gothic" w:hAnsi="Century Gothic"/>
        </w:rPr>
        <w:t xml:space="preserve"> day of each month </w:t>
      </w:r>
      <w:r w:rsidR="00305FFF" w:rsidRPr="00912EC7">
        <w:rPr>
          <w:rFonts w:ascii="Century Gothic" w:hAnsi="Century Gothic"/>
        </w:rPr>
        <w:t xml:space="preserve">the Supplier shall be required to send </w:t>
      </w:r>
      <w:proofErr w:type="spellStart"/>
      <w:r w:rsidR="00305FFF" w:rsidRPr="00912EC7">
        <w:rPr>
          <w:rFonts w:ascii="Century Gothic" w:hAnsi="Century Gothic"/>
        </w:rPr>
        <w:t>Lomature</w:t>
      </w:r>
      <w:proofErr w:type="spellEnd"/>
      <w:r w:rsidR="00305FFF" w:rsidRPr="00912EC7">
        <w:rPr>
          <w:rFonts w:ascii="Century Gothic" w:hAnsi="Century Gothic"/>
        </w:rPr>
        <w:t xml:space="preserve"> a total summary of the Supplier’s internal billing value, broken down by class and by Service for the previous month. </w:t>
      </w:r>
      <w:proofErr w:type="spellStart"/>
      <w:r w:rsidR="00305FFF" w:rsidRPr="00912EC7">
        <w:rPr>
          <w:rFonts w:ascii="Century Gothic" w:hAnsi="Century Gothic"/>
        </w:rPr>
        <w:t>Lomature</w:t>
      </w:r>
      <w:proofErr w:type="spellEnd"/>
      <w:r w:rsidR="00305FFF" w:rsidRPr="00912EC7">
        <w:rPr>
          <w:rFonts w:ascii="Century Gothic" w:hAnsi="Century Gothic"/>
        </w:rPr>
        <w:t xml:space="preserve"> will compare this report with the monthly </w:t>
      </w:r>
      <w:proofErr w:type="spellStart"/>
      <w:r w:rsidR="004E2C87" w:rsidRPr="00912EC7">
        <w:rPr>
          <w:rFonts w:ascii="Century Gothic" w:hAnsi="Century Gothic"/>
        </w:rPr>
        <w:t>Promeus</w:t>
      </w:r>
      <w:proofErr w:type="spellEnd"/>
      <w:r w:rsidR="00305FFF" w:rsidRPr="00912EC7">
        <w:rPr>
          <w:rFonts w:ascii="Century Gothic" w:hAnsi="Century Gothic"/>
        </w:rPr>
        <w:t xml:space="preserve"> invoice. As required, </w:t>
      </w:r>
      <w:proofErr w:type="spellStart"/>
      <w:r w:rsidR="00305FFF" w:rsidRPr="00912EC7">
        <w:rPr>
          <w:rFonts w:ascii="Century Gothic" w:hAnsi="Century Gothic"/>
        </w:rPr>
        <w:t>Lomature</w:t>
      </w:r>
      <w:proofErr w:type="spellEnd"/>
      <w:r w:rsidR="00305FFF" w:rsidRPr="00912EC7">
        <w:rPr>
          <w:rFonts w:ascii="Century Gothic" w:hAnsi="Century Gothic"/>
        </w:rPr>
        <w:t xml:space="preserve"> will discuss any significant variances with the Supplier </w:t>
      </w:r>
      <w:proofErr w:type="gramStart"/>
      <w:r w:rsidR="00305FFF" w:rsidRPr="00912EC7">
        <w:rPr>
          <w:rFonts w:ascii="Century Gothic" w:hAnsi="Century Gothic"/>
        </w:rPr>
        <w:t>in order to</w:t>
      </w:r>
      <w:proofErr w:type="gramEnd"/>
      <w:r w:rsidR="00305FFF" w:rsidRPr="00912EC7">
        <w:rPr>
          <w:rFonts w:ascii="Century Gothic" w:hAnsi="Century Gothic"/>
        </w:rPr>
        <w:t xml:space="preserve"> reconcile all monthly Charges.</w:t>
      </w:r>
      <w:r w:rsidR="00331098" w:rsidRPr="00912EC7">
        <w:rPr>
          <w:rFonts w:ascii="Century Gothic" w:hAnsi="Century Gothic"/>
        </w:rPr>
        <w:t xml:space="preserve">   </w:t>
      </w:r>
    </w:p>
    <w:p w14:paraId="72FB9300" w14:textId="77777777" w:rsidR="00AF039C" w:rsidRPr="00912EC7" w:rsidRDefault="00AF039C" w:rsidP="00AF039C">
      <w:pPr>
        <w:pStyle w:val="BodyText2"/>
        <w:rPr>
          <w:rFonts w:ascii="Century Gothic" w:hAnsi="Century Gothic"/>
          <w:sz w:val="20"/>
          <w:szCs w:val="18"/>
        </w:rPr>
      </w:pPr>
    </w:p>
    <w:p w14:paraId="38434F3A" w14:textId="77777777" w:rsidR="00344D64" w:rsidRPr="00912EC7" w:rsidRDefault="00344D64" w:rsidP="009A4DF3">
      <w:pPr>
        <w:widowControl w:val="0"/>
        <w:autoSpaceDE w:val="0"/>
        <w:autoSpaceDN w:val="0"/>
        <w:adjustRightInd w:val="0"/>
        <w:spacing w:after="18"/>
        <w:ind w:left="2268"/>
        <w:rPr>
          <w:rFonts w:ascii="Century Gothic" w:hAnsi="Century Gothic" w:cs="Calibri"/>
          <w:sz w:val="20"/>
          <w:lang w:eastAsia="en-GB"/>
        </w:rPr>
        <w:sectPr w:rsidR="00344D64" w:rsidRPr="00912EC7" w:rsidSect="00400631">
          <w:pgSz w:w="11906" w:h="16838" w:code="9"/>
          <w:pgMar w:top="1440" w:right="1416" w:bottom="1134" w:left="1560" w:header="709" w:footer="709" w:gutter="0"/>
          <w:cols w:space="708"/>
          <w:docGrid w:linePitch="360"/>
        </w:sectPr>
      </w:pPr>
    </w:p>
    <w:p w14:paraId="09433106" w14:textId="038CB32F" w:rsidR="004E3149" w:rsidRPr="00912EC7" w:rsidRDefault="001F017E" w:rsidP="00FC066B">
      <w:pPr>
        <w:pStyle w:val="Title"/>
        <w:rPr>
          <w:rFonts w:ascii="Century Gothic" w:hAnsi="Century Gothic" w:cs="FoundryMonoline-Medium"/>
          <w:sz w:val="20"/>
          <w:szCs w:val="20"/>
        </w:rPr>
      </w:pPr>
      <w:r w:rsidRPr="00912EC7">
        <w:rPr>
          <w:rFonts w:ascii="Century Gothic" w:hAnsi="Century Gothic"/>
          <w:sz w:val="20"/>
          <w:szCs w:val="20"/>
        </w:rPr>
        <w:lastRenderedPageBreak/>
        <w:t xml:space="preserve">Appendix 1 to Schedule </w:t>
      </w:r>
      <w:r w:rsidR="00F27DBF">
        <w:rPr>
          <w:rFonts w:ascii="Century Gothic" w:hAnsi="Century Gothic"/>
          <w:sz w:val="20"/>
          <w:szCs w:val="20"/>
        </w:rPr>
        <w:t>3</w:t>
      </w:r>
      <w:r w:rsidR="004E3149" w:rsidRPr="00912EC7">
        <w:rPr>
          <w:rFonts w:ascii="Century Gothic" w:hAnsi="Century Gothic" w:cs="FoundryMonoline-Medium"/>
          <w:sz w:val="20"/>
          <w:szCs w:val="20"/>
        </w:rPr>
        <w:br/>
      </w:r>
      <w:r w:rsidR="004E3149" w:rsidRPr="00912EC7">
        <w:rPr>
          <w:rFonts w:ascii="Century Gothic" w:hAnsi="Century Gothic" w:cs="FoundryMonoline-Medium"/>
          <w:sz w:val="20"/>
          <w:szCs w:val="20"/>
        </w:rPr>
        <w:br/>
      </w:r>
      <w:r w:rsidRPr="00912EC7">
        <w:rPr>
          <w:rFonts w:ascii="Century Gothic" w:hAnsi="Century Gothic"/>
          <w:sz w:val="20"/>
          <w:szCs w:val="20"/>
        </w:rPr>
        <w:t>Master Price List</w:t>
      </w:r>
      <w:r w:rsidR="00746BEF" w:rsidRPr="00912EC7">
        <w:rPr>
          <w:rFonts w:ascii="Century Gothic" w:hAnsi="Century Gothic"/>
          <w:sz w:val="20"/>
          <w:szCs w:val="20"/>
        </w:rPr>
        <w:t xml:space="preserve"> (MPL)</w:t>
      </w:r>
    </w:p>
    <w:p w14:paraId="71BC7B8F" w14:textId="77777777" w:rsidR="00DB451F" w:rsidRPr="00912EC7" w:rsidRDefault="00DB451F" w:rsidP="009A4DF3">
      <w:pPr>
        <w:rPr>
          <w:rFonts w:ascii="Century Gothic" w:hAnsi="Century Gothic" w:cs="FoundryMonoline-Medium"/>
          <w:b/>
          <w:bCs/>
          <w:sz w:val="20"/>
        </w:rPr>
      </w:pPr>
    </w:p>
    <w:p w14:paraId="66DD089E" w14:textId="77777777" w:rsidR="00DB451F" w:rsidRPr="00912EC7" w:rsidRDefault="00DB451F" w:rsidP="00FC066B">
      <w:pPr>
        <w:jc w:val="left"/>
        <w:rPr>
          <w:rFonts w:ascii="Century Gothic" w:hAnsi="Century Gothic" w:cs="Arial"/>
          <w:bCs/>
          <w:sz w:val="20"/>
        </w:rPr>
        <w:sectPr w:rsidR="00DB451F" w:rsidRPr="00912EC7" w:rsidSect="00400631">
          <w:pgSz w:w="11906" w:h="16838" w:code="9"/>
          <w:pgMar w:top="1440" w:right="1416" w:bottom="1134" w:left="1560" w:header="709" w:footer="709" w:gutter="0"/>
          <w:cols w:space="708"/>
          <w:docGrid w:linePitch="360"/>
        </w:sectPr>
      </w:pPr>
      <w:r w:rsidRPr="00912EC7">
        <w:rPr>
          <w:rFonts w:ascii="Century Gothic" w:hAnsi="Century Gothic" w:cs="Arial"/>
          <w:bCs/>
          <w:sz w:val="20"/>
        </w:rPr>
        <w:t xml:space="preserve">The </w:t>
      </w:r>
      <w:r w:rsidR="00746BEF" w:rsidRPr="00912EC7">
        <w:rPr>
          <w:rFonts w:ascii="Century Gothic" w:hAnsi="Century Gothic" w:cs="Arial"/>
          <w:bCs/>
          <w:sz w:val="20"/>
        </w:rPr>
        <w:t>MPL</w:t>
      </w:r>
      <w:r w:rsidRPr="00912EC7">
        <w:rPr>
          <w:rFonts w:ascii="Century Gothic" w:hAnsi="Century Gothic" w:cs="Arial"/>
          <w:bCs/>
          <w:sz w:val="20"/>
        </w:rPr>
        <w:t xml:space="preserve"> </w:t>
      </w:r>
      <w:r w:rsidR="00746BEF" w:rsidRPr="00912EC7">
        <w:rPr>
          <w:rFonts w:ascii="Century Gothic" w:hAnsi="Century Gothic" w:cs="Arial"/>
          <w:bCs/>
          <w:sz w:val="20"/>
        </w:rPr>
        <w:t>attached is</w:t>
      </w:r>
      <w:r w:rsidRPr="00912EC7">
        <w:rPr>
          <w:rFonts w:ascii="Century Gothic" w:hAnsi="Century Gothic" w:cs="Arial"/>
          <w:bCs/>
          <w:sz w:val="20"/>
        </w:rPr>
        <w:t xml:space="preserve"> correct</w:t>
      </w:r>
      <w:r w:rsidR="001F017E" w:rsidRPr="00912EC7">
        <w:rPr>
          <w:rFonts w:ascii="Century Gothic" w:hAnsi="Century Gothic" w:cs="Arial"/>
          <w:b/>
          <w:bCs/>
          <w:sz w:val="20"/>
        </w:rPr>
        <w:t xml:space="preserve"> </w:t>
      </w:r>
      <w:r w:rsidR="00746BEF" w:rsidRPr="00912EC7">
        <w:rPr>
          <w:rFonts w:ascii="Century Gothic" w:hAnsi="Century Gothic" w:cs="Arial"/>
          <w:bCs/>
          <w:sz w:val="20"/>
        </w:rPr>
        <w:t>and</w:t>
      </w:r>
      <w:r w:rsidR="00746BEF" w:rsidRPr="00912EC7">
        <w:rPr>
          <w:rFonts w:ascii="Century Gothic" w:hAnsi="Century Gothic" w:cs="Arial"/>
          <w:b/>
          <w:bCs/>
          <w:sz w:val="20"/>
        </w:rPr>
        <w:t xml:space="preserve"> </w:t>
      </w:r>
      <w:r w:rsidR="001F017E" w:rsidRPr="00912EC7">
        <w:rPr>
          <w:rFonts w:ascii="Century Gothic" w:hAnsi="Century Gothic" w:cs="Arial"/>
          <w:b/>
          <w:bCs/>
          <w:sz w:val="20"/>
        </w:rPr>
        <w:t>in use</w:t>
      </w:r>
      <w:r w:rsidR="001F017E" w:rsidRPr="00912EC7">
        <w:rPr>
          <w:rFonts w:ascii="Century Gothic" w:hAnsi="Century Gothic" w:cs="Arial"/>
          <w:b/>
          <w:sz w:val="20"/>
        </w:rPr>
        <w:t xml:space="preserve"> at </w:t>
      </w:r>
      <w:r w:rsidRPr="00912EC7">
        <w:rPr>
          <w:rFonts w:ascii="Century Gothic" w:hAnsi="Century Gothic" w:cs="Arial"/>
          <w:bCs/>
          <w:sz w:val="20"/>
        </w:rPr>
        <w:t xml:space="preserve">the </w:t>
      </w:r>
      <w:r w:rsidR="001F017E" w:rsidRPr="00912EC7">
        <w:rPr>
          <w:rFonts w:ascii="Century Gothic" w:hAnsi="Century Gothic" w:cs="Arial"/>
          <w:b/>
          <w:sz w:val="20"/>
        </w:rPr>
        <w:t>Effective Date</w:t>
      </w:r>
      <w:r w:rsidR="00746BEF" w:rsidRPr="00912EC7">
        <w:rPr>
          <w:rFonts w:ascii="Century Gothic" w:hAnsi="Century Gothic" w:cs="Arial"/>
          <w:b/>
          <w:sz w:val="20"/>
        </w:rPr>
        <w:t>:</w:t>
      </w:r>
    </w:p>
    <w:p w14:paraId="48A0965A" w14:textId="77777777" w:rsidR="004E3149" w:rsidRPr="00912EC7" w:rsidRDefault="004E3149" w:rsidP="009A4DF3">
      <w:pPr>
        <w:rPr>
          <w:rFonts w:ascii="Century Gothic" w:hAnsi="Century Gothic" w:cs="FoundryMonoline-Medium"/>
          <w:bCs/>
          <w:sz w:val="20"/>
        </w:rPr>
      </w:pPr>
    </w:p>
    <w:p w14:paraId="53B4C553" w14:textId="77777777" w:rsidR="00344D64" w:rsidRPr="00912EC7" w:rsidRDefault="00746BEF" w:rsidP="00FC066B">
      <w:pPr>
        <w:jc w:val="center"/>
        <w:rPr>
          <w:rFonts w:ascii="Century Gothic" w:hAnsi="Century Gothic" w:cs="Arial"/>
          <w:b/>
          <w:bCs/>
          <w:sz w:val="20"/>
        </w:rPr>
      </w:pPr>
      <w:r w:rsidRPr="00912EC7">
        <w:rPr>
          <w:rFonts w:ascii="Century Gothic" w:hAnsi="Century Gothic" w:cs="Arial"/>
          <w:b/>
          <w:bCs/>
          <w:sz w:val="20"/>
          <w:highlight w:val="yellow"/>
        </w:rPr>
        <w:t>INSERT MPL</w:t>
      </w:r>
    </w:p>
    <w:p w14:paraId="5902D7B1" w14:textId="77777777" w:rsidR="00344D64" w:rsidRPr="00912EC7" w:rsidRDefault="00344D64" w:rsidP="009A4DF3">
      <w:pPr>
        <w:rPr>
          <w:rFonts w:ascii="Century Gothic" w:hAnsi="Century Gothic" w:cs="FoundryMonoline-Medium"/>
          <w:bCs/>
          <w:sz w:val="20"/>
        </w:rPr>
      </w:pPr>
    </w:p>
    <w:p w14:paraId="5D1999A2" w14:textId="77777777" w:rsidR="004B436B" w:rsidRPr="00912EC7" w:rsidRDefault="004B436B" w:rsidP="009A4DF3">
      <w:pPr>
        <w:pStyle w:val="Default"/>
        <w:spacing w:after="18"/>
        <w:jc w:val="both"/>
        <w:rPr>
          <w:rFonts w:ascii="Century Gothic" w:hAnsi="Century Gothic" w:cs="FoundryMonoline-Medium"/>
          <w:b/>
          <w:bCs/>
          <w:sz w:val="20"/>
          <w:szCs w:val="20"/>
        </w:rPr>
        <w:sectPr w:rsidR="004B436B" w:rsidRPr="00912EC7" w:rsidSect="00400631">
          <w:footerReference w:type="even" r:id="rId21"/>
          <w:footerReference w:type="default" r:id="rId22"/>
          <w:pgSz w:w="16838" w:h="11906" w:orient="landscape" w:code="9"/>
          <w:pgMar w:top="1560" w:right="1440" w:bottom="1416" w:left="1134" w:header="709" w:footer="709" w:gutter="0"/>
          <w:cols w:space="708"/>
          <w:docGrid w:linePitch="360"/>
        </w:sectPr>
      </w:pPr>
    </w:p>
    <w:p w14:paraId="79368EB4" w14:textId="77777777" w:rsidR="00E86421" w:rsidRDefault="00E86421" w:rsidP="00E86421">
      <w:pPr>
        <w:pStyle w:val="BodyText1"/>
        <w:ind w:left="0"/>
        <w:jc w:val="center"/>
        <w:rPr>
          <w:rFonts w:ascii="Century Gothic" w:hAnsi="Century Gothic"/>
          <w:b/>
          <w:bCs/>
          <w:sz w:val="20"/>
          <w:u w:val="single"/>
        </w:rPr>
      </w:pPr>
      <w:r w:rsidRPr="00912EC7">
        <w:rPr>
          <w:rFonts w:ascii="Century Gothic" w:hAnsi="Century Gothic"/>
          <w:b/>
          <w:bCs/>
          <w:sz w:val="20"/>
          <w:u w:val="single"/>
        </w:rPr>
        <w:lastRenderedPageBreak/>
        <w:t xml:space="preserve">SCHEDULE </w:t>
      </w:r>
      <w:r>
        <w:rPr>
          <w:rFonts w:ascii="Century Gothic" w:hAnsi="Century Gothic"/>
          <w:b/>
          <w:bCs/>
          <w:sz w:val="20"/>
          <w:u w:val="single"/>
        </w:rPr>
        <w:t>4</w:t>
      </w:r>
    </w:p>
    <w:p w14:paraId="3D0D95AA" w14:textId="77777777" w:rsidR="00E86421" w:rsidRPr="00912EC7" w:rsidRDefault="00E86421" w:rsidP="00E86421">
      <w:pPr>
        <w:pStyle w:val="BodyText1"/>
        <w:ind w:left="0"/>
        <w:jc w:val="center"/>
        <w:rPr>
          <w:rFonts w:ascii="Century Gothic" w:hAnsi="Century Gothic"/>
          <w:b/>
          <w:bCs/>
          <w:sz w:val="20"/>
          <w:u w:val="single"/>
        </w:rPr>
      </w:pPr>
    </w:p>
    <w:p w14:paraId="4D33616A" w14:textId="77777777" w:rsidR="00E86421" w:rsidRPr="00912EC7" w:rsidRDefault="00E86421" w:rsidP="00E86421">
      <w:pPr>
        <w:pStyle w:val="BodyText1"/>
        <w:ind w:left="0"/>
        <w:jc w:val="center"/>
        <w:rPr>
          <w:rFonts w:ascii="Century Gothic" w:hAnsi="Century Gothic"/>
          <w:b/>
          <w:bCs/>
          <w:sz w:val="20"/>
          <w:u w:val="single"/>
        </w:rPr>
      </w:pPr>
      <w:r w:rsidRPr="00912EC7">
        <w:rPr>
          <w:rFonts w:ascii="Century Gothic" w:hAnsi="Century Gothic"/>
          <w:b/>
          <w:bCs/>
          <w:sz w:val="20"/>
          <w:u w:val="single"/>
        </w:rPr>
        <w:t>Service Levels</w:t>
      </w:r>
    </w:p>
    <w:p w14:paraId="472D045C" w14:textId="77777777" w:rsidR="00E86421" w:rsidRPr="00912EC7" w:rsidRDefault="00E86421" w:rsidP="00E86421">
      <w:pPr>
        <w:pStyle w:val="BodyText1"/>
        <w:rPr>
          <w:rFonts w:ascii="Century Gothic" w:hAnsi="Century Gothic"/>
          <w:sz w:val="20"/>
        </w:rPr>
      </w:pPr>
    </w:p>
    <w:p w14:paraId="250D29FF" w14:textId="77777777" w:rsidR="00E86421" w:rsidRPr="00912EC7" w:rsidRDefault="00E86421" w:rsidP="009A418A">
      <w:pPr>
        <w:pStyle w:val="ListParagraph"/>
        <w:numPr>
          <w:ilvl w:val="0"/>
          <w:numId w:val="26"/>
        </w:numPr>
        <w:ind w:left="567" w:hanging="567"/>
        <w:rPr>
          <w:rFonts w:ascii="Century Gothic" w:hAnsi="Century Gothic"/>
          <w:b/>
          <w:bCs/>
          <w:sz w:val="20"/>
        </w:rPr>
      </w:pPr>
      <w:r w:rsidRPr="00912EC7">
        <w:rPr>
          <w:rFonts w:ascii="Century Gothic" w:hAnsi="Century Gothic"/>
          <w:b/>
          <w:bCs/>
          <w:sz w:val="20"/>
        </w:rPr>
        <w:t xml:space="preserve">Introduction </w:t>
      </w:r>
    </w:p>
    <w:p w14:paraId="0510D6AF" w14:textId="77777777" w:rsidR="00E86421" w:rsidRPr="00912EC7" w:rsidRDefault="00E86421" w:rsidP="00E86421">
      <w:pPr>
        <w:pStyle w:val="BodyText1"/>
        <w:rPr>
          <w:rFonts w:ascii="Century Gothic" w:hAnsi="Century Gothic"/>
          <w:sz w:val="20"/>
        </w:rPr>
      </w:pPr>
    </w:p>
    <w:p w14:paraId="7208B024" w14:textId="77777777" w:rsidR="00E86421" w:rsidRPr="00912EC7" w:rsidRDefault="00E86421" w:rsidP="009A418A">
      <w:pPr>
        <w:pStyle w:val="Heading2"/>
        <w:numPr>
          <w:ilvl w:val="1"/>
          <w:numId w:val="26"/>
        </w:numPr>
        <w:ind w:left="1134" w:hanging="567"/>
        <w:rPr>
          <w:rFonts w:ascii="Century Gothic" w:hAnsi="Century Gothic" w:cs="Arial"/>
        </w:rPr>
      </w:pPr>
      <w:r w:rsidRPr="00912EC7">
        <w:rPr>
          <w:rFonts w:ascii="Century Gothic" w:hAnsi="Century Gothic" w:cs="Arial"/>
        </w:rPr>
        <w:t xml:space="preserve">This Schedule sets out the standards against which the Supplier’s performance of the Services shall be measured and reported. </w:t>
      </w:r>
    </w:p>
    <w:p w14:paraId="525A5A99" w14:textId="77777777" w:rsidR="00E86421" w:rsidRPr="00912EC7" w:rsidRDefault="00E86421" w:rsidP="00E86421">
      <w:pPr>
        <w:pStyle w:val="BodyText2"/>
        <w:ind w:left="1134" w:hanging="567"/>
        <w:rPr>
          <w:rFonts w:ascii="Century Gothic" w:hAnsi="Century Gothic" w:cs="Arial"/>
          <w:sz w:val="20"/>
        </w:rPr>
      </w:pPr>
    </w:p>
    <w:p w14:paraId="6F5293CB"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 As of the Service Start Date specified, the Supplier’s performance of the Services shall be measured against the Service Levels specified in this Schedule. Service Levels shall be determined, measured, </w:t>
      </w:r>
      <w:proofErr w:type="gramStart"/>
      <w:r w:rsidRPr="00912EC7">
        <w:rPr>
          <w:rFonts w:ascii="Century Gothic" w:hAnsi="Century Gothic" w:cs="Arial"/>
          <w:sz w:val="20"/>
        </w:rPr>
        <w:t>calculated</w:t>
      </w:r>
      <w:proofErr w:type="gramEnd"/>
      <w:r w:rsidRPr="00912EC7">
        <w:rPr>
          <w:rFonts w:ascii="Century Gothic" w:hAnsi="Century Gothic" w:cs="Arial"/>
          <w:sz w:val="20"/>
        </w:rPr>
        <w:t xml:space="preserve"> and applied as described in this Schedule.</w:t>
      </w:r>
    </w:p>
    <w:p w14:paraId="4DFCC862" w14:textId="77777777" w:rsidR="00E86421" w:rsidRPr="00912EC7" w:rsidRDefault="00E86421" w:rsidP="00E86421">
      <w:pPr>
        <w:pStyle w:val="ListParagraph"/>
        <w:ind w:left="1134" w:hanging="567"/>
        <w:rPr>
          <w:rFonts w:ascii="Century Gothic" w:hAnsi="Century Gothic" w:cs="Arial"/>
          <w:sz w:val="20"/>
        </w:rPr>
      </w:pPr>
    </w:p>
    <w:p w14:paraId="75A03855"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New Service Levels and Critical Service Levels may be added or deleted by Virgin during the term of the Agreement </w:t>
      </w:r>
      <w:proofErr w:type="gramStart"/>
      <w:r w:rsidRPr="00912EC7">
        <w:rPr>
          <w:rFonts w:ascii="Century Gothic" w:hAnsi="Century Gothic" w:cs="Arial"/>
          <w:sz w:val="20"/>
        </w:rPr>
        <w:t>in order to</w:t>
      </w:r>
      <w:proofErr w:type="gramEnd"/>
      <w:r w:rsidRPr="00912EC7">
        <w:rPr>
          <w:rFonts w:ascii="Century Gothic" w:hAnsi="Century Gothic" w:cs="Arial"/>
          <w:sz w:val="20"/>
        </w:rPr>
        <w:t xml:space="preserve"> achieve a fair, accurate and consistent measurement of the Supplier’s performance of the Services. Such additions or deletions may occur in conjunction with changes to the Services or the introduction of a new service delivery.</w:t>
      </w:r>
    </w:p>
    <w:p w14:paraId="1E9E01D4" w14:textId="77777777" w:rsidR="00E86421" w:rsidRPr="00912EC7" w:rsidRDefault="00E86421" w:rsidP="00E86421">
      <w:pPr>
        <w:pStyle w:val="ListParagraph"/>
        <w:ind w:left="1134" w:hanging="567"/>
        <w:rPr>
          <w:rFonts w:ascii="Century Gothic" w:hAnsi="Century Gothic" w:cs="Arial"/>
          <w:sz w:val="20"/>
        </w:rPr>
      </w:pPr>
    </w:p>
    <w:p w14:paraId="2EB8D9B0" w14:textId="4E2D8FAA"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In accordance with Clause 1.3 any </w:t>
      </w:r>
      <w:r w:rsidR="0079637D">
        <w:rPr>
          <w:rFonts w:ascii="Century Gothic" w:hAnsi="Century Gothic" w:cs="Arial"/>
          <w:sz w:val="20"/>
        </w:rPr>
        <w:t>c</w:t>
      </w:r>
      <w:r w:rsidRPr="00912EC7">
        <w:rPr>
          <w:rFonts w:ascii="Century Gothic" w:hAnsi="Century Gothic" w:cs="Arial"/>
          <w:sz w:val="20"/>
        </w:rPr>
        <w:t>hange to the Service Levels and/or Critical Service Levels shall be in accordance with the Change Control Procedure (Schedule 12) and Virgin shall send written notice to the Supplier at least sixty (60) days prior to the date it requires any Change to the Service Levels.</w:t>
      </w:r>
    </w:p>
    <w:p w14:paraId="04840D35" w14:textId="77777777" w:rsidR="00E86421" w:rsidRPr="00912EC7" w:rsidRDefault="00E86421" w:rsidP="00E86421">
      <w:pPr>
        <w:pStyle w:val="ListParagraph"/>
        <w:ind w:left="1134" w:hanging="567"/>
        <w:rPr>
          <w:rFonts w:ascii="Century Gothic" w:hAnsi="Century Gothic" w:cs="Arial"/>
          <w:sz w:val="20"/>
        </w:rPr>
      </w:pPr>
    </w:p>
    <w:p w14:paraId="58FB5CAE"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Unless otherwise specified in this Schedule, each Service Level and Critical Service Level shall be measured </w:t>
      </w:r>
      <w:proofErr w:type="gramStart"/>
      <w:r w:rsidRPr="00912EC7">
        <w:rPr>
          <w:rFonts w:ascii="Century Gothic" w:hAnsi="Century Gothic" w:cs="Arial"/>
          <w:sz w:val="20"/>
        </w:rPr>
        <w:t>on a monthly basis</w:t>
      </w:r>
      <w:proofErr w:type="gramEnd"/>
      <w:r w:rsidRPr="00912EC7">
        <w:rPr>
          <w:rFonts w:ascii="Century Gothic" w:hAnsi="Century Gothic" w:cs="Arial"/>
          <w:sz w:val="20"/>
        </w:rPr>
        <w:t>. Virgin shall provide a dashboard detailing the Supplier's performance against the Service Levels</w:t>
      </w:r>
    </w:p>
    <w:p w14:paraId="3E1F626B" w14:textId="77777777" w:rsidR="00E86421" w:rsidRPr="00912EC7" w:rsidRDefault="00E86421" w:rsidP="00E86421">
      <w:pPr>
        <w:pStyle w:val="ListParagraph"/>
        <w:ind w:left="1134" w:hanging="567"/>
        <w:rPr>
          <w:rFonts w:ascii="Century Gothic" w:hAnsi="Century Gothic" w:cs="Arial"/>
          <w:sz w:val="20"/>
        </w:rPr>
      </w:pPr>
    </w:p>
    <w:p w14:paraId="550F693A"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If required, the Supplier shall provide detailed supporting information for each report to Virgin in machine-readable form suitable for use on a personal computer. The data and detailed supporting information shall be Virgin’s Confidential Information.</w:t>
      </w:r>
    </w:p>
    <w:p w14:paraId="4B44C56A" w14:textId="77777777" w:rsidR="00E86421" w:rsidRPr="00912EC7" w:rsidRDefault="00E86421" w:rsidP="00E86421">
      <w:pPr>
        <w:pStyle w:val="ListParagraph"/>
        <w:ind w:left="1134" w:hanging="567"/>
        <w:rPr>
          <w:rFonts w:ascii="Century Gothic" w:hAnsi="Century Gothic" w:cs="Arial"/>
          <w:sz w:val="20"/>
        </w:rPr>
      </w:pPr>
    </w:p>
    <w:p w14:paraId="28564A34"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Should the Supplier breach a Critical Service Level in this Schedule, Virgin may choose </w:t>
      </w:r>
      <w:proofErr w:type="gramStart"/>
      <w:r w:rsidRPr="00912EC7">
        <w:rPr>
          <w:rFonts w:ascii="Century Gothic" w:hAnsi="Century Gothic" w:cs="Arial"/>
          <w:sz w:val="20"/>
        </w:rPr>
        <w:t>to</w:t>
      </w:r>
      <w:proofErr w:type="gramEnd"/>
      <w:r w:rsidRPr="00912EC7">
        <w:rPr>
          <w:rFonts w:ascii="Century Gothic" w:hAnsi="Century Gothic" w:cs="Arial"/>
          <w:sz w:val="20"/>
        </w:rPr>
        <w:t xml:space="preserve"> either: </w:t>
      </w:r>
    </w:p>
    <w:p w14:paraId="11696670" w14:textId="77777777" w:rsidR="00E86421" w:rsidRPr="00912EC7" w:rsidRDefault="00E86421" w:rsidP="00E86421">
      <w:pPr>
        <w:pStyle w:val="ListParagraph"/>
        <w:ind w:left="1134" w:hanging="567"/>
        <w:rPr>
          <w:rFonts w:ascii="Century Gothic" w:hAnsi="Century Gothic" w:cs="Arial"/>
          <w:sz w:val="20"/>
        </w:rPr>
      </w:pPr>
    </w:p>
    <w:p w14:paraId="138B9D59" w14:textId="77777777" w:rsidR="00E86421" w:rsidRPr="00912EC7" w:rsidRDefault="00E86421" w:rsidP="009A418A">
      <w:pPr>
        <w:pStyle w:val="BodyText2"/>
        <w:numPr>
          <w:ilvl w:val="2"/>
          <w:numId w:val="25"/>
        </w:numPr>
        <w:ind w:left="1701" w:hanging="567"/>
        <w:rPr>
          <w:rFonts w:ascii="Century Gothic" w:hAnsi="Century Gothic" w:cs="Arial"/>
          <w:sz w:val="20"/>
        </w:rPr>
      </w:pPr>
      <w:r w:rsidRPr="00912EC7">
        <w:rPr>
          <w:rFonts w:ascii="Century Gothic" w:hAnsi="Century Gothic" w:cs="Arial"/>
          <w:sz w:val="20"/>
        </w:rPr>
        <w:t>Exercise its right to terminate this agreement as defined under clause 16.5 or</w:t>
      </w:r>
    </w:p>
    <w:p w14:paraId="6E201DD2" w14:textId="77777777" w:rsidR="00E86421" w:rsidRPr="00912EC7" w:rsidRDefault="00E86421" w:rsidP="00E86421">
      <w:pPr>
        <w:pStyle w:val="ListParagraph"/>
        <w:ind w:left="1701" w:hanging="567"/>
        <w:rPr>
          <w:rFonts w:ascii="Century Gothic" w:hAnsi="Century Gothic" w:cs="Arial"/>
          <w:sz w:val="20"/>
        </w:rPr>
      </w:pPr>
    </w:p>
    <w:p w14:paraId="6124EDDC" w14:textId="77777777" w:rsidR="00E86421" w:rsidRPr="00912EC7" w:rsidRDefault="00E86421" w:rsidP="00E86421">
      <w:pPr>
        <w:pStyle w:val="BodyText2"/>
        <w:ind w:left="1701" w:hanging="567"/>
        <w:rPr>
          <w:rFonts w:ascii="Century Gothic" w:hAnsi="Century Gothic" w:cs="Arial"/>
          <w:sz w:val="20"/>
        </w:rPr>
      </w:pPr>
      <w:r w:rsidRPr="00912EC7">
        <w:rPr>
          <w:rFonts w:ascii="Century Gothic" w:hAnsi="Century Gothic" w:cs="Arial"/>
          <w:sz w:val="20"/>
        </w:rPr>
        <w:t xml:space="preserve">b) </w:t>
      </w:r>
      <w:r w:rsidRPr="00912EC7">
        <w:rPr>
          <w:rFonts w:ascii="Century Gothic" w:hAnsi="Century Gothic"/>
        </w:rPr>
        <w:tab/>
      </w:r>
      <w:r w:rsidRPr="00912EC7">
        <w:rPr>
          <w:rFonts w:ascii="Century Gothic" w:hAnsi="Century Gothic" w:cs="Arial"/>
          <w:sz w:val="20"/>
        </w:rPr>
        <w:t>Send the Supplier a formal letter titled “Notice to Improve”, summarising Virgin’s primary concerns and required actions within defined timescales.</w:t>
      </w:r>
    </w:p>
    <w:p w14:paraId="60C5F267" w14:textId="77777777" w:rsidR="00E86421" w:rsidRPr="00912EC7" w:rsidRDefault="00E86421" w:rsidP="00E86421">
      <w:pPr>
        <w:pStyle w:val="BodyText2"/>
        <w:ind w:left="1134" w:hanging="567"/>
        <w:rPr>
          <w:rFonts w:ascii="Century Gothic" w:hAnsi="Century Gothic" w:cs="Arial"/>
          <w:sz w:val="20"/>
        </w:rPr>
      </w:pPr>
    </w:p>
    <w:p w14:paraId="24F13F53" w14:textId="77777777" w:rsidR="00E86421" w:rsidRPr="00912EC7" w:rsidRDefault="00E86421" w:rsidP="00E86421">
      <w:pPr>
        <w:pStyle w:val="ListParagraph"/>
        <w:ind w:left="1134" w:hanging="567"/>
        <w:rPr>
          <w:rFonts w:ascii="Century Gothic" w:hAnsi="Century Gothic" w:cs="Arial"/>
          <w:sz w:val="20"/>
        </w:rPr>
      </w:pPr>
    </w:p>
    <w:p w14:paraId="561707D3"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Should Virgin send the Supplier a Notice to Improve, the Supplier shall acknowledge receipt of the letter with immediate effect and shall develop a corrective action plan that shall be submitted to Virgin within five (5) business days of receipt of the Notice to Improve.</w:t>
      </w:r>
    </w:p>
    <w:p w14:paraId="4C941E17" w14:textId="77777777" w:rsidR="00E86421" w:rsidRPr="00912EC7" w:rsidRDefault="00E86421" w:rsidP="00E86421">
      <w:pPr>
        <w:pStyle w:val="BodyText2"/>
        <w:ind w:left="1134" w:hanging="567"/>
        <w:rPr>
          <w:rFonts w:ascii="Century Gothic" w:hAnsi="Century Gothic" w:cs="Arial"/>
          <w:sz w:val="20"/>
        </w:rPr>
      </w:pPr>
    </w:p>
    <w:p w14:paraId="69533C88"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Upon sending the Supplier a Notice to Improve, Virgin shall suspend its right of immediate termination under clause 16.5 for the timeframe outlined in the Notice to Improve, to allow the Supplier the opportunity to complete the required actions.</w:t>
      </w:r>
    </w:p>
    <w:p w14:paraId="394627FD" w14:textId="77777777" w:rsidR="00E86421" w:rsidRPr="00912EC7" w:rsidRDefault="00E86421" w:rsidP="00E86421">
      <w:pPr>
        <w:pStyle w:val="ListParagraph"/>
        <w:ind w:left="1134" w:hanging="567"/>
        <w:rPr>
          <w:rFonts w:ascii="Century Gothic" w:hAnsi="Century Gothic" w:cs="Arial"/>
          <w:sz w:val="20"/>
        </w:rPr>
      </w:pPr>
    </w:p>
    <w:p w14:paraId="5378F50B" w14:textId="77777777" w:rsidR="00E86421" w:rsidRPr="00912EC7" w:rsidRDefault="00E86421"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Should the Supplier not complete the actions required in the Notice to Improve to Virgin’s satisfaction, Virgin’s right of termination under clause 16.5(b) for the breach of a Critical Service Level shall be re-instated. Should the actions be completed to </w:t>
      </w:r>
      <w:r w:rsidRPr="00912EC7">
        <w:rPr>
          <w:rFonts w:ascii="Century Gothic" w:hAnsi="Century Gothic" w:cs="Arial"/>
          <w:sz w:val="20"/>
        </w:rPr>
        <w:lastRenderedPageBreak/>
        <w:t>Virgin’s satisfaction, Virgin shall confirm to the Supplier that the right of termination under clause 16.5 shall remain suspended unless there is a further breach of a Critical Service Level.</w:t>
      </w:r>
    </w:p>
    <w:p w14:paraId="625D828F" w14:textId="77777777" w:rsidR="00E86421" w:rsidRPr="00912EC7" w:rsidRDefault="00E86421" w:rsidP="00E86421">
      <w:pPr>
        <w:pStyle w:val="ListParagraph"/>
        <w:ind w:left="1134" w:hanging="567"/>
        <w:rPr>
          <w:rFonts w:ascii="Century Gothic" w:hAnsi="Century Gothic" w:cs="Arial"/>
          <w:sz w:val="20"/>
        </w:rPr>
      </w:pPr>
    </w:p>
    <w:p w14:paraId="38668071" w14:textId="77777777" w:rsidR="00E86421" w:rsidRDefault="00E86421" w:rsidP="009A418A">
      <w:pPr>
        <w:pStyle w:val="BodyText2"/>
        <w:numPr>
          <w:ilvl w:val="0"/>
          <w:numId w:val="26"/>
        </w:numPr>
        <w:ind w:left="567" w:hanging="567"/>
        <w:rPr>
          <w:rFonts w:ascii="Century Gothic" w:hAnsi="Century Gothic" w:cs="Arial"/>
          <w:b/>
          <w:bCs/>
          <w:sz w:val="20"/>
        </w:rPr>
      </w:pPr>
      <w:r w:rsidRPr="00912EC7">
        <w:rPr>
          <w:rFonts w:ascii="Century Gothic" w:hAnsi="Century Gothic" w:cs="Arial"/>
          <w:b/>
          <w:bCs/>
          <w:sz w:val="20"/>
        </w:rPr>
        <w:t>Service Levels</w:t>
      </w:r>
    </w:p>
    <w:p w14:paraId="081AB0F6" w14:textId="77777777" w:rsidR="00202E85" w:rsidRDefault="00202E85" w:rsidP="00202E85">
      <w:pPr>
        <w:pStyle w:val="BodyText2"/>
        <w:rPr>
          <w:rFonts w:ascii="Century Gothic" w:hAnsi="Century Gothic" w:cs="Arial"/>
          <w:b/>
          <w:bCs/>
          <w:sz w:val="20"/>
        </w:rPr>
      </w:pPr>
    </w:p>
    <w:p w14:paraId="5ADD3D93" w14:textId="77777777" w:rsidR="00202E85" w:rsidRPr="00912EC7" w:rsidRDefault="00202E85"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The Service Levels are identified in the Service Level tables below and, in the matrix, attached as Appendix 1 to this Schedule </w:t>
      </w:r>
      <w:r>
        <w:rPr>
          <w:rFonts w:ascii="Century Gothic" w:hAnsi="Century Gothic" w:cs="Arial"/>
          <w:sz w:val="20"/>
        </w:rPr>
        <w:t>4</w:t>
      </w:r>
      <w:r w:rsidRPr="00912EC7">
        <w:rPr>
          <w:rFonts w:ascii="Century Gothic" w:hAnsi="Century Gothic" w:cs="Arial"/>
          <w:sz w:val="20"/>
        </w:rPr>
        <w:t>.</w:t>
      </w:r>
    </w:p>
    <w:p w14:paraId="7490090A" w14:textId="77777777" w:rsidR="00202E85" w:rsidRPr="00912EC7" w:rsidRDefault="00202E85" w:rsidP="00202E85">
      <w:pPr>
        <w:pStyle w:val="BodyText2"/>
        <w:ind w:left="1134" w:hanging="567"/>
        <w:rPr>
          <w:rFonts w:ascii="Century Gothic" w:hAnsi="Century Gothic" w:cs="Arial"/>
          <w:sz w:val="20"/>
        </w:rPr>
      </w:pPr>
    </w:p>
    <w:p w14:paraId="54B7C043" w14:textId="77777777" w:rsidR="00202E85" w:rsidRPr="00912EC7" w:rsidRDefault="00202E85"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Individual Service Levels considered to be of critical importance (Critical Service Levels) are marked in the Service Level table below to this Schedule </w:t>
      </w:r>
      <w:r>
        <w:rPr>
          <w:rFonts w:ascii="Century Gothic" w:hAnsi="Century Gothic" w:cs="Arial"/>
          <w:sz w:val="20"/>
        </w:rPr>
        <w:t>4</w:t>
      </w:r>
      <w:r w:rsidRPr="00912EC7">
        <w:rPr>
          <w:rFonts w:ascii="Century Gothic" w:hAnsi="Century Gothic" w:cs="Arial"/>
          <w:sz w:val="20"/>
        </w:rPr>
        <w:t xml:space="preserve"> (in red). For clarity these are:</w:t>
      </w:r>
    </w:p>
    <w:p w14:paraId="2857BF74" w14:textId="77777777" w:rsidR="00202E85" w:rsidRPr="00912EC7" w:rsidRDefault="00202E85" w:rsidP="00202E85">
      <w:pPr>
        <w:pStyle w:val="BodyText2"/>
        <w:ind w:left="1134" w:hanging="567"/>
        <w:rPr>
          <w:rFonts w:ascii="Century Gothic" w:hAnsi="Century Gothic" w:cs="Arial"/>
          <w:sz w:val="20"/>
        </w:rPr>
      </w:pPr>
    </w:p>
    <w:p w14:paraId="49589B4F" w14:textId="77777777" w:rsidR="00202E85" w:rsidRDefault="00202E85" w:rsidP="009A418A">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w:t>
      </w:r>
      <w:r w:rsidRPr="00912EC7">
        <w:rPr>
          <w:rFonts w:ascii="Century Gothic" w:hAnsi="Century Gothic" w:cs="Arial"/>
          <w:sz w:val="20"/>
        </w:rPr>
        <w:t xml:space="preserve"> 1 – On time performance </w:t>
      </w:r>
    </w:p>
    <w:p w14:paraId="674AFB31" w14:textId="77777777" w:rsidR="00202E85" w:rsidRPr="00912EC7" w:rsidRDefault="00202E85" w:rsidP="00202E85">
      <w:pPr>
        <w:pStyle w:val="ListParagraph"/>
        <w:ind w:left="1134"/>
        <w:rPr>
          <w:rFonts w:ascii="Century Gothic" w:hAnsi="Century Gothic" w:cs="Arial"/>
          <w:sz w:val="20"/>
        </w:rPr>
      </w:pPr>
    </w:p>
    <w:p w14:paraId="42936A4E" w14:textId="77777777" w:rsidR="00202E85" w:rsidRDefault="00202E85" w:rsidP="009A418A">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w:t>
      </w:r>
      <w:r w:rsidRPr="00912EC7">
        <w:rPr>
          <w:rFonts w:ascii="Century Gothic" w:hAnsi="Century Gothic" w:cs="Arial"/>
          <w:sz w:val="20"/>
        </w:rPr>
        <w:t xml:space="preserve"> 2 – Operational Safety/Security audits and occurrences OR Reports/Ramp Safety/Security/Food safety</w:t>
      </w:r>
      <w:proofErr w:type="gramStart"/>
      <w:r w:rsidRPr="00912EC7">
        <w:rPr>
          <w:rFonts w:ascii="Century Gothic" w:hAnsi="Century Gothic" w:cs="Arial"/>
          <w:sz w:val="20"/>
        </w:rPr>
        <w:t>);</w:t>
      </w:r>
      <w:proofErr w:type="gramEnd"/>
      <w:r w:rsidRPr="00912EC7">
        <w:rPr>
          <w:rFonts w:ascii="Century Gothic" w:hAnsi="Century Gothic" w:cs="Arial"/>
          <w:sz w:val="20"/>
        </w:rPr>
        <w:t xml:space="preserve"> </w:t>
      </w:r>
    </w:p>
    <w:p w14:paraId="2C621492" w14:textId="77777777" w:rsidR="00202E85" w:rsidRPr="00A63316" w:rsidRDefault="00202E85" w:rsidP="00202E85">
      <w:pPr>
        <w:rPr>
          <w:rFonts w:ascii="Century Gothic" w:hAnsi="Century Gothic" w:cs="Arial"/>
          <w:sz w:val="20"/>
        </w:rPr>
      </w:pPr>
    </w:p>
    <w:p w14:paraId="49BBDD89" w14:textId="77777777" w:rsidR="00202E85" w:rsidRDefault="00202E85" w:rsidP="009A418A">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Levels</w:t>
      </w:r>
      <w:r w:rsidRPr="00912EC7">
        <w:rPr>
          <w:rFonts w:ascii="Century Gothic" w:hAnsi="Century Gothic" w:cs="Arial"/>
          <w:sz w:val="20"/>
        </w:rPr>
        <w:t xml:space="preserve"> 3</w:t>
      </w:r>
      <w:r>
        <w:rPr>
          <w:rFonts w:ascii="Century Gothic" w:hAnsi="Century Gothic" w:cs="Arial"/>
          <w:sz w:val="20"/>
        </w:rPr>
        <w:t xml:space="preserve"> &amp;</w:t>
      </w:r>
      <w:r w:rsidRPr="00912EC7">
        <w:rPr>
          <w:rFonts w:ascii="Century Gothic" w:hAnsi="Century Gothic" w:cs="Arial"/>
          <w:sz w:val="20"/>
        </w:rPr>
        <w:t xml:space="preserve"> 4- Food Processing Safety, Food Processing </w:t>
      </w:r>
      <w:proofErr w:type="gramStart"/>
      <w:r w:rsidRPr="00912EC7">
        <w:rPr>
          <w:rFonts w:ascii="Century Gothic" w:hAnsi="Century Gothic" w:cs="Arial"/>
          <w:sz w:val="20"/>
        </w:rPr>
        <w:t>Quality;</w:t>
      </w:r>
      <w:proofErr w:type="gramEnd"/>
      <w:r w:rsidRPr="00912EC7">
        <w:rPr>
          <w:rFonts w:ascii="Century Gothic" w:hAnsi="Century Gothic" w:cs="Arial"/>
          <w:sz w:val="20"/>
        </w:rPr>
        <w:t xml:space="preserve"> </w:t>
      </w:r>
    </w:p>
    <w:p w14:paraId="472EA8F6" w14:textId="77777777" w:rsidR="00202E85" w:rsidRPr="00A63316" w:rsidRDefault="00202E85" w:rsidP="00202E85">
      <w:pPr>
        <w:rPr>
          <w:rFonts w:ascii="Century Gothic" w:hAnsi="Century Gothic" w:cs="Arial"/>
          <w:sz w:val="20"/>
        </w:rPr>
      </w:pPr>
    </w:p>
    <w:p w14:paraId="6414B730" w14:textId="77777777" w:rsidR="00202E85" w:rsidRPr="00912EC7" w:rsidRDefault="00202E85" w:rsidP="009A418A">
      <w:pPr>
        <w:pStyle w:val="ListParagraph"/>
        <w:numPr>
          <w:ilvl w:val="1"/>
          <w:numId w:val="13"/>
        </w:numPr>
        <w:ind w:left="1134" w:hanging="567"/>
        <w:rPr>
          <w:rFonts w:ascii="Century Gothic" w:hAnsi="Century Gothic" w:cs="Arial"/>
          <w:sz w:val="20"/>
        </w:rPr>
      </w:pPr>
      <w:r>
        <w:rPr>
          <w:rFonts w:ascii="Century Gothic" w:hAnsi="Century Gothic" w:cs="Arial"/>
          <w:sz w:val="20"/>
        </w:rPr>
        <w:t>Service Level</w:t>
      </w:r>
      <w:r w:rsidRPr="00912EC7">
        <w:rPr>
          <w:rFonts w:ascii="Century Gothic" w:hAnsi="Century Gothic" w:cs="Arial"/>
          <w:sz w:val="20"/>
        </w:rPr>
        <w:t xml:space="preserve"> 6 – Hygiene- food poisoning incidents- attributed</w:t>
      </w:r>
    </w:p>
    <w:p w14:paraId="09C493C4" w14:textId="77777777" w:rsidR="00202E85" w:rsidRPr="00912EC7" w:rsidRDefault="00202E85" w:rsidP="00202E85">
      <w:pPr>
        <w:pStyle w:val="BodyText2"/>
        <w:ind w:left="1134"/>
        <w:rPr>
          <w:rFonts w:ascii="Century Gothic" w:hAnsi="Century Gothic" w:cs="Arial"/>
          <w:sz w:val="20"/>
        </w:rPr>
      </w:pPr>
    </w:p>
    <w:p w14:paraId="55658C2F" w14:textId="77777777" w:rsidR="00202E85" w:rsidRPr="00912EC7" w:rsidRDefault="00202E85"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A single failure by the Supplier against these Service Levels shall be considered a Critical Service Level breach under clause 16.5. This would also be raised as part of the Monthly Performance </w:t>
      </w:r>
      <w:proofErr w:type="gramStart"/>
      <w:r w:rsidRPr="00912EC7">
        <w:rPr>
          <w:rFonts w:ascii="Century Gothic" w:hAnsi="Century Gothic" w:cs="Arial"/>
          <w:sz w:val="20"/>
        </w:rPr>
        <w:t>review</w:t>
      </w:r>
      <w:proofErr w:type="gramEnd"/>
    </w:p>
    <w:p w14:paraId="33BFD9F1" w14:textId="77777777" w:rsidR="00202E85" w:rsidRPr="00912EC7" w:rsidRDefault="00202E85" w:rsidP="00202E85">
      <w:pPr>
        <w:pStyle w:val="BodyText2"/>
        <w:ind w:left="1134" w:hanging="567"/>
        <w:rPr>
          <w:rFonts w:ascii="Century Gothic" w:hAnsi="Century Gothic" w:cs="Arial"/>
          <w:sz w:val="20"/>
        </w:rPr>
      </w:pPr>
    </w:p>
    <w:p w14:paraId="6218B77C" w14:textId="186929E2" w:rsidR="00202E85" w:rsidRPr="00912EC7" w:rsidRDefault="00202E85" w:rsidP="009A418A">
      <w:pPr>
        <w:pStyle w:val="BodyText2"/>
        <w:numPr>
          <w:ilvl w:val="1"/>
          <w:numId w:val="26"/>
        </w:numPr>
        <w:ind w:left="1134" w:hanging="567"/>
        <w:rPr>
          <w:rFonts w:ascii="Century Gothic" w:hAnsi="Century Gothic" w:cs="Arial"/>
          <w:sz w:val="20"/>
        </w:rPr>
      </w:pPr>
      <w:r w:rsidRPr="00912EC7">
        <w:rPr>
          <w:rFonts w:ascii="Century Gothic" w:hAnsi="Century Gothic" w:cs="Arial"/>
          <w:sz w:val="20"/>
        </w:rPr>
        <w:t xml:space="preserve">Further to clause 2.2 of this Schedule </w:t>
      </w:r>
      <w:r w:rsidR="00F773DE">
        <w:rPr>
          <w:rFonts w:ascii="Century Gothic" w:hAnsi="Century Gothic" w:cs="Arial"/>
          <w:sz w:val="20"/>
        </w:rPr>
        <w:t>4</w:t>
      </w:r>
      <w:r w:rsidRPr="00912EC7">
        <w:rPr>
          <w:rFonts w:ascii="Century Gothic" w:hAnsi="Century Gothic" w:cs="Arial"/>
          <w:sz w:val="20"/>
        </w:rPr>
        <w:t>, if Supplier fails three (3) or more Service Levels in two (2) consecutive months or in four (4) months in any rolling 12-month period, this will be deemed to be a Critical Service Level breach under clause 16.5.</w:t>
      </w:r>
    </w:p>
    <w:p w14:paraId="6943EE14" w14:textId="77777777" w:rsidR="00202E85" w:rsidRDefault="00202E85" w:rsidP="00202E85">
      <w:pPr>
        <w:pStyle w:val="ListParagraph"/>
        <w:ind w:left="1134" w:hanging="567"/>
        <w:rPr>
          <w:rFonts w:ascii="Century Gothic" w:hAnsi="Century Gothic" w:cs="Arial"/>
          <w:sz w:val="20"/>
        </w:rPr>
      </w:pPr>
    </w:p>
    <w:p w14:paraId="40E921B4" w14:textId="77777777" w:rsidR="00BE36CA" w:rsidRDefault="00BE36CA" w:rsidP="00202E85">
      <w:pPr>
        <w:pStyle w:val="ListParagraph"/>
        <w:ind w:left="1134" w:hanging="567"/>
        <w:rPr>
          <w:rFonts w:ascii="Century Gothic" w:hAnsi="Century Gothic" w:cs="Arial"/>
          <w:sz w:val="20"/>
        </w:rPr>
      </w:pPr>
    </w:p>
    <w:p w14:paraId="23141FE3" w14:textId="77777777" w:rsidR="00BE36CA" w:rsidRDefault="00BE36CA" w:rsidP="00202E85">
      <w:pPr>
        <w:pStyle w:val="ListParagraph"/>
        <w:ind w:left="1134" w:hanging="567"/>
        <w:rPr>
          <w:rFonts w:ascii="Century Gothic" w:hAnsi="Century Gothic" w:cs="Arial"/>
          <w:sz w:val="20"/>
        </w:rPr>
      </w:pPr>
    </w:p>
    <w:p w14:paraId="402A408A" w14:textId="77777777" w:rsidR="00BE36CA" w:rsidRDefault="00BE36CA" w:rsidP="00202E85">
      <w:pPr>
        <w:pStyle w:val="ListParagraph"/>
        <w:ind w:left="1134" w:hanging="567"/>
        <w:rPr>
          <w:rFonts w:ascii="Century Gothic" w:hAnsi="Century Gothic" w:cs="Arial"/>
          <w:sz w:val="20"/>
        </w:rPr>
      </w:pPr>
    </w:p>
    <w:p w14:paraId="741B0176" w14:textId="77777777" w:rsidR="00BE36CA" w:rsidRDefault="00BE36CA" w:rsidP="00202E85">
      <w:pPr>
        <w:pStyle w:val="ListParagraph"/>
        <w:ind w:left="1134" w:hanging="567"/>
        <w:rPr>
          <w:rFonts w:ascii="Century Gothic" w:hAnsi="Century Gothic" w:cs="Arial"/>
          <w:sz w:val="20"/>
        </w:rPr>
      </w:pPr>
    </w:p>
    <w:p w14:paraId="133E1112" w14:textId="77777777" w:rsidR="00BE36CA" w:rsidRDefault="00BE36CA" w:rsidP="00202E85">
      <w:pPr>
        <w:pStyle w:val="ListParagraph"/>
        <w:ind w:left="1134" w:hanging="567"/>
        <w:rPr>
          <w:rFonts w:ascii="Century Gothic" w:hAnsi="Century Gothic" w:cs="Arial"/>
          <w:sz w:val="20"/>
        </w:rPr>
      </w:pPr>
    </w:p>
    <w:p w14:paraId="71277F18" w14:textId="77777777" w:rsidR="00BE36CA" w:rsidRDefault="00BE36CA" w:rsidP="00202E85">
      <w:pPr>
        <w:pStyle w:val="ListParagraph"/>
        <w:ind w:left="1134" w:hanging="567"/>
        <w:rPr>
          <w:rFonts w:ascii="Century Gothic" w:hAnsi="Century Gothic" w:cs="Arial"/>
          <w:sz w:val="20"/>
        </w:rPr>
      </w:pPr>
    </w:p>
    <w:p w14:paraId="149AFF13" w14:textId="77777777" w:rsidR="00BE36CA" w:rsidRDefault="00BE36CA" w:rsidP="00202E85">
      <w:pPr>
        <w:pStyle w:val="ListParagraph"/>
        <w:ind w:left="1134" w:hanging="567"/>
        <w:rPr>
          <w:rFonts w:ascii="Century Gothic" w:hAnsi="Century Gothic" w:cs="Arial"/>
          <w:sz w:val="20"/>
        </w:rPr>
      </w:pPr>
    </w:p>
    <w:p w14:paraId="75E9E9FE" w14:textId="77777777" w:rsidR="00BE36CA" w:rsidRDefault="00BE36CA" w:rsidP="00202E85">
      <w:pPr>
        <w:pStyle w:val="ListParagraph"/>
        <w:ind w:left="1134" w:hanging="567"/>
        <w:rPr>
          <w:rFonts w:ascii="Century Gothic" w:hAnsi="Century Gothic" w:cs="Arial"/>
          <w:sz w:val="20"/>
        </w:rPr>
      </w:pPr>
    </w:p>
    <w:p w14:paraId="417FA69C" w14:textId="77777777" w:rsidR="00BE36CA" w:rsidRDefault="00BE36CA" w:rsidP="00202E85">
      <w:pPr>
        <w:pStyle w:val="ListParagraph"/>
        <w:ind w:left="1134" w:hanging="567"/>
        <w:rPr>
          <w:rFonts w:ascii="Century Gothic" w:hAnsi="Century Gothic" w:cs="Arial"/>
          <w:sz w:val="20"/>
        </w:rPr>
      </w:pPr>
    </w:p>
    <w:p w14:paraId="5B926417" w14:textId="77777777" w:rsidR="00BE36CA" w:rsidRDefault="00BE36CA" w:rsidP="00202E85">
      <w:pPr>
        <w:pStyle w:val="ListParagraph"/>
        <w:ind w:left="1134" w:hanging="567"/>
        <w:rPr>
          <w:rFonts w:ascii="Century Gothic" w:hAnsi="Century Gothic" w:cs="Arial"/>
          <w:sz w:val="20"/>
        </w:rPr>
      </w:pPr>
    </w:p>
    <w:p w14:paraId="1BEA2106" w14:textId="77777777" w:rsidR="00BE36CA" w:rsidRDefault="00BE36CA" w:rsidP="00202E85">
      <w:pPr>
        <w:pStyle w:val="ListParagraph"/>
        <w:ind w:left="1134" w:hanging="567"/>
        <w:rPr>
          <w:rFonts w:ascii="Century Gothic" w:hAnsi="Century Gothic" w:cs="Arial"/>
          <w:sz w:val="20"/>
        </w:rPr>
      </w:pPr>
    </w:p>
    <w:p w14:paraId="3A920012" w14:textId="77777777" w:rsidR="00BE36CA" w:rsidRDefault="00BE36CA" w:rsidP="00202E85">
      <w:pPr>
        <w:pStyle w:val="ListParagraph"/>
        <w:ind w:left="1134" w:hanging="567"/>
        <w:rPr>
          <w:rFonts w:ascii="Century Gothic" w:hAnsi="Century Gothic" w:cs="Arial"/>
          <w:sz w:val="20"/>
        </w:rPr>
      </w:pPr>
    </w:p>
    <w:p w14:paraId="65D43A04" w14:textId="77777777" w:rsidR="00BE36CA" w:rsidRDefault="00BE36CA" w:rsidP="00202E85">
      <w:pPr>
        <w:pStyle w:val="ListParagraph"/>
        <w:ind w:left="1134" w:hanging="567"/>
        <w:rPr>
          <w:rFonts w:ascii="Century Gothic" w:hAnsi="Century Gothic" w:cs="Arial"/>
          <w:sz w:val="20"/>
        </w:rPr>
      </w:pPr>
    </w:p>
    <w:p w14:paraId="1F5162E2" w14:textId="77777777" w:rsidR="00BE36CA" w:rsidRDefault="00BE36CA" w:rsidP="00202E85">
      <w:pPr>
        <w:pStyle w:val="ListParagraph"/>
        <w:ind w:left="1134" w:hanging="567"/>
        <w:rPr>
          <w:rFonts w:ascii="Century Gothic" w:hAnsi="Century Gothic" w:cs="Arial"/>
          <w:sz w:val="20"/>
        </w:rPr>
      </w:pPr>
    </w:p>
    <w:p w14:paraId="4D7F8299" w14:textId="77777777" w:rsidR="00BE36CA" w:rsidRDefault="00BE36CA" w:rsidP="00202E85">
      <w:pPr>
        <w:pStyle w:val="ListParagraph"/>
        <w:ind w:left="1134" w:hanging="567"/>
        <w:rPr>
          <w:rFonts w:ascii="Century Gothic" w:hAnsi="Century Gothic" w:cs="Arial"/>
          <w:sz w:val="20"/>
        </w:rPr>
      </w:pPr>
    </w:p>
    <w:p w14:paraId="26A7F24C" w14:textId="77777777" w:rsidR="00BE36CA" w:rsidRDefault="00BE36CA" w:rsidP="00202E85">
      <w:pPr>
        <w:pStyle w:val="ListParagraph"/>
        <w:ind w:left="1134" w:hanging="567"/>
        <w:rPr>
          <w:rFonts w:ascii="Century Gothic" w:hAnsi="Century Gothic" w:cs="Arial"/>
          <w:sz w:val="20"/>
        </w:rPr>
      </w:pPr>
    </w:p>
    <w:p w14:paraId="0017BBC4" w14:textId="77777777" w:rsidR="00BE36CA" w:rsidRDefault="00BE36CA" w:rsidP="00202E85">
      <w:pPr>
        <w:pStyle w:val="ListParagraph"/>
        <w:ind w:left="1134" w:hanging="567"/>
        <w:rPr>
          <w:rFonts w:ascii="Century Gothic" w:hAnsi="Century Gothic" w:cs="Arial"/>
          <w:sz w:val="20"/>
        </w:rPr>
      </w:pPr>
    </w:p>
    <w:p w14:paraId="79F87890" w14:textId="77777777" w:rsidR="00BE36CA" w:rsidRDefault="00BE36CA" w:rsidP="00202E85">
      <w:pPr>
        <w:pStyle w:val="ListParagraph"/>
        <w:ind w:left="1134" w:hanging="567"/>
        <w:rPr>
          <w:rFonts w:ascii="Century Gothic" w:hAnsi="Century Gothic" w:cs="Arial"/>
          <w:sz w:val="20"/>
        </w:rPr>
      </w:pPr>
    </w:p>
    <w:p w14:paraId="2FAA3DF2" w14:textId="77777777" w:rsidR="00BE36CA" w:rsidRDefault="00BE36CA" w:rsidP="00202E85">
      <w:pPr>
        <w:pStyle w:val="ListParagraph"/>
        <w:ind w:left="1134" w:hanging="567"/>
        <w:rPr>
          <w:rFonts w:ascii="Century Gothic" w:hAnsi="Century Gothic" w:cs="Arial"/>
          <w:sz w:val="20"/>
        </w:rPr>
      </w:pPr>
    </w:p>
    <w:p w14:paraId="681F9AC7" w14:textId="77777777" w:rsidR="00BE36CA" w:rsidRDefault="00BE36CA" w:rsidP="00202E85">
      <w:pPr>
        <w:pStyle w:val="ListParagraph"/>
        <w:ind w:left="1134" w:hanging="567"/>
        <w:rPr>
          <w:rFonts w:ascii="Century Gothic" w:hAnsi="Century Gothic" w:cs="Arial"/>
          <w:sz w:val="20"/>
        </w:rPr>
      </w:pPr>
    </w:p>
    <w:p w14:paraId="2CB2D7E7" w14:textId="77777777" w:rsidR="00BE36CA" w:rsidRDefault="00BE36CA" w:rsidP="00202E85">
      <w:pPr>
        <w:pStyle w:val="ListParagraph"/>
        <w:ind w:left="1134" w:hanging="567"/>
        <w:rPr>
          <w:rFonts w:ascii="Century Gothic" w:hAnsi="Century Gothic" w:cs="Arial"/>
          <w:sz w:val="20"/>
        </w:rPr>
      </w:pPr>
    </w:p>
    <w:p w14:paraId="1ED8DEE5" w14:textId="77777777" w:rsidR="00BE36CA" w:rsidRDefault="00BE36CA" w:rsidP="00202E85">
      <w:pPr>
        <w:pStyle w:val="ListParagraph"/>
        <w:ind w:left="1134" w:hanging="567"/>
        <w:rPr>
          <w:rFonts w:ascii="Century Gothic" w:hAnsi="Century Gothic" w:cs="Arial"/>
          <w:sz w:val="20"/>
        </w:rPr>
      </w:pPr>
    </w:p>
    <w:p w14:paraId="5D19589F" w14:textId="77777777" w:rsidR="00BE36CA" w:rsidRDefault="00BE36CA" w:rsidP="00202E85">
      <w:pPr>
        <w:pStyle w:val="ListParagraph"/>
        <w:ind w:left="1134" w:hanging="567"/>
        <w:rPr>
          <w:rFonts w:ascii="Century Gothic" w:hAnsi="Century Gothic" w:cs="Arial"/>
          <w:sz w:val="20"/>
        </w:rPr>
      </w:pPr>
    </w:p>
    <w:p w14:paraId="634A30DA" w14:textId="77777777" w:rsidR="00BE36CA" w:rsidRDefault="00BE36CA" w:rsidP="00202E85">
      <w:pPr>
        <w:pStyle w:val="ListParagraph"/>
        <w:ind w:left="1134" w:hanging="567"/>
        <w:rPr>
          <w:rFonts w:ascii="Century Gothic" w:hAnsi="Century Gothic" w:cs="Arial"/>
          <w:sz w:val="20"/>
        </w:rPr>
      </w:pPr>
    </w:p>
    <w:p w14:paraId="4A9742D1" w14:textId="77777777" w:rsidR="00BE36CA" w:rsidRDefault="00BE36CA" w:rsidP="00202E85">
      <w:pPr>
        <w:pStyle w:val="ListParagraph"/>
        <w:ind w:left="1134" w:hanging="567"/>
        <w:rPr>
          <w:rFonts w:ascii="Century Gothic" w:hAnsi="Century Gothic" w:cs="Arial"/>
          <w:sz w:val="20"/>
        </w:rPr>
      </w:pPr>
    </w:p>
    <w:p w14:paraId="04CA5288" w14:textId="77777777" w:rsidR="00BE36CA" w:rsidRPr="00912EC7" w:rsidRDefault="00BE36CA" w:rsidP="00BE36CA">
      <w:pPr>
        <w:pStyle w:val="BodyText2"/>
        <w:rPr>
          <w:rFonts w:ascii="Century Gothic" w:hAnsi="Century Gothic"/>
          <w:b/>
          <w:bCs/>
          <w:sz w:val="20"/>
          <w:u w:val="single"/>
        </w:rPr>
      </w:pPr>
      <w:r w:rsidRPr="00912EC7">
        <w:rPr>
          <w:rFonts w:ascii="Century Gothic" w:hAnsi="Century Gothic"/>
          <w:b/>
          <w:bCs/>
          <w:sz w:val="20"/>
          <w:u w:val="single"/>
        </w:rPr>
        <w:lastRenderedPageBreak/>
        <w:t xml:space="preserve">Appendix 1 to Schedule </w:t>
      </w:r>
      <w:r>
        <w:rPr>
          <w:rFonts w:ascii="Century Gothic" w:hAnsi="Century Gothic"/>
          <w:b/>
          <w:bCs/>
          <w:sz w:val="20"/>
          <w:u w:val="single"/>
        </w:rPr>
        <w:t>4</w:t>
      </w:r>
      <w:r w:rsidRPr="00912EC7">
        <w:rPr>
          <w:rFonts w:ascii="Century Gothic" w:hAnsi="Century Gothic"/>
          <w:b/>
          <w:bCs/>
          <w:sz w:val="20"/>
          <w:u w:val="single"/>
        </w:rPr>
        <w:t xml:space="preserve"> - Service Level Table</w:t>
      </w:r>
    </w:p>
    <w:p w14:paraId="60CCEBC5" w14:textId="77777777" w:rsidR="00BE36CA" w:rsidRPr="00912EC7" w:rsidRDefault="00BE36CA" w:rsidP="00BE36CA">
      <w:pPr>
        <w:pStyle w:val="BodyText2"/>
        <w:ind w:left="0"/>
        <w:rPr>
          <w:rFonts w:ascii="Century Gothic" w:hAnsi="Century Gothic"/>
          <w:b/>
          <w:bCs/>
          <w:sz w:val="20"/>
          <w:szCs w:val="18"/>
          <w:u w:val="single"/>
        </w:rPr>
      </w:pPr>
    </w:p>
    <w:tbl>
      <w:tblPr>
        <w:tblW w:w="828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3"/>
        <w:gridCol w:w="2260"/>
        <w:gridCol w:w="2195"/>
        <w:gridCol w:w="1565"/>
        <w:gridCol w:w="1307"/>
      </w:tblGrid>
      <w:tr w:rsidR="00BE36CA" w:rsidRPr="006D7164" w14:paraId="2A4786E2"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07DBF88" w14:textId="77777777" w:rsidR="00BE36CA" w:rsidRPr="006D7164" w:rsidRDefault="00BE36CA" w:rsidP="001C3B76">
            <w:pPr>
              <w:jc w:val="center"/>
              <w:textAlignment w:val="baseline"/>
              <w:rPr>
                <w:rFonts w:ascii="Century Gothic" w:hAnsi="Century Gothic" w:cs="Segoe UI"/>
                <w:sz w:val="20"/>
                <w:lang w:eastAsia="en-GB"/>
              </w:rPr>
            </w:pPr>
            <w:r>
              <w:rPr>
                <w:rFonts w:ascii="Century Gothic" w:hAnsi="Century Gothic" w:cs="Arial"/>
                <w:b/>
                <w:bCs/>
                <w:sz w:val="20"/>
                <w:lang w:eastAsia="en-GB"/>
              </w:rPr>
              <w:t>Service Level</w:t>
            </w:r>
            <w:r w:rsidRPr="006D7164">
              <w:rPr>
                <w:rFonts w:ascii="Century Gothic" w:hAnsi="Century Gothic" w:cs="Arial"/>
                <w:b/>
                <w:bCs/>
                <w:sz w:val="20"/>
                <w:lang w:eastAsia="en-GB"/>
              </w:rPr>
              <w:t xml:space="preserve"> number</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3298B8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Measure</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BDA08E4"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Critical service level</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693E6AD"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Target</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305382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Score</w:t>
            </w:r>
          </w:p>
        </w:tc>
      </w:tr>
      <w:tr w:rsidR="00BE36CA" w:rsidRPr="006D7164" w14:paraId="3DDC464B"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50E62CC"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3F0E5A7"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On time performance</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BA724B1"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63758CA" w14:textId="77777777" w:rsidR="00BE36CA"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Location specific (refer to SOWs)</w:t>
            </w:r>
          </w:p>
          <w:p w14:paraId="545629F4" w14:textId="77777777" w:rsidR="00BE36CA" w:rsidRPr="006D7164" w:rsidRDefault="00BE36CA" w:rsidP="001C3B76">
            <w:pPr>
              <w:jc w:val="center"/>
              <w:textAlignment w:val="baseline"/>
              <w:rPr>
                <w:rFonts w:ascii="Century Gothic" w:hAnsi="Century Gothic" w:cs="Segoe UI"/>
                <w:sz w:val="20"/>
                <w:lang w:eastAsia="en-GB"/>
              </w:rPr>
            </w:pPr>
            <w:r w:rsidRPr="006B18C6">
              <w:rPr>
                <w:rFonts w:ascii="Century Gothic" w:hAnsi="Century Gothic" w:cs="Arial"/>
                <w:sz w:val="16"/>
                <w:szCs w:val="16"/>
                <w:lang w:eastAsia="en-GB"/>
              </w:rPr>
              <w:t>To be updated once locations are specified by supplier)</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894570D"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00BE36CA" w:rsidRPr="006D7164" w14:paraId="6050E0BA"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6818A68"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2</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2A7857B"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Operational Safety/Security audits and occurrences</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FB8A76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9FA436E"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Pass</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0F98ADB"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00BE36CA" w:rsidRPr="006D7164" w14:paraId="200E72D7"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9CA325D"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CFAD7BF"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Food Processing Safety</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E33C2E8"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Yes- 3 consecutive audits, or 5 audits within a 24-month rolling period, that falls equal to or below 94.99%</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2C91652"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95%</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76A3209"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00BE36CA" w:rsidRPr="006D7164" w14:paraId="15F16CA5"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5586756"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4</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B814827"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Food Processing Quality</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9B9C7F2"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Yes- 3 consecutive audits, or 5 audits within a 24-month rolling period, that falls equal to or below 89.99%</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7388F90"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90%</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FE882DE"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00BE36CA" w:rsidRPr="006D7164" w14:paraId="52092600"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9E1C24B"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5</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4E7949C"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Hygiene- Foreign Body incidents</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33CE497"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21A260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99.998%</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030FA8F"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00BE36CA" w:rsidRPr="006D7164" w14:paraId="4FD30626"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403B6FA"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6</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D8F5AA7"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Hygiene- Food Poisoning incidents</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F959D98"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Yes- Single event</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9CBC3C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0</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921C6C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3</w:t>
            </w:r>
          </w:p>
        </w:tc>
      </w:tr>
      <w:tr w:rsidR="00BE36CA" w:rsidRPr="006D7164" w14:paraId="09E4E4EC"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D9FBB71"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7</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3E6BD8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Flight Quality reports (Food)- negative</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6010DF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181086E"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1.12</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E2D460A"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00BE36CA" w:rsidRPr="006D7164" w14:paraId="743B39A7"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D2EEBCE"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8</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C190EE8"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Flight Quality reports (equipment)- negative</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85DC8A6"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0E77792"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0.1</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AE3121F"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00BE36CA" w:rsidRPr="006D7164" w14:paraId="4B0B8A26"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F1FA864"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9</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C8BCD6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Equipment substitutions</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A530643"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E241421"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0.1</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924FD05"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00BE36CA" w:rsidRPr="006D7164" w14:paraId="2F7E5A19"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4BFABC6"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10</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82D87D9"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Substitutions of product (food)</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5C15D29"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61FB2C2" w14:textId="77777777" w:rsidR="00BE36CA" w:rsidRPr="006D7164" w:rsidRDefault="00BE36CA" w:rsidP="001C3B76">
            <w:pPr>
              <w:jc w:val="center"/>
              <w:textAlignment w:val="baseline"/>
              <w:rPr>
                <w:rFonts w:ascii="Century Gothic" w:hAnsi="Century Gothic" w:cs="Segoe UI"/>
                <w:sz w:val="20"/>
                <w:lang w:eastAsia="en-GB"/>
              </w:rPr>
            </w:pPr>
            <w:r>
              <w:rPr>
                <w:rFonts w:ascii="Century Gothic" w:hAnsi="Century Gothic" w:cs="Arial"/>
                <w:sz w:val="20"/>
                <w:lang w:eastAsia="en-GB"/>
              </w:rPr>
              <w:t>2</w:t>
            </w:r>
            <w:r w:rsidRPr="006D7164">
              <w:rPr>
                <w:rFonts w:ascii="Century Gothic" w:hAnsi="Century Gothic" w:cs="Arial"/>
                <w:sz w:val="20"/>
                <w:lang w:eastAsia="en-GB"/>
              </w:rPr>
              <w:t xml:space="preserve"> per month</w:t>
            </w:r>
            <w:r>
              <w:rPr>
                <w:rFonts w:ascii="Century Gothic" w:hAnsi="Century Gothic" w:cs="Arial"/>
                <w:sz w:val="20"/>
                <w:lang w:eastAsia="en-GB"/>
              </w:rPr>
              <w:t xml:space="preserve"> per station</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9196D2F"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sz w:val="20"/>
                <w:lang w:eastAsia="en-GB"/>
              </w:rPr>
              <w:t>1</w:t>
            </w:r>
          </w:p>
        </w:tc>
      </w:tr>
      <w:tr w:rsidR="00BE36CA" w:rsidRPr="006D7164" w14:paraId="274EAA45"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D534980"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11</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F3773DE"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Budget Management</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2D64C040"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D301E5C"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rPr>
              <w:t>At or below 0</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A09715D"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2</w:t>
            </w:r>
          </w:p>
        </w:tc>
      </w:tr>
      <w:tr w:rsidR="00BE36CA" w:rsidRPr="006D7164" w14:paraId="720E824D"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FE6D65C"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12</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25BA513A"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Cycle Performance</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77CAF4AF"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4019DCE1"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Pass</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3B3B6E98"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2</w:t>
            </w:r>
          </w:p>
        </w:tc>
      </w:tr>
      <w:tr w:rsidR="00BE36CA" w:rsidRPr="006D7164" w14:paraId="71F3E54B" w14:textId="77777777" w:rsidTr="4AC7CE35">
        <w:trPr>
          <w:trHeight w:val="300"/>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31A9AFF2"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13</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55CFA703"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Completeness of Service Plans</w:t>
            </w: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A46FE9A" w14:textId="77777777" w:rsidR="00BE36CA" w:rsidRPr="00A165F4" w:rsidRDefault="00BE36CA" w:rsidP="001C3B76">
            <w:pPr>
              <w:jc w:val="center"/>
              <w:textAlignment w:val="baseline"/>
              <w:rPr>
                <w:rFonts w:ascii="Century Gothic" w:hAnsi="Century Gothic" w:cs="Arial"/>
                <w:sz w:val="20"/>
                <w:lang w:eastAsia="en-GB"/>
              </w:rPr>
            </w:pPr>
            <w:r w:rsidRPr="00A165F4">
              <w:rPr>
                <w:rFonts w:ascii="Century Gothic" w:hAnsi="Century Gothic" w:cs="Arial"/>
                <w:sz w:val="20"/>
              </w:rPr>
              <w:t>No</w:t>
            </w: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30A20BA0"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Pass</w:t>
            </w: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53A4BD02" w14:textId="77777777" w:rsidR="00BE36CA" w:rsidRPr="00A165F4" w:rsidRDefault="00BE36CA" w:rsidP="001C3B76">
            <w:pPr>
              <w:jc w:val="center"/>
              <w:textAlignment w:val="baseline"/>
              <w:rPr>
                <w:rFonts w:ascii="Century Gothic" w:hAnsi="Century Gothic" w:cs="Arial"/>
                <w:sz w:val="20"/>
                <w:lang w:eastAsia="en-GB"/>
              </w:rPr>
            </w:pPr>
            <w:r>
              <w:rPr>
                <w:rFonts w:ascii="Century Gothic" w:hAnsi="Century Gothic" w:cs="Arial"/>
                <w:sz w:val="20"/>
                <w:lang w:eastAsia="en-GB"/>
              </w:rPr>
              <w:t>1</w:t>
            </w:r>
          </w:p>
        </w:tc>
      </w:tr>
      <w:tr w:rsidR="00BE36CA" w:rsidRPr="006D7164" w14:paraId="11AB9DFC" w14:textId="77777777" w:rsidTr="4AC7CE35">
        <w:trPr>
          <w:trHeight w:val="296"/>
        </w:trPr>
        <w:tc>
          <w:tcPr>
            <w:tcW w:w="9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4B059D8" w14:textId="77777777" w:rsidR="00BE36CA" w:rsidRPr="006D7164" w:rsidRDefault="00BE36CA" w:rsidP="001C3B76">
            <w:pPr>
              <w:jc w:val="center"/>
              <w:textAlignment w:val="baseline"/>
              <w:rPr>
                <w:rFonts w:ascii="Century Gothic" w:hAnsi="Century Gothic" w:cs="Segoe UI"/>
                <w:sz w:val="20"/>
                <w:lang w:eastAsia="en-GB"/>
              </w:rPr>
            </w:pPr>
            <w:r w:rsidRPr="006D7164">
              <w:rPr>
                <w:rFonts w:ascii="Century Gothic" w:hAnsi="Century Gothic" w:cs="Arial"/>
                <w:b/>
                <w:bCs/>
                <w:sz w:val="20"/>
                <w:lang w:eastAsia="en-GB"/>
              </w:rPr>
              <w:t>Total</w:t>
            </w:r>
          </w:p>
        </w:tc>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C738703" w14:textId="77777777" w:rsidR="00BE36CA" w:rsidRPr="006D7164" w:rsidRDefault="00BE36CA" w:rsidP="001C3B76">
            <w:pPr>
              <w:jc w:val="center"/>
              <w:textAlignment w:val="baseline"/>
              <w:rPr>
                <w:rFonts w:ascii="Century Gothic" w:hAnsi="Century Gothic" w:cs="Segoe UI"/>
                <w:sz w:val="20"/>
                <w:lang w:eastAsia="en-GB"/>
              </w:rPr>
            </w:pPr>
          </w:p>
        </w:tc>
        <w:tc>
          <w:tcPr>
            <w:tcW w:w="21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70F6C3C" w14:textId="77777777" w:rsidR="00BE36CA" w:rsidRPr="006D7164" w:rsidRDefault="00BE36CA" w:rsidP="001C3B76">
            <w:pPr>
              <w:jc w:val="center"/>
              <w:textAlignment w:val="baseline"/>
              <w:rPr>
                <w:rFonts w:ascii="Century Gothic" w:hAnsi="Century Gothic" w:cs="Segoe UI"/>
                <w:sz w:val="20"/>
                <w:lang w:eastAsia="en-GB"/>
              </w:rPr>
            </w:pPr>
          </w:p>
        </w:tc>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5B8143D" w14:textId="77777777" w:rsidR="00BE36CA" w:rsidRPr="006D7164" w:rsidRDefault="00BE36CA" w:rsidP="001C3B76">
            <w:pPr>
              <w:jc w:val="center"/>
              <w:textAlignment w:val="baseline"/>
              <w:rPr>
                <w:rFonts w:ascii="Century Gothic" w:hAnsi="Century Gothic" w:cs="Segoe UI"/>
                <w:sz w:val="20"/>
                <w:lang w:eastAsia="en-GB"/>
              </w:rPr>
            </w:pPr>
          </w:p>
        </w:tc>
        <w:tc>
          <w:tcPr>
            <w:tcW w:w="130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1ED24DA" w14:textId="77777777" w:rsidR="00BE36CA" w:rsidRPr="006D7164" w:rsidRDefault="00BE36CA" w:rsidP="001C3B76">
            <w:pPr>
              <w:jc w:val="center"/>
              <w:textAlignment w:val="baseline"/>
              <w:rPr>
                <w:rFonts w:ascii="Century Gothic" w:hAnsi="Century Gothic" w:cs="Segoe UI"/>
                <w:sz w:val="20"/>
                <w:lang w:eastAsia="en-GB"/>
              </w:rPr>
            </w:pPr>
            <w:r w:rsidRPr="4AC7CE35">
              <w:rPr>
                <w:rFonts w:ascii="Century Gothic" w:hAnsi="Century Gothic" w:cs="Arial"/>
                <w:b/>
                <w:sz w:val="20"/>
                <w:lang w:eastAsia="en-GB"/>
              </w:rPr>
              <w:t>25</w:t>
            </w:r>
          </w:p>
        </w:tc>
      </w:tr>
    </w:tbl>
    <w:p w14:paraId="7FD87767" w14:textId="77777777" w:rsidR="00BE36CA" w:rsidRPr="00912EC7" w:rsidRDefault="00BE36CA" w:rsidP="00BE36CA">
      <w:pPr>
        <w:pStyle w:val="BodyText2"/>
        <w:ind w:left="0"/>
        <w:rPr>
          <w:rFonts w:ascii="Century Gothic" w:hAnsi="Century Gothic"/>
          <w:b/>
          <w:bCs/>
          <w:sz w:val="20"/>
          <w:szCs w:val="18"/>
          <w:u w:val="single"/>
        </w:rPr>
        <w:sectPr w:rsidR="00BE36CA" w:rsidRPr="00912EC7">
          <w:pgSz w:w="11900" w:h="16840"/>
          <w:pgMar w:top="1420" w:right="1440" w:bottom="1843" w:left="1418" w:header="720" w:footer="720" w:gutter="0"/>
          <w:cols w:space="720" w:equalWidth="0">
            <w:col w:w="9042"/>
          </w:cols>
          <w:noEndnote/>
        </w:sectPr>
      </w:pPr>
    </w:p>
    <w:p w14:paraId="2E69A6BA" w14:textId="77777777" w:rsidR="00BE36CA" w:rsidRPr="00912EC7" w:rsidRDefault="00BE36CA" w:rsidP="00BE36CA">
      <w:pPr>
        <w:pStyle w:val="Heading2"/>
        <w:numPr>
          <w:ilvl w:val="0"/>
          <w:numId w:val="0"/>
        </w:numPr>
        <w:rPr>
          <w:rFonts w:ascii="Century Gothic" w:hAnsi="Century Gothic"/>
          <w:sz w:val="18"/>
          <w:szCs w:val="18"/>
        </w:rPr>
      </w:pPr>
    </w:p>
    <w:p w14:paraId="262DEE3C" w14:textId="77777777" w:rsidR="00BE36CA" w:rsidRPr="00912EC7" w:rsidRDefault="00BE36CA" w:rsidP="00BE36CA">
      <w:pPr>
        <w:pStyle w:val="Title"/>
        <w:rPr>
          <w:rFonts w:ascii="Century Gothic" w:hAnsi="Century Gothic" w:cs="Arial"/>
          <w:sz w:val="20"/>
          <w:szCs w:val="20"/>
        </w:rPr>
      </w:pPr>
      <w:r w:rsidRPr="00912EC7">
        <w:rPr>
          <w:rFonts w:ascii="Century Gothic" w:hAnsi="Century Gothic" w:cs="Arial"/>
          <w:sz w:val="20"/>
          <w:szCs w:val="20"/>
        </w:rPr>
        <w:t xml:space="preserve">Schedule </w:t>
      </w:r>
      <w:r>
        <w:rPr>
          <w:rFonts w:ascii="Century Gothic" w:hAnsi="Century Gothic" w:cs="Arial"/>
          <w:sz w:val="20"/>
          <w:szCs w:val="20"/>
        </w:rPr>
        <w:t>4</w:t>
      </w:r>
      <w:r w:rsidRPr="00912EC7">
        <w:rPr>
          <w:rFonts w:ascii="Century Gothic" w:hAnsi="Century Gothic" w:cs="Arial"/>
          <w:sz w:val="20"/>
          <w:szCs w:val="20"/>
        </w:rPr>
        <w:t>: Appendix 1 - Service Level Requirements</w:t>
      </w:r>
    </w:p>
    <w:p w14:paraId="4B194445" w14:textId="77777777" w:rsidR="00BE36CA" w:rsidRPr="00912EC7" w:rsidRDefault="00BE36CA" w:rsidP="00BE36CA">
      <w:pPr>
        <w:pStyle w:val="Title"/>
        <w:rPr>
          <w:rFonts w:ascii="Century Gothic" w:hAnsi="Century Gothic" w:cs="Arial"/>
          <w:sz w:val="20"/>
          <w:szCs w:val="14"/>
        </w:rPr>
      </w:pPr>
    </w:p>
    <w:tbl>
      <w:tblPr>
        <w:tblStyle w:val="TableGrid"/>
        <w:tblW w:w="5000" w:type="pct"/>
        <w:tblLook w:val="04A0" w:firstRow="1" w:lastRow="0" w:firstColumn="1" w:lastColumn="0" w:noHBand="0" w:noVBand="1"/>
      </w:tblPr>
      <w:tblGrid>
        <w:gridCol w:w="2257"/>
        <w:gridCol w:w="6663"/>
      </w:tblGrid>
      <w:tr w:rsidR="00BE36CA" w:rsidRPr="00AC7A49" w14:paraId="1768EE71" w14:textId="77777777" w:rsidTr="001C3B76">
        <w:trPr>
          <w:trHeight w:val="315"/>
        </w:trPr>
        <w:tc>
          <w:tcPr>
            <w:tcW w:w="1265" w:type="pct"/>
            <w:shd w:val="clear" w:color="auto" w:fill="D9D9D9" w:themeFill="background1" w:themeFillShade="D9"/>
            <w:hideMark/>
          </w:tcPr>
          <w:p w14:paraId="235CE80E" w14:textId="77777777" w:rsidR="00BE36CA" w:rsidRPr="00AC7A49" w:rsidRDefault="00BE36CA" w:rsidP="001C3B76">
            <w:pPr>
              <w:jc w:val="center"/>
              <w:rPr>
                <w:rFonts w:ascii="Century Gothic" w:hAnsi="Century Gothic" w:cs="Arial"/>
                <w:b/>
                <w:bCs/>
                <w:color w:val="000000"/>
                <w:sz w:val="20"/>
              </w:rPr>
            </w:pPr>
            <w:r w:rsidRPr="00AC7A49">
              <w:rPr>
                <w:rFonts w:ascii="Century Gothic" w:hAnsi="Century Gothic" w:cs="Arial"/>
                <w:b/>
                <w:bCs/>
                <w:color w:val="000000" w:themeColor="text1"/>
                <w:sz w:val="20"/>
              </w:rPr>
              <w:t>1</w:t>
            </w:r>
          </w:p>
        </w:tc>
        <w:tc>
          <w:tcPr>
            <w:tcW w:w="3735" w:type="pct"/>
            <w:shd w:val="clear" w:color="auto" w:fill="D9D9D9" w:themeFill="background1" w:themeFillShade="D9"/>
            <w:hideMark/>
          </w:tcPr>
          <w:p w14:paraId="3E3F2486" w14:textId="77777777" w:rsidR="00BE36CA" w:rsidRPr="00AC7A49" w:rsidRDefault="00BE36CA" w:rsidP="001C3B76">
            <w:pPr>
              <w:jc w:val="center"/>
              <w:rPr>
                <w:rFonts w:ascii="Century Gothic" w:hAnsi="Century Gothic" w:cs="Arial"/>
                <w:b/>
                <w:bCs/>
                <w:color w:val="000000"/>
                <w:sz w:val="20"/>
              </w:rPr>
            </w:pPr>
            <w:r w:rsidRPr="00AC7A49">
              <w:rPr>
                <w:rFonts w:ascii="Century Gothic" w:hAnsi="Century Gothic" w:cs="Arial"/>
                <w:b/>
                <w:bCs/>
                <w:color w:val="000000" w:themeColor="text1"/>
                <w:sz w:val="20"/>
              </w:rPr>
              <w:t>ON TIME PERFORMANCE</w:t>
            </w:r>
          </w:p>
        </w:tc>
      </w:tr>
      <w:tr w:rsidR="00BE36CA" w:rsidRPr="00AC7A49" w14:paraId="30ED39DC" w14:textId="77777777" w:rsidTr="001C3B76">
        <w:trPr>
          <w:trHeight w:val="315"/>
        </w:trPr>
        <w:tc>
          <w:tcPr>
            <w:tcW w:w="1265" w:type="pct"/>
            <w:hideMark/>
          </w:tcPr>
          <w:p w14:paraId="2F901CA6"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Purpose / measures</w:t>
            </w:r>
          </w:p>
        </w:tc>
        <w:tc>
          <w:tcPr>
            <w:tcW w:w="3735" w:type="pct"/>
            <w:hideMark/>
          </w:tcPr>
          <w:p w14:paraId="46A7DD9A"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 xml:space="preserve">To measure the effectiveness of the Supplier in delivering the catering consignment to the aircraft within the time specified </w:t>
            </w:r>
            <w:proofErr w:type="gramStart"/>
            <w:r w:rsidRPr="00AC7A49">
              <w:rPr>
                <w:rFonts w:ascii="Century Gothic" w:hAnsi="Century Gothic" w:cs="Arial"/>
                <w:color w:val="000000"/>
                <w:sz w:val="20"/>
              </w:rPr>
              <w:t>in order for</w:t>
            </w:r>
            <w:proofErr w:type="gramEnd"/>
            <w:r w:rsidRPr="00AC7A49">
              <w:rPr>
                <w:rFonts w:ascii="Century Gothic" w:hAnsi="Century Gothic" w:cs="Arial"/>
                <w:color w:val="000000"/>
                <w:sz w:val="20"/>
              </w:rPr>
              <w:t xml:space="preserve"> the aircraft to meet its scheduled time of departure. (STD)</w:t>
            </w:r>
          </w:p>
        </w:tc>
      </w:tr>
      <w:tr w:rsidR="00BE36CA" w:rsidRPr="00AC7A49" w14:paraId="38802DD7" w14:textId="77777777" w:rsidTr="001C3B76">
        <w:trPr>
          <w:trHeight w:val="315"/>
        </w:trPr>
        <w:tc>
          <w:tcPr>
            <w:tcW w:w="1265" w:type="pct"/>
            <w:hideMark/>
          </w:tcPr>
          <w:p w14:paraId="17D16964"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Responsibility for Performance</w:t>
            </w:r>
          </w:p>
        </w:tc>
        <w:tc>
          <w:tcPr>
            <w:tcW w:w="3735" w:type="pct"/>
            <w:hideMark/>
          </w:tcPr>
          <w:p w14:paraId="57C4EB35"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The Supplier</w:t>
            </w:r>
          </w:p>
        </w:tc>
      </w:tr>
      <w:tr w:rsidR="00BE36CA" w:rsidRPr="00AC7A49" w14:paraId="08407836" w14:textId="77777777" w:rsidTr="001C3B76">
        <w:trPr>
          <w:trHeight w:val="315"/>
        </w:trPr>
        <w:tc>
          <w:tcPr>
            <w:tcW w:w="1265" w:type="pct"/>
            <w:hideMark/>
          </w:tcPr>
          <w:p w14:paraId="286B65ED"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Data source</w:t>
            </w:r>
          </w:p>
        </w:tc>
        <w:tc>
          <w:tcPr>
            <w:tcW w:w="3735" w:type="pct"/>
            <w:hideMark/>
          </w:tcPr>
          <w:p w14:paraId="3B320040"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themeColor="text1"/>
                <w:sz w:val="20"/>
              </w:rPr>
              <w:t>Virgin – Operations Flight Management System</w:t>
            </w:r>
          </w:p>
        </w:tc>
      </w:tr>
      <w:tr w:rsidR="00BE36CA" w:rsidRPr="00AC7A49" w14:paraId="5B102C50" w14:textId="77777777" w:rsidTr="001C3B76">
        <w:trPr>
          <w:trHeight w:val="315"/>
        </w:trPr>
        <w:tc>
          <w:tcPr>
            <w:tcW w:w="1265" w:type="pct"/>
            <w:hideMark/>
          </w:tcPr>
          <w:p w14:paraId="2C5064BE"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Data Collection periodicity</w:t>
            </w:r>
          </w:p>
        </w:tc>
        <w:tc>
          <w:tcPr>
            <w:tcW w:w="3735" w:type="pct"/>
            <w:hideMark/>
          </w:tcPr>
          <w:p w14:paraId="23359E8C"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Per Aircraft Departure</w:t>
            </w:r>
          </w:p>
        </w:tc>
      </w:tr>
      <w:tr w:rsidR="00BE36CA" w:rsidRPr="00AC7A49" w14:paraId="17A7122B" w14:textId="77777777" w:rsidTr="001C3B76">
        <w:trPr>
          <w:trHeight w:val="315"/>
        </w:trPr>
        <w:tc>
          <w:tcPr>
            <w:tcW w:w="1265" w:type="pct"/>
            <w:hideMark/>
          </w:tcPr>
          <w:p w14:paraId="1680CF88"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Responsibility for data collection</w:t>
            </w:r>
          </w:p>
        </w:tc>
        <w:tc>
          <w:tcPr>
            <w:tcW w:w="3735" w:type="pct"/>
            <w:hideMark/>
          </w:tcPr>
          <w:p w14:paraId="66A65F68"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Both parties</w:t>
            </w:r>
          </w:p>
        </w:tc>
      </w:tr>
      <w:tr w:rsidR="00BE36CA" w:rsidRPr="00AC7A49" w14:paraId="13891639" w14:textId="77777777" w:rsidTr="001C3B76">
        <w:trPr>
          <w:trHeight w:val="315"/>
        </w:trPr>
        <w:tc>
          <w:tcPr>
            <w:tcW w:w="1265" w:type="pct"/>
            <w:hideMark/>
          </w:tcPr>
          <w:p w14:paraId="7F70B8FC"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Recipient(s)</w:t>
            </w:r>
          </w:p>
        </w:tc>
        <w:tc>
          <w:tcPr>
            <w:tcW w:w="3735" w:type="pct"/>
            <w:hideMark/>
          </w:tcPr>
          <w:p w14:paraId="227592AF"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Virgin – Inflight Services</w:t>
            </w:r>
          </w:p>
        </w:tc>
      </w:tr>
      <w:tr w:rsidR="00BE36CA" w:rsidRPr="00AC7A49" w14:paraId="50958B34" w14:textId="77777777" w:rsidTr="001C3B76">
        <w:trPr>
          <w:trHeight w:val="315"/>
        </w:trPr>
        <w:tc>
          <w:tcPr>
            <w:tcW w:w="1265" w:type="pct"/>
            <w:hideMark/>
          </w:tcPr>
          <w:p w14:paraId="0D264999"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Measurement period</w:t>
            </w:r>
          </w:p>
        </w:tc>
        <w:tc>
          <w:tcPr>
            <w:tcW w:w="3735" w:type="pct"/>
            <w:hideMark/>
          </w:tcPr>
          <w:p w14:paraId="10E2319A"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Monthly</w:t>
            </w:r>
          </w:p>
        </w:tc>
      </w:tr>
      <w:tr w:rsidR="00BE36CA" w:rsidRPr="00AC7A49" w14:paraId="1466F8C6" w14:textId="77777777" w:rsidTr="001C3B76">
        <w:trPr>
          <w:trHeight w:val="300"/>
        </w:trPr>
        <w:tc>
          <w:tcPr>
            <w:tcW w:w="1265" w:type="pct"/>
            <w:vMerge w:val="restart"/>
            <w:hideMark/>
          </w:tcPr>
          <w:p w14:paraId="140A34D1"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Methodology</w:t>
            </w:r>
          </w:p>
        </w:tc>
        <w:tc>
          <w:tcPr>
            <w:tcW w:w="3735" w:type="pct"/>
            <w:hideMark/>
          </w:tcPr>
          <w:p w14:paraId="6698F11E" w14:textId="77777777" w:rsidR="00BE36CA" w:rsidRPr="00AC7A49" w:rsidRDefault="00BE36CA" w:rsidP="009A418A">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sz w:val="20"/>
                <w:lang w:eastAsia="en-GB"/>
              </w:rPr>
              <w:t xml:space="preserve">Catering Delay means any delay caused to the STD of an aircraft or has had a direct impact on other services that has caused a delay to the STD, genuinely caused by the </w:t>
            </w:r>
            <w:proofErr w:type="gramStart"/>
            <w:r w:rsidRPr="00AC7A49">
              <w:rPr>
                <w:rFonts w:ascii="Century Gothic" w:hAnsi="Century Gothic" w:cs="Arial"/>
                <w:color w:val="000000"/>
                <w:sz w:val="20"/>
                <w:lang w:eastAsia="en-GB"/>
              </w:rPr>
              <w:t>supplier</w:t>
            </w:r>
            <w:proofErr w:type="gramEnd"/>
            <w:r w:rsidRPr="00AC7A49">
              <w:rPr>
                <w:rFonts w:ascii="Century Gothic" w:hAnsi="Century Gothic" w:cs="Arial"/>
                <w:color w:val="000000"/>
                <w:sz w:val="20"/>
                <w:lang w:eastAsia="en-GB"/>
              </w:rPr>
              <w:t xml:space="preserve"> and verified through the suppliers delay report. </w:t>
            </w:r>
          </w:p>
        </w:tc>
      </w:tr>
      <w:tr w:rsidR="00BE36CA" w:rsidRPr="00AC7A49" w14:paraId="107A98BA" w14:textId="77777777" w:rsidTr="001C3B76">
        <w:trPr>
          <w:trHeight w:val="300"/>
        </w:trPr>
        <w:tc>
          <w:tcPr>
            <w:tcW w:w="1265" w:type="pct"/>
            <w:vMerge/>
          </w:tcPr>
          <w:p w14:paraId="4D62747C" w14:textId="77777777" w:rsidR="00BE36CA" w:rsidRPr="00AC7A49" w:rsidRDefault="00BE36CA" w:rsidP="001C3B76">
            <w:pPr>
              <w:jc w:val="left"/>
              <w:rPr>
                <w:rFonts w:ascii="Century Gothic" w:hAnsi="Century Gothic" w:cs="Arial"/>
                <w:b/>
                <w:bCs/>
                <w:color w:val="000000"/>
                <w:sz w:val="20"/>
              </w:rPr>
            </w:pPr>
          </w:p>
        </w:tc>
        <w:tc>
          <w:tcPr>
            <w:tcW w:w="3735" w:type="pct"/>
          </w:tcPr>
          <w:p w14:paraId="551B877F" w14:textId="77777777" w:rsidR="00BE36CA" w:rsidRPr="00AC7A49" w:rsidRDefault="00BE36CA" w:rsidP="009A418A">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themeColor="text1"/>
                <w:sz w:val="20"/>
                <w:lang w:eastAsia="en-GB"/>
              </w:rPr>
              <w:t>All Delay Reports and investigations should be completed and returned within the timelines set out in the Delay investigation procedure documented in Inflight Services Procedures Manual for this Service level to be met.</w:t>
            </w:r>
            <w:r>
              <w:rPr>
                <w:rFonts w:ascii="Century Gothic" w:hAnsi="Century Gothic" w:cs="Arial"/>
                <w:color w:val="000000" w:themeColor="text1"/>
                <w:sz w:val="20"/>
                <w:lang w:eastAsia="en-GB"/>
              </w:rPr>
              <w:t xml:space="preserve"> </w:t>
            </w:r>
            <w:r w:rsidRPr="00AC7A49">
              <w:rPr>
                <w:rFonts w:ascii="Century Gothic" w:hAnsi="Century Gothic" w:cs="Arial"/>
                <w:color w:val="000000"/>
                <w:sz w:val="20"/>
                <w:lang w:eastAsia="en-GB"/>
              </w:rPr>
              <w:t xml:space="preserve">Inflight Services Operations will review the suppliers delay report along with any associated evidence provided by either the supplier or Virgin to decide whether a departure delay coded to catering is demonstrated to be the result of the Supplier or not. </w:t>
            </w:r>
          </w:p>
          <w:p w14:paraId="1C29F3CC" w14:textId="77777777" w:rsidR="00BE36CA" w:rsidRPr="00AC7A49" w:rsidRDefault="00BE36CA" w:rsidP="009A418A">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sz w:val="20"/>
                <w:lang w:eastAsia="en-GB"/>
              </w:rPr>
              <w:t>After the delay investigation report has been provided and reviewed by Virgin, the decision to attribute or not attribute the delay will be shared with Supplier plus rationale to allow mutual agreement.</w:t>
            </w:r>
          </w:p>
        </w:tc>
      </w:tr>
      <w:tr w:rsidR="00BE36CA" w:rsidRPr="00AC7A49" w14:paraId="6453EB60" w14:textId="77777777" w:rsidTr="001C3B76">
        <w:trPr>
          <w:trHeight w:val="510"/>
        </w:trPr>
        <w:tc>
          <w:tcPr>
            <w:tcW w:w="1265" w:type="pct"/>
            <w:vMerge/>
          </w:tcPr>
          <w:p w14:paraId="4A41D337" w14:textId="77777777" w:rsidR="00BE36CA" w:rsidRPr="00AC7A49" w:rsidRDefault="00BE36CA" w:rsidP="001C3B76">
            <w:pPr>
              <w:jc w:val="left"/>
              <w:rPr>
                <w:rFonts w:ascii="Century Gothic" w:hAnsi="Century Gothic" w:cs="Arial"/>
                <w:b/>
                <w:bCs/>
                <w:color w:val="000000"/>
                <w:sz w:val="20"/>
              </w:rPr>
            </w:pPr>
          </w:p>
        </w:tc>
        <w:tc>
          <w:tcPr>
            <w:tcW w:w="3735" w:type="pct"/>
            <w:hideMark/>
          </w:tcPr>
          <w:p w14:paraId="5A50AEEF" w14:textId="77777777" w:rsidR="00BE36CA" w:rsidRPr="00AC7A49" w:rsidRDefault="00BE36CA" w:rsidP="009A418A">
            <w:pPr>
              <w:pStyle w:val="ListParagraph"/>
              <w:numPr>
                <w:ilvl w:val="0"/>
                <w:numId w:val="40"/>
              </w:numPr>
              <w:jc w:val="left"/>
              <w:rPr>
                <w:rFonts w:ascii="Century Gothic" w:hAnsi="Century Gothic" w:cs="Arial"/>
                <w:color w:val="000000"/>
                <w:sz w:val="20"/>
                <w:lang w:eastAsia="en-GB"/>
              </w:rPr>
            </w:pPr>
            <w:r w:rsidRPr="00AC7A49">
              <w:rPr>
                <w:rFonts w:ascii="Century Gothic" w:hAnsi="Century Gothic" w:cs="Arial"/>
                <w:color w:val="000000"/>
                <w:sz w:val="20"/>
                <w:lang w:eastAsia="en-GB"/>
              </w:rPr>
              <w:t>The Supplier shall be measured on the % number of flights that were not delayed because of the Suppliers actions within the measurement period.</w:t>
            </w:r>
          </w:p>
        </w:tc>
      </w:tr>
      <w:tr w:rsidR="00BE36CA" w:rsidRPr="00AC7A49" w14:paraId="686BD79A" w14:textId="77777777" w:rsidTr="001C3B76">
        <w:trPr>
          <w:trHeight w:val="510"/>
        </w:trPr>
        <w:tc>
          <w:tcPr>
            <w:tcW w:w="1265" w:type="pct"/>
            <w:vMerge w:val="restart"/>
            <w:hideMark/>
          </w:tcPr>
          <w:p w14:paraId="0279B8F1" w14:textId="77777777" w:rsidR="00BE36CA" w:rsidRPr="00AC7A49" w:rsidRDefault="00BE36CA" w:rsidP="001C3B76">
            <w:pPr>
              <w:jc w:val="left"/>
              <w:rPr>
                <w:rFonts w:ascii="Century Gothic" w:hAnsi="Century Gothic" w:cs="Arial"/>
                <w:b/>
                <w:bCs/>
                <w:color w:val="000000"/>
                <w:sz w:val="20"/>
              </w:rPr>
            </w:pPr>
            <w:r w:rsidRPr="00AC7A49">
              <w:rPr>
                <w:rFonts w:ascii="Century Gothic" w:hAnsi="Century Gothic" w:cs="Arial"/>
                <w:b/>
                <w:bCs/>
                <w:color w:val="000000"/>
                <w:sz w:val="20"/>
              </w:rPr>
              <w:t>Formulae</w:t>
            </w:r>
          </w:p>
        </w:tc>
        <w:tc>
          <w:tcPr>
            <w:tcW w:w="3735" w:type="pct"/>
            <w:hideMark/>
          </w:tcPr>
          <w:tbl>
            <w:tblPr>
              <w:tblW w:w="5000" w:type="pct"/>
              <w:tblLook w:val="04A0" w:firstRow="1" w:lastRow="0" w:firstColumn="1" w:lastColumn="0" w:noHBand="0" w:noVBand="1"/>
            </w:tblPr>
            <w:tblGrid>
              <w:gridCol w:w="6437"/>
            </w:tblGrid>
            <w:tr w:rsidR="00BE36CA" w:rsidRPr="00AC7A49" w14:paraId="4F143BEB" w14:textId="77777777" w:rsidTr="001C3B76">
              <w:trPr>
                <w:trHeight w:val="300"/>
              </w:trPr>
              <w:tc>
                <w:tcPr>
                  <w:tcW w:w="3594" w:type="pct"/>
                  <w:tcBorders>
                    <w:top w:val="nil"/>
                    <w:left w:val="nil"/>
                    <w:bottom w:val="nil"/>
                    <w:right w:val="single" w:sz="8" w:space="0" w:color="000000"/>
                  </w:tcBorders>
                  <w:shd w:val="clear" w:color="auto" w:fill="auto"/>
                  <w:vAlign w:val="center"/>
                  <w:hideMark/>
                </w:tcPr>
                <w:p w14:paraId="12B89AB8"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 xml:space="preserve">100 – (# attributable delays </w:t>
                  </w:r>
                  <w:r w:rsidRPr="00AC7A49">
                    <w:rPr>
                      <w:rFonts w:ascii="Century Gothic" w:hAnsi="Century Gothic" w:cs="Arial"/>
                      <w:b/>
                      <w:bCs/>
                      <w:color w:val="000000"/>
                      <w:sz w:val="20"/>
                    </w:rPr>
                    <w:t xml:space="preserve">÷ </w:t>
                  </w:r>
                  <w:r w:rsidRPr="00AC7A49">
                    <w:rPr>
                      <w:rFonts w:ascii="Century Gothic" w:hAnsi="Century Gothic" w:cs="Arial"/>
                      <w:color w:val="000000"/>
                      <w:sz w:val="20"/>
                    </w:rPr>
                    <w:t># departures) * 100) = % flights achieving OTP</w:t>
                  </w:r>
                </w:p>
              </w:tc>
            </w:tr>
            <w:tr w:rsidR="00BE36CA" w:rsidRPr="00AC7A49" w14:paraId="2A1DA24F" w14:textId="77777777" w:rsidTr="001C3B76">
              <w:trPr>
                <w:trHeight w:val="300"/>
              </w:trPr>
              <w:tc>
                <w:tcPr>
                  <w:tcW w:w="3594" w:type="pct"/>
                  <w:tcBorders>
                    <w:top w:val="nil"/>
                    <w:left w:val="nil"/>
                    <w:bottom w:val="nil"/>
                    <w:right w:val="single" w:sz="8" w:space="0" w:color="000000"/>
                  </w:tcBorders>
                  <w:shd w:val="clear" w:color="auto" w:fill="auto"/>
                  <w:vAlign w:val="center"/>
                  <w:hideMark/>
                </w:tcPr>
                <w:p w14:paraId="564B8441"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Example: VS001 STD = 14.00 v ATD = 14.05 = 1 Delay of 5 Minutes attributed to catering</w:t>
                  </w:r>
                </w:p>
              </w:tc>
            </w:tr>
          </w:tbl>
          <w:p w14:paraId="4DE86B5E" w14:textId="77777777" w:rsidR="00BE36CA" w:rsidRPr="00AC7A49" w:rsidRDefault="00BE36CA" w:rsidP="001C3B76">
            <w:pPr>
              <w:spacing w:line="259" w:lineRule="auto"/>
              <w:rPr>
                <w:rFonts w:ascii="Century Gothic" w:hAnsi="Century Gothic" w:cs="Arial"/>
                <w:b/>
                <w:bCs/>
                <w:color w:val="000000" w:themeColor="text1"/>
                <w:sz w:val="20"/>
              </w:rPr>
            </w:pPr>
          </w:p>
        </w:tc>
      </w:tr>
      <w:tr w:rsidR="00BE36CA" w:rsidRPr="00AC7A49" w14:paraId="0BCCF5DD" w14:textId="77777777" w:rsidTr="001C3B76">
        <w:trPr>
          <w:trHeight w:val="690"/>
        </w:trPr>
        <w:tc>
          <w:tcPr>
            <w:tcW w:w="1265" w:type="pct"/>
            <w:vMerge/>
          </w:tcPr>
          <w:p w14:paraId="0C3B22B7" w14:textId="77777777" w:rsidR="00BE36CA" w:rsidRPr="00AC7A49" w:rsidRDefault="00BE36CA" w:rsidP="001C3B76">
            <w:pPr>
              <w:rPr>
                <w:rFonts w:ascii="Century Gothic" w:hAnsi="Century Gothic" w:cs="Arial"/>
                <w:b/>
                <w:bCs/>
                <w:color w:val="000000"/>
                <w:sz w:val="20"/>
              </w:rPr>
            </w:pPr>
          </w:p>
        </w:tc>
        <w:tc>
          <w:tcPr>
            <w:tcW w:w="3735" w:type="pct"/>
            <w:hideMark/>
          </w:tcPr>
          <w:p w14:paraId="53AF6BF2" w14:textId="77777777" w:rsidR="00BE36CA" w:rsidRPr="00AC7A49" w:rsidRDefault="00BE36CA" w:rsidP="001C3B76">
            <w:pPr>
              <w:rPr>
                <w:rFonts w:ascii="Century Gothic" w:hAnsi="Century Gothic" w:cs="Arial"/>
                <w:color w:val="000000"/>
                <w:sz w:val="20"/>
              </w:rPr>
            </w:pPr>
            <w:r w:rsidRPr="00AC7A49">
              <w:rPr>
                <w:rFonts w:ascii="Century Gothic" w:hAnsi="Century Gothic" w:cs="Arial"/>
                <w:color w:val="000000"/>
                <w:sz w:val="20"/>
              </w:rPr>
              <w:t xml:space="preserve">Example:100 – </w:t>
            </w:r>
            <w:proofErr w:type="gramStart"/>
            <w:r w:rsidRPr="00AC7A49">
              <w:rPr>
                <w:rFonts w:ascii="Century Gothic" w:hAnsi="Century Gothic" w:cs="Arial"/>
                <w:color w:val="000000"/>
                <w:sz w:val="20"/>
              </w:rPr>
              <w:t>( (</w:t>
            </w:r>
            <w:proofErr w:type="gramEnd"/>
            <w:r w:rsidRPr="00AC7A49">
              <w:rPr>
                <w:rFonts w:ascii="Century Gothic" w:hAnsi="Century Gothic" w:cs="Arial"/>
                <w:color w:val="000000"/>
                <w:sz w:val="20"/>
              </w:rPr>
              <w:t xml:space="preserve">1 </w:t>
            </w:r>
            <w:r w:rsidRPr="00AC7A49">
              <w:rPr>
                <w:rFonts w:ascii="Century Gothic" w:hAnsi="Century Gothic" w:cs="Arial"/>
                <w:b/>
                <w:bCs/>
                <w:color w:val="000000"/>
                <w:sz w:val="20"/>
              </w:rPr>
              <w:t>÷</w:t>
            </w:r>
            <w:r w:rsidRPr="00AC7A49">
              <w:rPr>
                <w:rFonts w:ascii="Century Gothic" w:hAnsi="Century Gothic" w:cs="Arial"/>
                <w:color w:val="000000"/>
                <w:sz w:val="20"/>
              </w:rPr>
              <w:t xml:space="preserve"> 189) *100) = 99.48% OTP</w:t>
            </w:r>
          </w:p>
        </w:tc>
      </w:tr>
    </w:tbl>
    <w:p w14:paraId="5100D5AF" w14:textId="77777777" w:rsidR="00BE36CA" w:rsidRPr="00912EC7" w:rsidRDefault="00BE36CA" w:rsidP="00BE36CA">
      <w:pPr>
        <w:rPr>
          <w:rFonts w:ascii="Century Gothic" w:hAnsi="Century Gothic" w:cs="Arial"/>
          <w:sz w:val="18"/>
          <w:szCs w:val="18"/>
        </w:rPr>
      </w:pPr>
    </w:p>
    <w:p w14:paraId="28126F78" w14:textId="77777777" w:rsidR="00BE36CA" w:rsidRPr="00912EC7" w:rsidRDefault="00BE36CA" w:rsidP="00BE36CA">
      <w:pPr>
        <w:rPr>
          <w:rFonts w:ascii="Century Gothic" w:hAnsi="Century Gothic" w:cs="Arial"/>
          <w:sz w:val="18"/>
          <w:szCs w:val="18"/>
        </w:rPr>
      </w:pPr>
    </w:p>
    <w:p w14:paraId="664B20B7" w14:textId="77777777" w:rsidR="00BE36CA" w:rsidRPr="00912EC7" w:rsidRDefault="00BE36CA" w:rsidP="00BE36CA">
      <w:pPr>
        <w:rPr>
          <w:rFonts w:ascii="Century Gothic" w:hAnsi="Century Gothic" w:cs="Arial"/>
          <w:sz w:val="18"/>
          <w:szCs w:val="18"/>
        </w:rPr>
      </w:pPr>
    </w:p>
    <w:p w14:paraId="6B32E950" w14:textId="77777777" w:rsidR="00BE36CA" w:rsidRPr="00912EC7" w:rsidRDefault="00BE36CA" w:rsidP="00BE36CA">
      <w:pPr>
        <w:rPr>
          <w:rFonts w:ascii="Century Gothic" w:hAnsi="Century Gothic" w:cs="Arial"/>
          <w:sz w:val="18"/>
          <w:szCs w:val="18"/>
        </w:rPr>
      </w:pPr>
    </w:p>
    <w:p w14:paraId="1B2DA44A" w14:textId="77777777" w:rsidR="00BE36CA" w:rsidRPr="00912EC7" w:rsidRDefault="00BE36CA" w:rsidP="00BE36CA">
      <w:pPr>
        <w:rPr>
          <w:rFonts w:ascii="Century Gothic" w:hAnsi="Century Gothic" w:cs="Arial"/>
          <w:sz w:val="18"/>
          <w:szCs w:val="18"/>
        </w:rPr>
      </w:pPr>
    </w:p>
    <w:p w14:paraId="41047909" w14:textId="77777777" w:rsidR="00BE36CA" w:rsidRDefault="00BE36CA" w:rsidP="00BE36CA">
      <w:pPr>
        <w:rPr>
          <w:rFonts w:ascii="Century Gothic" w:hAnsi="Century Gothic" w:cs="Arial"/>
          <w:sz w:val="18"/>
          <w:szCs w:val="18"/>
        </w:rPr>
      </w:pPr>
    </w:p>
    <w:p w14:paraId="63A4130D" w14:textId="77777777" w:rsidR="00BE36CA" w:rsidRDefault="00BE36CA" w:rsidP="00BE36CA">
      <w:pPr>
        <w:rPr>
          <w:rFonts w:ascii="Century Gothic" w:hAnsi="Century Gothic" w:cs="Arial"/>
          <w:sz w:val="18"/>
          <w:szCs w:val="18"/>
        </w:rPr>
      </w:pPr>
    </w:p>
    <w:p w14:paraId="287BD030" w14:textId="77777777" w:rsidR="00BE36CA" w:rsidRDefault="00BE36CA" w:rsidP="00BE36CA">
      <w:pPr>
        <w:rPr>
          <w:rFonts w:ascii="Century Gothic" w:hAnsi="Century Gothic" w:cs="Arial"/>
          <w:sz w:val="18"/>
          <w:szCs w:val="18"/>
        </w:rPr>
      </w:pPr>
    </w:p>
    <w:p w14:paraId="30EE7B95" w14:textId="77777777" w:rsidR="00BE36CA" w:rsidRDefault="00BE36CA" w:rsidP="00BE36CA">
      <w:pPr>
        <w:rPr>
          <w:rFonts w:ascii="Century Gothic" w:hAnsi="Century Gothic" w:cs="Arial"/>
          <w:sz w:val="18"/>
          <w:szCs w:val="18"/>
        </w:rPr>
      </w:pPr>
    </w:p>
    <w:p w14:paraId="4807DB2B" w14:textId="77777777" w:rsidR="00BE36CA" w:rsidRDefault="00BE36CA" w:rsidP="00BE36CA">
      <w:pPr>
        <w:rPr>
          <w:rFonts w:ascii="Century Gothic" w:hAnsi="Century Gothic" w:cs="Arial"/>
          <w:sz w:val="18"/>
          <w:szCs w:val="18"/>
        </w:rPr>
      </w:pPr>
    </w:p>
    <w:p w14:paraId="706FEADE" w14:textId="77777777" w:rsidR="00BE36CA" w:rsidRDefault="00BE36CA" w:rsidP="00BE36CA">
      <w:pPr>
        <w:rPr>
          <w:rFonts w:ascii="Century Gothic" w:hAnsi="Century Gothic" w:cs="Arial"/>
          <w:sz w:val="18"/>
          <w:szCs w:val="18"/>
        </w:rPr>
      </w:pPr>
    </w:p>
    <w:p w14:paraId="10923638" w14:textId="77777777" w:rsidR="00BE36CA" w:rsidRPr="00912EC7" w:rsidRDefault="00BE36CA" w:rsidP="00BE36CA">
      <w:pPr>
        <w:rPr>
          <w:rFonts w:ascii="Century Gothic" w:hAnsi="Century Gothic" w:cs="Arial"/>
          <w:sz w:val="18"/>
          <w:szCs w:val="18"/>
        </w:rPr>
      </w:pPr>
    </w:p>
    <w:p w14:paraId="5436C7A7" w14:textId="77777777" w:rsidR="00BE36CA" w:rsidRPr="00912EC7" w:rsidRDefault="00BE36CA" w:rsidP="00BE36CA">
      <w:pPr>
        <w:rPr>
          <w:rFonts w:ascii="Century Gothic" w:hAnsi="Century Gothic" w:cs="Arial"/>
          <w:sz w:val="18"/>
          <w:szCs w:val="18"/>
        </w:rPr>
      </w:pPr>
    </w:p>
    <w:p w14:paraId="54962C2E" w14:textId="77777777" w:rsidR="00BE36CA" w:rsidRPr="00912EC7" w:rsidRDefault="00BE36CA" w:rsidP="00BE36CA">
      <w:pPr>
        <w:rPr>
          <w:rFonts w:ascii="Century Gothic" w:hAnsi="Century Gothic" w:cs="Arial"/>
          <w:sz w:val="18"/>
          <w:szCs w:val="18"/>
        </w:rPr>
      </w:pPr>
    </w:p>
    <w:tbl>
      <w:tblPr>
        <w:tblStyle w:val="TableGrid"/>
        <w:tblW w:w="5000" w:type="pct"/>
        <w:tblLook w:val="04A0" w:firstRow="1" w:lastRow="0" w:firstColumn="1" w:lastColumn="0" w:noHBand="0" w:noVBand="1"/>
      </w:tblPr>
      <w:tblGrid>
        <w:gridCol w:w="2123"/>
        <w:gridCol w:w="6797"/>
      </w:tblGrid>
      <w:tr w:rsidR="00BE36CA" w:rsidRPr="004D3DF1" w14:paraId="60EE76F6" w14:textId="77777777" w:rsidTr="001C3B76">
        <w:trPr>
          <w:trHeight w:val="315"/>
        </w:trPr>
        <w:tc>
          <w:tcPr>
            <w:tcW w:w="1190" w:type="pct"/>
            <w:shd w:val="clear" w:color="auto" w:fill="D9D9D9" w:themeFill="background1" w:themeFillShade="D9"/>
            <w:hideMark/>
          </w:tcPr>
          <w:p w14:paraId="2029CABD" w14:textId="77777777" w:rsidR="00BE36CA" w:rsidRPr="004D3DF1" w:rsidRDefault="00BE36CA" w:rsidP="001C3B76">
            <w:pPr>
              <w:jc w:val="center"/>
              <w:rPr>
                <w:rFonts w:ascii="Century Gothic" w:hAnsi="Century Gothic" w:cs="Arial"/>
                <w:b/>
                <w:bCs/>
                <w:color w:val="000000"/>
                <w:sz w:val="20"/>
              </w:rPr>
            </w:pPr>
            <w:r w:rsidRPr="004D3DF1">
              <w:rPr>
                <w:rFonts w:ascii="Century Gothic" w:hAnsi="Century Gothic" w:cs="Arial"/>
                <w:b/>
                <w:bCs/>
                <w:color w:val="000000" w:themeColor="text1"/>
                <w:sz w:val="20"/>
              </w:rPr>
              <w:lastRenderedPageBreak/>
              <w:t>2</w:t>
            </w:r>
          </w:p>
        </w:tc>
        <w:tc>
          <w:tcPr>
            <w:tcW w:w="3810" w:type="pct"/>
            <w:shd w:val="clear" w:color="auto" w:fill="D9D9D9" w:themeFill="background1" w:themeFillShade="D9"/>
            <w:hideMark/>
          </w:tcPr>
          <w:p w14:paraId="7E5368F5" w14:textId="77777777" w:rsidR="00BE36CA" w:rsidRPr="004D3DF1" w:rsidRDefault="00BE36CA" w:rsidP="001C3B76">
            <w:pPr>
              <w:jc w:val="center"/>
              <w:rPr>
                <w:rFonts w:ascii="Century Gothic" w:hAnsi="Century Gothic" w:cs="Arial"/>
                <w:b/>
                <w:bCs/>
                <w:color w:val="000000"/>
                <w:sz w:val="20"/>
              </w:rPr>
            </w:pPr>
            <w:r w:rsidRPr="004D3DF1">
              <w:rPr>
                <w:rFonts w:ascii="Century Gothic" w:hAnsi="Century Gothic" w:cs="Arial"/>
                <w:b/>
                <w:bCs/>
                <w:color w:val="000000" w:themeColor="text1"/>
                <w:sz w:val="20"/>
              </w:rPr>
              <w:t>OPERATIONAL SAFETY/SECURITY AUDITS AND OCCURENCES</w:t>
            </w:r>
          </w:p>
        </w:tc>
      </w:tr>
      <w:tr w:rsidR="00BE36CA" w:rsidRPr="004D3DF1" w14:paraId="66621338" w14:textId="77777777" w:rsidTr="001C3B76">
        <w:trPr>
          <w:trHeight w:val="315"/>
        </w:trPr>
        <w:tc>
          <w:tcPr>
            <w:tcW w:w="1190" w:type="pct"/>
            <w:hideMark/>
          </w:tcPr>
          <w:p w14:paraId="3756B43A"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Purpose / measures</w:t>
            </w:r>
          </w:p>
        </w:tc>
        <w:tc>
          <w:tcPr>
            <w:tcW w:w="3810" w:type="pct"/>
            <w:hideMark/>
          </w:tcPr>
          <w:p w14:paraId="144CEE63"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 xml:space="preserve">To measure the Suppliers effectiveness around their safety and security processes and procedures. </w:t>
            </w:r>
          </w:p>
        </w:tc>
      </w:tr>
      <w:tr w:rsidR="00BE36CA" w:rsidRPr="004D3DF1" w14:paraId="227D3657" w14:textId="77777777" w:rsidTr="001C3B76">
        <w:trPr>
          <w:trHeight w:val="315"/>
        </w:trPr>
        <w:tc>
          <w:tcPr>
            <w:tcW w:w="1190" w:type="pct"/>
            <w:hideMark/>
          </w:tcPr>
          <w:p w14:paraId="5B884194"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Responsibility for Performance</w:t>
            </w:r>
          </w:p>
        </w:tc>
        <w:tc>
          <w:tcPr>
            <w:tcW w:w="3810" w:type="pct"/>
            <w:hideMark/>
          </w:tcPr>
          <w:p w14:paraId="1548BCBC"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The Supplier</w:t>
            </w:r>
          </w:p>
        </w:tc>
      </w:tr>
      <w:tr w:rsidR="00BE36CA" w:rsidRPr="004D3DF1" w14:paraId="7A0BF30E" w14:textId="77777777" w:rsidTr="001C3B76">
        <w:trPr>
          <w:trHeight w:val="315"/>
        </w:trPr>
        <w:tc>
          <w:tcPr>
            <w:tcW w:w="1190" w:type="pct"/>
            <w:hideMark/>
          </w:tcPr>
          <w:p w14:paraId="389A6A5E"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Data source</w:t>
            </w:r>
          </w:p>
        </w:tc>
        <w:tc>
          <w:tcPr>
            <w:tcW w:w="3810" w:type="pct"/>
            <w:hideMark/>
          </w:tcPr>
          <w:p w14:paraId="16EF6BEC"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themeColor="text1"/>
                <w:sz w:val="20"/>
              </w:rPr>
              <w:t>Virgin Safety &amp; Security Management System and Safety/Security Audits including 3</w:t>
            </w:r>
            <w:r w:rsidRPr="004D3DF1">
              <w:rPr>
                <w:rFonts w:ascii="Century Gothic" w:hAnsi="Century Gothic" w:cs="Arial"/>
                <w:color w:val="000000" w:themeColor="text1"/>
                <w:sz w:val="20"/>
                <w:vertAlign w:val="superscript"/>
              </w:rPr>
              <w:t>rd</w:t>
            </w:r>
            <w:r w:rsidRPr="004D3DF1">
              <w:rPr>
                <w:rFonts w:ascii="Century Gothic" w:hAnsi="Century Gothic" w:cs="Arial"/>
                <w:color w:val="000000" w:themeColor="text1"/>
                <w:sz w:val="20"/>
              </w:rPr>
              <w:t xml:space="preserve"> party audits </w:t>
            </w:r>
          </w:p>
        </w:tc>
      </w:tr>
      <w:tr w:rsidR="00BE36CA" w:rsidRPr="004D3DF1" w14:paraId="0DE9045D" w14:textId="77777777" w:rsidTr="001C3B76">
        <w:trPr>
          <w:trHeight w:val="315"/>
        </w:trPr>
        <w:tc>
          <w:tcPr>
            <w:tcW w:w="1190" w:type="pct"/>
            <w:hideMark/>
          </w:tcPr>
          <w:p w14:paraId="37785460"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Data Collection periodicity</w:t>
            </w:r>
          </w:p>
        </w:tc>
        <w:tc>
          <w:tcPr>
            <w:tcW w:w="3810" w:type="pct"/>
            <w:hideMark/>
          </w:tcPr>
          <w:p w14:paraId="1E49BD1F"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Per Aircraft Departure</w:t>
            </w:r>
          </w:p>
        </w:tc>
      </w:tr>
      <w:tr w:rsidR="00BE36CA" w:rsidRPr="004D3DF1" w14:paraId="634BE363" w14:textId="77777777" w:rsidTr="001C3B76">
        <w:trPr>
          <w:trHeight w:val="315"/>
        </w:trPr>
        <w:tc>
          <w:tcPr>
            <w:tcW w:w="1190" w:type="pct"/>
            <w:hideMark/>
          </w:tcPr>
          <w:p w14:paraId="3F591CCE"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Responsibility for data collection</w:t>
            </w:r>
          </w:p>
        </w:tc>
        <w:tc>
          <w:tcPr>
            <w:tcW w:w="3810" w:type="pct"/>
            <w:hideMark/>
          </w:tcPr>
          <w:p w14:paraId="58B2ED71"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Both Parties</w:t>
            </w:r>
          </w:p>
        </w:tc>
      </w:tr>
      <w:tr w:rsidR="00BE36CA" w:rsidRPr="004D3DF1" w14:paraId="3005092F" w14:textId="77777777" w:rsidTr="001C3B76">
        <w:trPr>
          <w:trHeight w:val="315"/>
        </w:trPr>
        <w:tc>
          <w:tcPr>
            <w:tcW w:w="1190" w:type="pct"/>
            <w:hideMark/>
          </w:tcPr>
          <w:p w14:paraId="715F36E9"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Recipient(s)</w:t>
            </w:r>
          </w:p>
        </w:tc>
        <w:tc>
          <w:tcPr>
            <w:tcW w:w="3810" w:type="pct"/>
            <w:hideMark/>
          </w:tcPr>
          <w:p w14:paraId="6CCA82B3"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Virgin</w:t>
            </w:r>
          </w:p>
        </w:tc>
      </w:tr>
      <w:tr w:rsidR="00BE36CA" w:rsidRPr="004D3DF1" w14:paraId="206B14B2" w14:textId="77777777" w:rsidTr="001C3B76">
        <w:trPr>
          <w:trHeight w:val="315"/>
        </w:trPr>
        <w:tc>
          <w:tcPr>
            <w:tcW w:w="1190" w:type="pct"/>
            <w:hideMark/>
          </w:tcPr>
          <w:p w14:paraId="4C3E292A"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Measurement period</w:t>
            </w:r>
          </w:p>
        </w:tc>
        <w:tc>
          <w:tcPr>
            <w:tcW w:w="3810" w:type="pct"/>
            <w:hideMark/>
          </w:tcPr>
          <w:p w14:paraId="07BE08FA" w14:textId="77777777" w:rsidR="00BE36CA" w:rsidRPr="004D3DF1" w:rsidRDefault="00BE36CA" w:rsidP="001C3B76">
            <w:pPr>
              <w:rPr>
                <w:rFonts w:ascii="Century Gothic" w:hAnsi="Century Gothic" w:cs="Arial"/>
                <w:color w:val="000000"/>
                <w:sz w:val="20"/>
              </w:rPr>
            </w:pPr>
            <w:r w:rsidRPr="004D3DF1">
              <w:rPr>
                <w:rFonts w:ascii="Century Gothic" w:hAnsi="Century Gothic" w:cs="Arial"/>
                <w:color w:val="000000"/>
                <w:sz w:val="20"/>
              </w:rPr>
              <w:t>Monthly</w:t>
            </w:r>
          </w:p>
        </w:tc>
      </w:tr>
      <w:tr w:rsidR="00BE36CA" w:rsidRPr="004D3DF1" w14:paraId="4A5C125F" w14:textId="77777777" w:rsidTr="001C3B76">
        <w:trPr>
          <w:trHeight w:val="300"/>
        </w:trPr>
        <w:tc>
          <w:tcPr>
            <w:tcW w:w="1190" w:type="pct"/>
            <w:vMerge w:val="restart"/>
            <w:hideMark/>
          </w:tcPr>
          <w:p w14:paraId="4705BB25"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Methodology</w:t>
            </w:r>
          </w:p>
        </w:tc>
        <w:tc>
          <w:tcPr>
            <w:tcW w:w="3810" w:type="pct"/>
            <w:hideMark/>
          </w:tcPr>
          <w:p w14:paraId="41E9430C" w14:textId="77777777" w:rsidR="00BE36CA" w:rsidRPr="004D3DF1" w:rsidRDefault="00BE36CA" w:rsidP="001C3B76">
            <w:pPr>
              <w:jc w:val="left"/>
              <w:rPr>
                <w:rFonts w:ascii="Century Gothic" w:hAnsi="Century Gothic" w:cs="Arial"/>
                <w:color w:val="000000" w:themeColor="text1"/>
                <w:sz w:val="20"/>
              </w:rPr>
            </w:pPr>
            <w:r w:rsidRPr="004D3DF1">
              <w:rPr>
                <w:rFonts w:ascii="Century Gothic" w:hAnsi="Century Gothic" w:cs="Arial"/>
                <w:color w:val="000000" w:themeColor="text1"/>
                <w:sz w:val="20"/>
              </w:rPr>
              <w:t xml:space="preserve">Operational Safety &amp; Security Occurrence means any incident reported </w:t>
            </w:r>
            <w:proofErr w:type="gramStart"/>
            <w:r w:rsidRPr="004D3DF1">
              <w:rPr>
                <w:rFonts w:ascii="Century Gothic" w:hAnsi="Century Gothic" w:cs="Arial"/>
                <w:color w:val="000000" w:themeColor="text1"/>
                <w:sz w:val="20"/>
              </w:rPr>
              <w:t>as a result of</w:t>
            </w:r>
            <w:proofErr w:type="gramEnd"/>
            <w:r w:rsidRPr="004D3DF1">
              <w:rPr>
                <w:rFonts w:ascii="Century Gothic" w:hAnsi="Century Gothic" w:cs="Arial"/>
                <w:color w:val="000000" w:themeColor="text1"/>
                <w:sz w:val="20"/>
              </w:rPr>
              <w:t xml:space="preserve"> a potential operational safety/security breach. This does not include a potential food safety breach.</w:t>
            </w:r>
          </w:p>
          <w:p w14:paraId="2CBDFD93" w14:textId="77777777" w:rsidR="00BE36CA" w:rsidRPr="004D3DF1" w:rsidRDefault="00BE36CA" w:rsidP="001C3B76">
            <w:pPr>
              <w:jc w:val="left"/>
              <w:rPr>
                <w:rFonts w:ascii="Century Gothic" w:hAnsi="Century Gothic" w:cs="Arial"/>
                <w:color w:val="000000"/>
                <w:sz w:val="20"/>
              </w:rPr>
            </w:pPr>
          </w:p>
          <w:p w14:paraId="0FB5BE8E" w14:textId="77777777" w:rsidR="00BE36CA" w:rsidRPr="004D3DF1" w:rsidRDefault="00BE36CA" w:rsidP="001C3B76">
            <w:pPr>
              <w:jc w:val="left"/>
              <w:rPr>
                <w:rFonts w:ascii="Century Gothic" w:hAnsi="Century Gothic" w:cs="Arial"/>
                <w:color w:val="000000"/>
                <w:sz w:val="20"/>
              </w:rPr>
            </w:pPr>
            <w:r w:rsidRPr="004D3DF1">
              <w:rPr>
                <w:rFonts w:ascii="Century Gothic" w:hAnsi="Century Gothic" w:cs="Arial"/>
                <w:color w:val="000000"/>
                <w:sz w:val="20"/>
              </w:rPr>
              <w:t>Operational Safety &amp; Security audits include Quality Assurance Air Operations Audits and Security audits conducted by Virgin, Virgin 3</w:t>
            </w:r>
            <w:r w:rsidRPr="004D3DF1">
              <w:rPr>
                <w:rFonts w:ascii="Century Gothic" w:hAnsi="Century Gothic" w:cs="Arial"/>
                <w:color w:val="000000"/>
                <w:sz w:val="20"/>
                <w:vertAlign w:val="superscript"/>
              </w:rPr>
              <w:t>rd</w:t>
            </w:r>
            <w:r w:rsidRPr="004D3DF1">
              <w:rPr>
                <w:rFonts w:ascii="Century Gothic" w:hAnsi="Century Gothic" w:cs="Arial"/>
                <w:color w:val="000000"/>
                <w:sz w:val="20"/>
              </w:rPr>
              <w:t xml:space="preserve"> party audit companies or national/local authorities with findings reported to Virgin Inflight Services. Whilst near misses and audit observations must still be investigated, these fall outside the scope of this </w:t>
            </w:r>
            <w:r>
              <w:rPr>
                <w:rFonts w:ascii="Century Gothic" w:hAnsi="Century Gothic" w:cs="Arial"/>
                <w:color w:val="000000"/>
                <w:sz w:val="20"/>
              </w:rPr>
              <w:t>Service Level</w:t>
            </w:r>
            <w:r w:rsidRPr="004D3DF1">
              <w:rPr>
                <w:rFonts w:ascii="Century Gothic" w:hAnsi="Century Gothic" w:cs="Arial"/>
                <w:color w:val="000000"/>
                <w:sz w:val="20"/>
              </w:rPr>
              <w:t>, to encourage an open reporting culture.</w:t>
            </w:r>
          </w:p>
        </w:tc>
      </w:tr>
      <w:tr w:rsidR="00BE36CA" w:rsidRPr="004D3DF1" w14:paraId="2AF81CD4" w14:textId="77777777" w:rsidTr="001C3B76">
        <w:trPr>
          <w:trHeight w:val="510"/>
        </w:trPr>
        <w:tc>
          <w:tcPr>
            <w:tcW w:w="1190" w:type="pct"/>
            <w:vMerge/>
          </w:tcPr>
          <w:p w14:paraId="4939969C" w14:textId="77777777" w:rsidR="00BE36CA" w:rsidRPr="004D3DF1" w:rsidRDefault="00BE36CA" w:rsidP="001C3B76">
            <w:pPr>
              <w:jc w:val="left"/>
              <w:rPr>
                <w:rFonts w:ascii="Century Gothic" w:hAnsi="Century Gothic" w:cs="Arial"/>
                <w:b/>
                <w:bCs/>
                <w:color w:val="000000"/>
                <w:sz w:val="20"/>
              </w:rPr>
            </w:pPr>
          </w:p>
        </w:tc>
        <w:tc>
          <w:tcPr>
            <w:tcW w:w="3810" w:type="pct"/>
            <w:hideMark/>
          </w:tcPr>
          <w:p w14:paraId="4153BF2E" w14:textId="77777777" w:rsidR="00BE36CA" w:rsidRPr="004D3DF1" w:rsidRDefault="00BE36CA" w:rsidP="001C3B76">
            <w:pPr>
              <w:jc w:val="left"/>
              <w:rPr>
                <w:rFonts w:ascii="Century Gothic" w:hAnsi="Century Gothic" w:cs="Arial"/>
                <w:color w:val="000000"/>
                <w:sz w:val="20"/>
              </w:rPr>
            </w:pPr>
            <w:r w:rsidRPr="004D3DF1">
              <w:rPr>
                <w:rFonts w:ascii="Century Gothic" w:hAnsi="Century Gothic" w:cs="Arial"/>
                <w:color w:val="000000"/>
                <w:sz w:val="20"/>
              </w:rPr>
              <w:t>All Safety &amp; Security Audit findings and occurrences Incidents investigations should be completed and returned within the timelines set out in the procedures documented in the Safety &amp; Security investigation procedure contained within the Inflight Services Procedures Manual for this Service level to be met.</w:t>
            </w:r>
          </w:p>
          <w:p w14:paraId="44DA1FC0" w14:textId="77777777" w:rsidR="00BE36CA" w:rsidRPr="004D3DF1" w:rsidRDefault="00BE36CA" w:rsidP="001C3B76">
            <w:pPr>
              <w:jc w:val="left"/>
              <w:rPr>
                <w:rFonts w:ascii="Century Gothic" w:hAnsi="Century Gothic" w:cs="Arial"/>
                <w:color w:val="000000"/>
                <w:sz w:val="20"/>
              </w:rPr>
            </w:pPr>
          </w:p>
          <w:p w14:paraId="7F00F2FF" w14:textId="77777777" w:rsidR="00BE36CA" w:rsidRPr="004D3DF1" w:rsidRDefault="00BE36CA" w:rsidP="001C3B76">
            <w:pPr>
              <w:jc w:val="left"/>
              <w:rPr>
                <w:rFonts w:ascii="Century Gothic" w:hAnsi="Century Gothic" w:cs="Arial"/>
                <w:color w:val="000000"/>
                <w:sz w:val="20"/>
              </w:rPr>
            </w:pPr>
            <w:r w:rsidRPr="004D3DF1">
              <w:rPr>
                <w:rFonts w:ascii="Century Gothic" w:hAnsi="Century Gothic" w:cs="Arial"/>
                <w:color w:val="000000"/>
                <w:sz w:val="20"/>
              </w:rPr>
              <w:t xml:space="preserve">Inflight Services Operations will review the supplier’s investigation reports along with documented evidence provided by the supplier and any associated evidence provided by either the supplier or Virgin to decide whether an occurrence report or audit finding is demonstrated to be failure by the Supplier or not. </w:t>
            </w:r>
          </w:p>
          <w:p w14:paraId="62771034" w14:textId="77777777" w:rsidR="00BE36CA" w:rsidRPr="004D3DF1" w:rsidRDefault="00BE36CA" w:rsidP="001C3B76">
            <w:pPr>
              <w:jc w:val="left"/>
              <w:rPr>
                <w:rFonts w:ascii="Century Gothic" w:hAnsi="Century Gothic" w:cs="Arial"/>
                <w:color w:val="000000"/>
                <w:sz w:val="20"/>
              </w:rPr>
            </w:pPr>
            <w:r w:rsidRPr="004D3DF1">
              <w:rPr>
                <w:rFonts w:ascii="Century Gothic" w:hAnsi="Century Gothic" w:cs="Arial"/>
                <w:color w:val="000000"/>
                <w:sz w:val="20"/>
              </w:rPr>
              <w:t>After the investigation report has been provided and reviewed by Virgin, the decision to attribute or not attribute the occurrence/finding will be shared with Supplier plus rationale to allow mutual agreement.</w:t>
            </w:r>
          </w:p>
          <w:p w14:paraId="0CB58691" w14:textId="77777777" w:rsidR="00BE36CA" w:rsidRPr="004D3DF1" w:rsidRDefault="00BE36CA" w:rsidP="001C3B76">
            <w:pPr>
              <w:jc w:val="left"/>
              <w:rPr>
                <w:rFonts w:ascii="Century Gothic" w:hAnsi="Century Gothic" w:cs="Arial"/>
                <w:color w:val="000000"/>
                <w:sz w:val="20"/>
              </w:rPr>
            </w:pPr>
          </w:p>
        </w:tc>
      </w:tr>
      <w:tr w:rsidR="00BE36CA" w:rsidRPr="004D3DF1" w14:paraId="28D81230" w14:textId="77777777" w:rsidTr="001C3B76">
        <w:trPr>
          <w:trHeight w:val="510"/>
        </w:trPr>
        <w:tc>
          <w:tcPr>
            <w:tcW w:w="1190" w:type="pct"/>
            <w:vMerge/>
          </w:tcPr>
          <w:p w14:paraId="0B76B4AE" w14:textId="77777777" w:rsidR="00BE36CA" w:rsidRPr="004D3DF1" w:rsidRDefault="00BE36CA" w:rsidP="001C3B76">
            <w:pPr>
              <w:jc w:val="left"/>
              <w:rPr>
                <w:rFonts w:ascii="Century Gothic" w:hAnsi="Century Gothic" w:cs="Arial"/>
                <w:b/>
                <w:bCs/>
                <w:color w:val="000000"/>
                <w:sz w:val="20"/>
              </w:rPr>
            </w:pPr>
          </w:p>
        </w:tc>
        <w:tc>
          <w:tcPr>
            <w:tcW w:w="3810" w:type="pct"/>
            <w:hideMark/>
          </w:tcPr>
          <w:p w14:paraId="63FE2B82" w14:textId="77777777" w:rsidR="00BE36CA" w:rsidRPr="004D3DF1" w:rsidRDefault="00BE36CA" w:rsidP="001C3B76">
            <w:pPr>
              <w:jc w:val="left"/>
              <w:rPr>
                <w:rFonts w:ascii="Century Gothic" w:hAnsi="Century Gothic" w:cs="Arial"/>
                <w:color w:val="000000"/>
                <w:sz w:val="20"/>
                <w:u w:val="single"/>
              </w:rPr>
            </w:pPr>
            <w:r w:rsidRPr="004D3DF1">
              <w:rPr>
                <w:rFonts w:ascii="Century Gothic" w:hAnsi="Century Gothic" w:cs="Arial"/>
                <w:color w:val="000000" w:themeColor="text1"/>
                <w:sz w:val="20"/>
                <w:u w:val="single"/>
              </w:rPr>
              <w:t xml:space="preserve">NB: The Supplier most notify Virgin immediately of any potential safety or security related issue or event and must </w:t>
            </w:r>
            <w:proofErr w:type="gramStart"/>
            <w:r w:rsidRPr="004D3DF1">
              <w:rPr>
                <w:rFonts w:ascii="Century Gothic" w:hAnsi="Century Gothic" w:cs="Arial"/>
                <w:color w:val="000000" w:themeColor="text1"/>
                <w:sz w:val="20"/>
                <w:u w:val="single"/>
              </w:rPr>
              <w:t>at all times</w:t>
            </w:r>
            <w:proofErr w:type="gramEnd"/>
            <w:r w:rsidRPr="004D3DF1">
              <w:rPr>
                <w:rFonts w:ascii="Century Gothic" w:hAnsi="Century Gothic" w:cs="Arial"/>
                <w:color w:val="000000" w:themeColor="text1"/>
                <w:sz w:val="20"/>
                <w:u w:val="single"/>
              </w:rPr>
              <w:t xml:space="preserve"> work with Virgin in an open and transparent way to ensure the safety and security of the operation.</w:t>
            </w:r>
          </w:p>
        </w:tc>
      </w:tr>
      <w:tr w:rsidR="00BE36CA" w:rsidRPr="004D3DF1" w14:paraId="29AE34F3" w14:textId="77777777" w:rsidTr="001C3B76">
        <w:trPr>
          <w:trHeight w:val="1210"/>
        </w:trPr>
        <w:tc>
          <w:tcPr>
            <w:tcW w:w="1190" w:type="pct"/>
            <w:hideMark/>
          </w:tcPr>
          <w:p w14:paraId="043E8DDD" w14:textId="77777777" w:rsidR="00BE36CA" w:rsidRPr="004D3DF1" w:rsidRDefault="00BE36CA" w:rsidP="001C3B76">
            <w:pPr>
              <w:jc w:val="left"/>
              <w:rPr>
                <w:rFonts w:ascii="Century Gothic" w:hAnsi="Century Gothic" w:cs="Arial"/>
                <w:b/>
                <w:bCs/>
                <w:color w:val="000000"/>
                <w:sz w:val="20"/>
              </w:rPr>
            </w:pPr>
            <w:r w:rsidRPr="004D3DF1">
              <w:rPr>
                <w:rFonts w:ascii="Century Gothic" w:hAnsi="Century Gothic" w:cs="Arial"/>
                <w:b/>
                <w:bCs/>
                <w:color w:val="000000"/>
                <w:sz w:val="20"/>
              </w:rPr>
              <w:t>Formulae</w:t>
            </w:r>
          </w:p>
        </w:tc>
        <w:tc>
          <w:tcPr>
            <w:tcW w:w="3810" w:type="pct"/>
            <w:hideMark/>
          </w:tcPr>
          <w:p w14:paraId="6ED50344" w14:textId="77777777" w:rsidR="00BE36CA" w:rsidRPr="004D3DF1" w:rsidRDefault="00BE36CA" w:rsidP="001C3B76">
            <w:pPr>
              <w:spacing w:line="259" w:lineRule="auto"/>
              <w:rPr>
                <w:rFonts w:ascii="Century Gothic" w:hAnsi="Century Gothic" w:cs="Arial"/>
                <w:b/>
                <w:bCs/>
                <w:sz w:val="20"/>
              </w:rPr>
            </w:pPr>
            <w:r w:rsidRPr="004D3DF1">
              <w:rPr>
                <w:rFonts w:ascii="Century Gothic" w:hAnsi="Century Gothic" w:cs="Arial"/>
                <w:b/>
                <w:bCs/>
                <w:color w:val="000000" w:themeColor="text1"/>
                <w:sz w:val="20"/>
              </w:rPr>
              <w:t>Pass or Fail</w:t>
            </w:r>
          </w:p>
          <w:p w14:paraId="7CEB3971" w14:textId="77777777" w:rsidR="00BE36CA" w:rsidRPr="004D3DF1" w:rsidRDefault="00BE36CA" w:rsidP="001C3B76">
            <w:pPr>
              <w:spacing w:line="259" w:lineRule="auto"/>
              <w:rPr>
                <w:rFonts w:ascii="Century Gothic" w:hAnsi="Century Gothic" w:cs="Arial"/>
                <w:b/>
                <w:bCs/>
                <w:color w:val="000000" w:themeColor="text1"/>
                <w:sz w:val="20"/>
              </w:rPr>
            </w:pPr>
            <w:r w:rsidRPr="004D3DF1">
              <w:rPr>
                <w:rFonts w:ascii="Century Gothic" w:hAnsi="Century Gothic" w:cs="Arial"/>
                <w:color w:val="000000" w:themeColor="text1"/>
                <w:sz w:val="20"/>
              </w:rPr>
              <w:t xml:space="preserve">Pass – No audit findings or occurrences attributable to </w:t>
            </w:r>
            <w:proofErr w:type="gramStart"/>
            <w:r w:rsidRPr="004D3DF1">
              <w:rPr>
                <w:rFonts w:ascii="Century Gothic" w:hAnsi="Century Gothic" w:cs="Arial"/>
                <w:color w:val="000000" w:themeColor="text1"/>
                <w:sz w:val="20"/>
              </w:rPr>
              <w:t>Supplier</w:t>
            </w:r>
            <w:proofErr w:type="gramEnd"/>
          </w:p>
          <w:p w14:paraId="67079A10" w14:textId="77777777" w:rsidR="00BE36CA" w:rsidRPr="004D3DF1" w:rsidRDefault="00BE36CA" w:rsidP="001C3B76">
            <w:pPr>
              <w:rPr>
                <w:rFonts w:ascii="Century Gothic" w:hAnsi="Century Gothic" w:cs="Arial"/>
                <w:b/>
                <w:bCs/>
                <w:color w:val="000000" w:themeColor="text1"/>
                <w:sz w:val="20"/>
              </w:rPr>
            </w:pPr>
            <w:r w:rsidRPr="004D3DF1">
              <w:rPr>
                <w:rFonts w:ascii="Century Gothic" w:eastAsia="Arial" w:hAnsi="Century Gothic" w:cs="Arial"/>
                <w:color w:val="000000" w:themeColor="text1"/>
                <w:sz w:val="20"/>
              </w:rPr>
              <w:t xml:space="preserve">Fail – Any audit </w:t>
            </w:r>
            <w:proofErr w:type="gramStart"/>
            <w:r w:rsidRPr="004D3DF1">
              <w:rPr>
                <w:rFonts w:ascii="Century Gothic" w:eastAsia="Arial" w:hAnsi="Century Gothic" w:cs="Arial"/>
                <w:color w:val="000000" w:themeColor="text1"/>
                <w:sz w:val="20"/>
              </w:rPr>
              <w:t>finding</w:t>
            </w:r>
            <w:proofErr w:type="gramEnd"/>
            <w:r w:rsidRPr="004D3DF1">
              <w:rPr>
                <w:rFonts w:ascii="Century Gothic" w:eastAsia="Arial" w:hAnsi="Century Gothic" w:cs="Arial"/>
                <w:color w:val="000000" w:themeColor="text1"/>
                <w:sz w:val="20"/>
              </w:rPr>
              <w:t xml:space="preserve"> or occurrence attributed to the supplier </w:t>
            </w:r>
          </w:p>
        </w:tc>
      </w:tr>
    </w:tbl>
    <w:p w14:paraId="1B321FA7" w14:textId="77777777" w:rsidR="00BE36CA" w:rsidRPr="00912EC7" w:rsidRDefault="00BE36CA" w:rsidP="00BE36CA">
      <w:pPr>
        <w:rPr>
          <w:rFonts w:ascii="Century Gothic" w:hAnsi="Century Gothic" w:cs="Arial"/>
          <w:sz w:val="18"/>
          <w:szCs w:val="18"/>
        </w:rPr>
      </w:pPr>
    </w:p>
    <w:p w14:paraId="6CF5072F" w14:textId="77777777" w:rsidR="00BE36CA" w:rsidRPr="00912EC7" w:rsidRDefault="00BE36CA" w:rsidP="00BE36CA">
      <w:pPr>
        <w:rPr>
          <w:rFonts w:ascii="Century Gothic" w:hAnsi="Century Gothic" w:cs="Arial"/>
          <w:sz w:val="18"/>
          <w:szCs w:val="18"/>
        </w:rPr>
      </w:pPr>
    </w:p>
    <w:p w14:paraId="0F2174C9" w14:textId="77777777" w:rsidR="00BE36CA" w:rsidRPr="00912EC7" w:rsidRDefault="00BE36CA" w:rsidP="00BE36CA">
      <w:pPr>
        <w:rPr>
          <w:rFonts w:ascii="Century Gothic" w:hAnsi="Century Gothic" w:cs="Arial"/>
          <w:sz w:val="18"/>
          <w:szCs w:val="18"/>
        </w:rPr>
      </w:pPr>
    </w:p>
    <w:p w14:paraId="118A0D47" w14:textId="77777777" w:rsidR="00BE36CA" w:rsidRPr="00912EC7" w:rsidRDefault="00BE36CA" w:rsidP="00BE36CA">
      <w:pPr>
        <w:rPr>
          <w:rFonts w:ascii="Century Gothic" w:hAnsi="Century Gothic" w:cs="Arial"/>
          <w:sz w:val="18"/>
          <w:szCs w:val="18"/>
        </w:rPr>
      </w:pPr>
    </w:p>
    <w:p w14:paraId="782C107E" w14:textId="77777777" w:rsidR="00BE36CA" w:rsidRPr="00912EC7" w:rsidRDefault="00BE36CA" w:rsidP="00BE36CA">
      <w:pPr>
        <w:rPr>
          <w:rFonts w:ascii="Century Gothic" w:hAnsi="Century Gothic" w:cs="Arial"/>
          <w:sz w:val="18"/>
          <w:szCs w:val="18"/>
        </w:rPr>
      </w:pPr>
    </w:p>
    <w:p w14:paraId="4D81985A" w14:textId="77777777" w:rsidR="00BE36CA" w:rsidRPr="00912EC7" w:rsidRDefault="00BE36CA" w:rsidP="00BE36CA">
      <w:pPr>
        <w:rPr>
          <w:rFonts w:ascii="Century Gothic" w:hAnsi="Century Gothic" w:cs="Arial"/>
          <w:sz w:val="18"/>
          <w:szCs w:val="18"/>
        </w:rPr>
      </w:pPr>
    </w:p>
    <w:p w14:paraId="7FBE81CB" w14:textId="77777777" w:rsidR="00BE36CA" w:rsidRPr="00912EC7" w:rsidRDefault="00BE36CA" w:rsidP="00BE36CA">
      <w:pPr>
        <w:rPr>
          <w:rFonts w:ascii="Century Gothic" w:hAnsi="Century Gothic" w:cs="Arial"/>
          <w:sz w:val="18"/>
          <w:szCs w:val="18"/>
        </w:rPr>
      </w:pPr>
    </w:p>
    <w:p w14:paraId="4A86456D" w14:textId="77777777" w:rsidR="00BE36CA" w:rsidRPr="00912EC7" w:rsidRDefault="00BE36CA" w:rsidP="00BE36CA">
      <w:pPr>
        <w:rPr>
          <w:rFonts w:ascii="Century Gothic" w:hAnsi="Century Gothic" w:cs="Arial"/>
          <w:sz w:val="18"/>
          <w:szCs w:val="18"/>
        </w:rPr>
      </w:pPr>
    </w:p>
    <w:tbl>
      <w:tblPr>
        <w:tblW w:w="5000" w:type="pct"/>
        <w:tblLook w:val="04A0" w:firstRow="1" w:lastRow="0" w:firstColumn="1" w:lastColumn="0" w:noHBand="0" w:noVBand="1"/>
      </w:tblPr>
      <w:tblGrid>
        <w:gridCol w:w="2119"/>
        <w:gridCol w:w="6791"/>
      </w:tblGrid>
      <w:tr w:rsidR="00BE36CA" w:rsidRPr="00D63FC6" w14:paraId="1D10C6D2" w14:textId="77777777" w:rsidTr="001C3B76">
        <w:trPr>
          <w:trHeight w:val="300"/>
        </w:trPr>
        <w:tc>
          <w:tcPr>
            <w:tcW w:w="1189" w:type="pct"/>
            <w:tcBorders>
              <w:top w:val="single" w:sz="8" w:space="0" w:color="000000" w:themeColor="text1"/>
              <w:left w:val="single" w:sz="8" w:space="0" w:color="000000" w:themeColor="text1"/>
              <w:bottom w:val="nil"/>
              <w:right w:val="single" w:sz="8" w:space="0" w:color="000000" w:themeColor="text1"/>
            </w:tcBorders>
            <w:shd w:val="clear" w:color="auto" w:fill="BFBFBF" w:themeFill="background1" w:themeFillShade="BF"/>
            <w:vAlign w:val="center"/>
            <w:hideMark/>
          </w:tcPr>
          <w:p w14:paraId="1C224A08" w14:textId="77777777" w:rsidR="00BE36CA" w:rsidRPr="00D63FC6" w:rsidRDefault="00BE36CA" w:rsidP="001C3B76">
            <w:pPr>
              <w:jc w:val="center"/>
              <w:rPr>
                <w:rFonts w:ascii="Century Gothic" w:hAnsi="Century Gothic" w:cs="Arial"/>
                <w:b/>
                <w:bCs/>
                <w:color w:val="000000"/>
                <w:sz w:val="20"/>
              </w:rPr>
            </w:pPr>
            <w:r w:rsidRPr="00D63FC6">
              <w:rPr>
                <w:rFonts w:ascii="Century Gothic" w:hAnsi="Century Gothic" w:cs="Arial"/>
                <w:b/>
                <w:bCs/>
                <w:color w:val="000000" w:themeColor="text1"/>
                <w:sz w:val="20"/>
              </w:rPr>
              <w:lastRenderedPageBreak/>
              <w:t>3 &amp; 4</w:t>
            </w:r>
          </w:p>
        </w:tc>
        <w:tc>
          <w:tcPr>
            <w:tcW w:w="3811" w:type="pct"/>
            <w:tcBorders>
              <w:top w:val="single" w:sz="8" w:space="0" w:color="000000" w:themeColor="text1"/>
              <w:left w:val="nil"/>
              <w:bottom w:val="nil"/>
              <w:right w:val="single" w:sz="8" w:space="0" w:color="000000" w:themeColor="text1"/>
            </w:tcBorders>
            <w:shd w:val="clear" w:color="auto" w:fill="BFBFBF" w:themeFill="background1" w:themeFillShade="BF"/>
            <w:vAlign w:val="center"/>
            <w:hideMark/>
          </w:tcPr>
          <w:p w14:paraId="6A7EC9CE" w14:textId="77777777" w:rsidR="00BE36CA" w:rsidRPr="00D63FC6" w:rsidRDefault="00BE36CA" w:rsidP="001C3B76">
            <w:pPr>
              <w:jc w:val="center"/>
              <w:rPr>
                <w:rFonts w:ascii="Century Gothic" w:hAnsi="Century Gothic" w:cs="Arial"/>
                <w:b/>
                <w:bCs/>
                <w:color w:val="000000"/>
                <w:sz w:val="20"/>
              </w:rPr>
            </w:pPr>
            <w:r w:rsidRPr="00D63FC6">
              <w:rPr>
                <w:rFonts w:ascii="Century Gothic" w:hAnsi="Century Gothic" w:cs="Arial"/>
                <w:b/>
                <w:bCs/>
                <w:color w:val="000000"/>
                <w:sz w:val="20"/>
              </w:rPr>
              <w:t>FOOD PROCESSING SAFETY &amp; FOOD PROCESSING QUALITY – FPS / FPQ</w:t>
            </w:r>
          </w:p>
        </w:tc>
      </w:tr>
      <w:tr w:rsidR="00BE36CA" w:rsidRPr="00D63FC6" w14:paraId="7FA550B7" w14:textId="77777777" w:rsidTr="001C3B76">
        <w:trPr>
          <w:trHeight w:val="52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27A817BE"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Purpose / measures</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76A3A95D"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To measure the Supplier effectiveness around their food safety, quality, loading and hygiene safety procedures and processes.</w:t>
            </w:r>
          </w:p>
        </w:tc>
      </w:tr>
      <w:tr w:rsidR="00BE36CA" w:rsidRPr="00D63FC6" w14:paraId="07E664A4"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416671B"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Responsibility for Performance</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6A7E3C91"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The Supplier</w:t>
            </w:r>
          </w:p>
        </w:tc>
      </w:tr>
      <w:tr w:rsidR="00BE36CA" w:rsidRPr="00D63FC6" w14:paraId="6B457954"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2CAF9283"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Data source</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66948880"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Medina Quality</w:t>
            </w:r>
          </w:p>
        </w:tc>
      </w:tr>
      <w:tr w:rsidR="00BE36CA" w:rsidRPr="00D63FC6" w14:paraId="65CCBD5F"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34C7BC2"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Data Collection periodicity</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08349F37"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 xml:space="preserve">Per audit </w:t>
            </w:r>
          </w:p>
        </w:tc>
      </w:tr>
      <w:tr w:rsidR="00BE36CA" w:rsidRPr="00D63FC6" w14:paraId="01107205"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A89CEC8"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Responsibility for data collection</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13CED6BB"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Medina Quality</w:t>
            </w:r>
          </w:p>
        </w:tc>
      </w:tr>
      <w:tr w:rsidR="00BE36CA" w:rsidRPr="00D63FC6" w14:paraId="22DE15AB"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EF2D220"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Recipient(s)</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74740B30"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Virgin</w:t>
            </w:r>
          </w:p>
        </w:tc>
      </w:tr>
      <w:tr w:rsidR="00BE36CA" w:rsidRPr="00D63FC6" w14:paraId="2CA5EFB3"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CF203E2"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Measurement period</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2B8BC8DF"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Any audit over the term of the Agreement with monthly performance monitoring and reporting.</w:t>
            </w:r>
          </w:p>
        </w:tc>
      </w:tr>
      <w:tr w:rsidR="00BE36CA" w:rsidRPr="00D63FC6" w14:paraId="4A393A91" w14:textId="77777777" w:rsidTr="001C3B76">
        <w:trPr>
          <w:trHeight w:val="510"/>
        </w:trPr>
        <w:tc>
          <w:tcPr>
            <w:tcW w:w="1189" w:type="pct"/>
            <w:tcBorders>
              <w:top w:val="nil"/>
              <w:left w:val="single" w:sz="8" w:space="0" w:color="000000" w:themeColor="text1"/>
              <w:bottom w:val="nil"/>
              <w:right w:val="single" w:sz="8" w:space="0" w:color="000000" w:themeColor="text1"/>
            </w:tcBorders>
            <w:shd w:val="clear" w:color="auto" w:fill="auto"/>
            <w:vAlign w:val="center"/>
            <w:hideMark/>
          </w:tcPr>
          <w:p w14:paraId="74E973F3"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Methodology</w:t>
            </w:r>
          </w:p>
        </w:tc>
        <w:tc>
          <w:tcPr>
            <w:tcW w:w="3811" w:type="pct"/>
            <w:tcBorders>
              <w:top w:val="nil"/>
              <w:left w:val="nil"/>
              <w:bottom w:val="nil"/>
              <w:right w:val="single" w:sz="8" w:space="0" w:color="000000" w:themeColor="text1"/>
            </w:tcBorders>
            <w:shd w:val="clear" w:color="auto" w:fill="auto"/>
            <w:vAlign w:val="center"/>
            <w:hideMark/>
          </w:tcPr>
          <w:p w14:paraId="3B122DE2"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An audit schedule will be generated by Medina Quality (MQ) and approved by Virgin. The audit schedule will outline frequency and timing of the validation, remote and e-audits that will be conducted for each catering unit.</w:t>
            </w:r>
          </w:p>
          <w:p w14:paraId="437713A3" w14:textId="77777777" w:rsidR="00BE36CA" w:rsidRPr="00D63FC6" w:rsidRDefault="00BE36CA" w:rsidP="001C3B76">
            <w:pPr>
              <w:rPr>
                <w:rFonts w:ascii="Century Gothic" w:hAnsi="Century Gothic" w:cs="Arial"/>
                <w:color w:val="000000"/>
                <w:sz w:val="20"/>
              </w:rPr>
            </w:pPr>
          </w:p>
        </w:tc>
      </w:tr>
      <w:tr w:rsidR="00BE36CA" w:rsidRPr="00D63FC6" w14:paraId="399863BC" w14:textId="77777777" w:rsidTr="001C3B76">
        <w:trPr>
          <w:trHeight w:val="510"/>
        </w:trPr>
        <w:tc>
          <w:tcPr>
            <w:tcW w:w="1189" w:type="pct"/>
            <w:tcBorders>
              <w:top w:val="nil"/>
              <w:left w:val="single" w:sz="8" w:space="0" w:color="000000" w:themeColor="text1"/>
              <w:bottom w:val="nil"/>
              <w:right w:val="single" w:sz="8" w:space="0" w:color="000000" w:themeColor="text1"/>
            </w:tcBorders>
            <w:shd w:val="clear" w:color="auto" w:fill="auto"/>
            <w:vAlign w:val="center"/>
          </w:tcPr>
          <w:p w14:paraId="1088AB2A" w14:textId="77777777" w:rsidR="00BE36CA" w:rsidRPr="00D63FC6" w:rsidRDefault="00BE36CA" w:rsidP="001C3B76">
            <w:pPr>
              <w:jc w:val="left"/>
              <w:rPr>
                <w:rFonts w:ascii="Century Gothic" w:hAnsi="Century Gothic" w:cs="Arial"/>
                <w:b/>
                <w:bCs/>
                <w:color w:val="000000"/>
                <w:sz w:val="20"/>
              </w:rPr>
            </w:pPr>
          </w:p>
        </w:tc>
        <w:tc>
          <w:tcPr>
            <w:tcW w:w="3811" w:type="pct"/>
            <w:tcBorders>
              <w:top w:val="nil"/>
              <w:left w:val="nil"/>
              <w:bottom w:val="nil"/>
              <w:right w:val="single" w:sz="8" w:space="0" w:color="000000" w:themeColor="text1"/>
            </w:tcBorders>
            <w:shd w:val="clear" w:color="auto" w:fill="auto"/>
            <w:vAlign w:val="center"/>
            <w:hideMark/>
          </w:tcPr>
          <w:p w14:paraId="661B1F9B" w14:textId="77777777" w:rsidR="00BE36CA" w:rsidRPr="00D63FC6" w:rsidRDefault="00BE36CA" w:rsidP="001C3B76">
            <w:pPr>
              <w:rPr>
                <w:rFonts w:ascii="Century Gothic" w:hAnsi="Century Gothic" w:cs="Arial"/>
                <w:color w:val="000000"/>
                <w:sz w:val="20"/>
                <w:u w:val="single"/>
              </w:rPr>
            </w:pPr>
            <w:r w:rsidRPr="00D63FC6">
              <w:rPr>
                <w:rFonts w:ascii="Century Gothic" w:hAnsi="Century Gothic" w:cs="Arial"/>
                <w:color w:val="000000"/>
                <w:sz w:val="20"/>
                <w:u w:val="single"/>
              </w:rPr>
              <w:t xml:space="preserve">Any failure to comply with </w:t>
            </w:r>
            <w:r>
              <w:rPr>
                <w:rFonts w:ascii="Century Gothic" w:hAnsi="Century Gothic" w:cs="Arial"/>
                <w:color w:val="000000"/>
                <w:sz w:val="20"/>
                <w:u w:val="single"/>
              </w:rPr>
              <w:t>FPQ standard 2.2.2 and 2.2.3 regar</w:t>
            </w:r>
            <w:r w:rsidRPr="00D63FC6">
              <w:rPr>
                <w:rFonts w:ascii="Century Gothic" w:hAnsi="Century Gothic" w:cs="Arial"/>
                <w:color w:val="000000"/>
                <w:sz w:val="20"/>
                <w:u w:val="single"/>
              </w:rPr>
              <w:t xml:space="preserve">ding the contents of special meals, will result in an automatic failure of the FPQ </w:t>
            </w:r>
            <w:r>
              <w:rPr>
                <w:rFonts w:ascii="Century Gothic" w:hAnsi="Century Gothic" w:cs="Arial"/>
                <w:color w:val="000000"/>
                <w:sz w:val="20"/>
                <w:u w:val="single"/>
              </w:rPr>
              <w:t>Service Level</w:t>
            </w:r>
          </w:p>
        </w:tc>
      </w:tr>
      <w:tr w:rsidR="00BE36CA" w:rsidRPr="00D63FC6" w14:paraId="521114B6"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263708C0" w14:textId="77777777" w:rsidR="00BE36CA" w:rsidRPr="00D63FC6" w:rsidRDefault="00BE36CA" w:rsidP="001C3B76">
            <w:pPr>
              <w:jc w:val="left"/>
              <w:rPr>
                <w:rFonts w:ascii="Century Gothic" w:hAnsi="Century Gothic" w:cs="Arial"/>
                <w:b/>
                <w:bCs/>
                <w:color w:val="000000"/>
                <w:sz w:val="20"/>
              </w:rPr>
            </w:pP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28578558" w14:textId="77777777" w:rsidR="00BE36CA" w:rsidRPr="00D63FC6" w:rsidRDefault="00BE36CA" w:rsidP="001C3B76">
            <w:pPr>
              <w:rPr>
                <w:rFonts w:ascii="Century Gothic" w:hAnsi="Century Gothic" w:cs="Arial"/>
                <w:color w:val="000000"/>
                <w:sz w:val="20"/>
              </w:rPr>
            </w:pPr>
          </w:p>
          <w:p w14:paraId="40A34168"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sz w:val="20"/>
              </w:rPr>
              <w:t>NB: If Supplier fails any audit, Virgin reserves the right to reschedule a re-audit.</w:t>
            </w:r>
          </w:p>
        </w:tc>
      </w:tr>
      <w:tr w:rsidR="00BE36CA" w:rsidRPr="00D63FC6" w14:paraId="1391513B" w14:textId="77777777" w:rsidTr="001C3B76">
        <w:trPr>
          <w:trHeight w:val="315"/>
        </w:trPr>
        <w:tc>
          <w:tcPr>
            <w:tcW w:w="1189"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4547377" w14:textId="77777777" w:rsidR="00BE36CA" w:rsidRPr="00D63FC6" w:rsidRDefault="00BE36CA" w:rsidP="001C3B76">
            <w:pPr>
              <w:jc w:val="left"/>
              <w:rPr>
                <w:rFonts w:ascii="Century Gothic" w:hAnsi="Century Gothic" w:cs="Arial"/>
                <w:b/>
                <w:bCs/>
                <w:color w:val="000000"/>
                <w:sz w:val="20"/>
              </w:rPr>
            </w:pPr>
            <w:r w:rsidRPr="00D63FC6">
              <w:rPr>
                <w:rFonts w:ascii="Century Gothic" w:hAnsi="Century Gothic" w:cs="Arial"/>
                <w:b/>
                <w:bCs/>
                <w:color w:val="000000"/>
                <w:sz w:val="20"/>
              </w:rPr>
              <w:t>Formulae</w:t>
            </w:r>
          </w:p>
        </w:tc>
        <w:tc>
          <w:tcPr>
            <w:tcW w:w="3811" w:type="pct"/>
            <w:tcBorders>
              <w:top w:val="nil"/>
              <w:left w:val="nil"/>
              <w:bottom w:val="single" w:sz="8" w:space="0" w:color="000000" w:themeColor="text1"/>
              <w:right w:val="single" w:sz="8" w:space="0" w:color="000000" w:themeColor="text1"/>
            </w:tcBorders>
            <w:shd w:val="clear" w:color="auto" w:fill="auto"/>
            <w:vAlign w:val="center"/>
            <w:hideMark/>
          </w:tcPr>
          <w:p w14:paraId="66DE84E7" w14:textId="77777777" w:rsidR="00BE36CA" w:rsidRPr="00D63FC6" w:rsidRDefault="00BE36CA" w:rsidP="001C3B76">
            <w:pPr>
              <w:rPr>
                <w:rFonts w:ascii="Century Gothic" w:hAnsi="Century Gothic" w:cs="Arial"/>
                <w:color w:val="000000" w:themeColor="text1"/>
                <w:sz w:val="20"/>
              </w:rPr>
            </w:pPr>
            <w:r w:rsidRPr="00D63FC6">
              <w:rPr>
                <w:rFonts w:ascii="Century Gothic" w:hAnsi="Century Gothic" w:cs="Arial"/>
                <w:color w:val="000000" w:themeColor="text1"/>
                <w:sz w:val="20"/>
              </w:rPr>
              <w:t>Pass - Audit results as generated by Medina Quality (MQ) for each audit undertaken that meets the minimum target %</w:t>
            </w:r>
          </w:p>
          <w:p w14:paraId="019D88AF" w14:textId="77777777" w:rsidR="00BE36CA" w:rsidRPr="00D63FC6" w:rsidRDefault="00BE36CA" w:rsidP="001C3B76">
            <w:pPr>
              <w:rPr>
                <w:rFonts w:ascii="Century Gothic" w:hAnsi="Century Gothic" w:cs="Arial"/>
                <w:color w:val="000000"/>
                <w:sz w:val="20"/>
              </w:rPr>
            </w:pPr>
            <w:r w:rsidRPr="00D63FC6">
              <w:rPr>
                <w:rFonts w:ascii="Century Gothic" w:hAnsi="Century Gothic" w:cs="Arial"/>
                <w:color w:val="000000" w:themeColor="text1"/>
                <w:sz w:val="20"/>
              </w:rPr>
              <w:t>Fail – Audit results as generated by Medina Quality (MQ) for each audit undertaken that does NOT meet the minimum target %</w:t>
            </w:r>
          </w:p>
        </w:tc>
      </w:tr>
    </w:tbl>
    <w:p w14:paraId="48E60BFE" w14:textId="77777777" w:rsidR="00BE36CA" w:rsidRPr="00912EC7" w:rsidRDefault="00BE36CA" w:rsidP="00BE36CA">
      <w:pPr>
        <w:rPr>
          <w:rFonts w:ascii="Century Gothic" w:hAnsi="Century Gothic" w:cs="Arial"/>
          <w:sz w:val="18"/>
          <w:szCs w:val="18"/>
        </w:rPr>
      </w:pPr>
    </w:p>
    <w:p w14:paraId="3C66E029" w14:textId="77777777" w:rsidR="00BE36CA" w:rsidRPr="00912EC7" w:rsidRDefault="00BE36CA" w:rsidP="00BE36CA">
      <w:pPr>
        <w:rPr>
          <w:rFonts w:ascii="Century Gothic" w:hAnsi="Century Gothic" w:cs="Arial"/>
          <w:sz w:val="18"/>
          <w:szCs w:val="18"/>
        </w:rPr>
      </w:pPr>
    </w:p>
    <w:p w14:paraId="51B24EA0" w14:textId="77777777" w:rsidR="00BE36CA" w:rsidRPr="00912EC7" w:rsidRDefault="00BE36CA" w:rsidP="00BE36CA">
      <w:pPr>
        <w:rPr>
          <w:rFonts w:ascii="Century Gothic" w:hAnsi="Century Gothic" w:cs="Arial"/>
          <w:sz w:val="18"/>
          <w:szCs w:val="18"/>
        </w:rPr>
      </w:pPr>
    </w:p>
    <w:p w14:paraId="407F1FC6" w14:textId="77777777" w:rsidR="00BE36CA" w:rsidRPr="00912EC7" w:rsidRDefault="00BE36CA" w:rsidP="00BE36CA">
      <w:pPr>
        <w:rPr>
          <w:rFonts w:ascii="Century Gothic" w:hAnsi="Century Gothic" w:cs="Arial"/>
          <w:sz w:val="18"/>
          <w:szCs w:val="18"/>
        </w:rPr>
      </w:pPr>
    </w:p>
    <w:p w14:paraId="67F2CBFD" w14:textId="77777777" w:rsidR="00BE36CA" w:rsidRPr="00912EC7" w:rsidRDefault="00BE36CA" w:rsidP="00BE36CA">
      <w:pPr>
        <w:rPr>
          <w:rFonts w:ascii="Century Gothic" w:hAnsi="Century Gothic" w:cs="Arial"/>
          <w:sz w:val="18"/>
          <w:szCs w:val="18"/>
        </w:rPr>
      </w:pPr>
    </w:p>
    <w:p w14:paraId="688899AD" w14:textId="77777777" w:rsidR="00BE36CA" w:rsidRPr="00912EC7" w:rsidRDefault="00BE36CA" w:rsidP="00BE36CA">
      <w:pPr>
        <w:rPr>
          <w:rFonts w:ascii="Century Gothic" w:hAnsi="Century Gothic" w:cs="Arial"/>
          <w:sz w:val="18"/>
          <w:szCs w:val="18"/>
        </w:rPr>
      </w:pPr>
    </w:p>
    <w:p w14:paraId="5B7C69D9" w14:textId="77777777" w:rsidR="00BE36CA" w:rsidRPr="00912EC7" w:rsidRDefault="00BE36CA" w:rsidP="00BE36CA">
      <w:pPr>
        <w:rPr>
          <w:rFonts w:ascii="Century Gothic" w:hAnsi="Century Gothic" w:cs="Arial"/>
          <w:sz w:val="18"/>
          <w:szCs w:val="18"/>
        </w:rPr>
      </w:pPr>
    </w:p>
    <w:p w14:paraId="4EF5882B" w14:textId="77777777" w:rsidR="00BE36CA" w:rsidRPr="00912EC7" w:rsidRDefault="00BE36CA" w:rsidP="00BE36CA">
      <w:pPr>
        <w:rPr>
          <w:rFonts w:ascii="Century Gothic" w:hAnsi="Century Gothic" w:cs="Arial"/>
          <w:sz w:val="18"/>
          <w:szCs w:val="18"/>
        </w:rPr>
      </w:pPr>
    </w:p>
    <w:p w14:paraId="3C75A766" w14:textId="77777777" w:rsidR="00BE36CA" w:rsidRPr="00912EC7" w:rsidRDefault="00BE36CA" w:rsidP="00BE36CA">
      <w:pPr>
        <w:rPr>
          <w:rFonts w:ascii="Century Gothic" w:hAnsi="Century Gothic" w:cs="Arial"/>
          <w:sz w:val="18"/>
          <w:szCs w:val="18"/>
        </w:rPr>
      </w:pPr>
    </w:p>
    <w:p w14:paraId="08A3BC5D" w14:textId="77777777" w:rsidR="00BE36CA" w:rsidRPr="00912EC7" w:rsidRDefault="00BE36CA" w:rsidP="00BE36CA">
      <w:pPr>
        <w:rPr>
          <w:rFonts w:ascii="Century Gothic" w:hAnsi="Century Gothic" w:cs="Arial"/>
          <w:sz w:val="18"/>
          <w:szCs w:val="18"/>
        </w:rPr>
      </w:pPr>
    </w:p>
    <w:p w14:paraId="0C7DFA21" w14:textId="77777777" w:rsidR="00BE36CA" w:rsidRPr="00912EC7" w:rsidRDefault="00BE36CA" w:rsidP="00BE36CA">
      <w:pPr>
        <w:rPr>
          <w:rFonts w:ascii="Century Gothic" w:hAnsi="Century Gothic" w:cs="Arial"/>
          <w:sz w:val="18"/>
          <w:szCs w:val="18"/>
        </w:rPr>
      </w:pPr>
    </w:p>
    <w:p w14:paraId="57F17C42" w14:textId="77777777" w:rsidR="00BE36CA" w:rsidRPr="00912EC7" w:rsidRDefault="00BE36CA" w:rsidP="00BE36CA">
      <w:pPr>
        <w:rPr>
          <w:rFonts w:ascii="Century Gothic" w:hAnsi="Century Gothic" w:cs="Arial"/>
          <w:sz w:val="18"/>
          <w:szCs w:val="18"/>
        </w:rPr>
      </w:pPr>
    </w:p>
    <w:p w14:paraId="6638D9A0" w14:textId="77777777" w:rsidR="00BE36CA" w:rsidRPr="00912EC7" w:rsidRDefault="00BE36CA" w:rsidP="00BE36CA">
      <w:pPr>
        <w:rPr>
          <w:rFonts w:ascii="Century Gothic" w:hAnsi="Century Gothic" w:cs="Arial"/>
          <w:sz w:val="18"/>
          <w:szCs w:val="18"/>
        </w:rPr>
      </w:pPr>
    </w:p>
    <w:p w14:paraId="2E01AD50" w14:textId="77777777" w:rsidR="00BE36CA" w:rsidRPr="00912EC7" w:rsidRDefault="00BE36CA" w:rsidP="00BE36CA">
      <w:pPr>
        <w:rPr>
          <w:rFonts w:ascii="Century Gothic" w:hAnsi="Century Gothic" w:cs="Arial"/>
          <w:sz w:val="18"/>
          <w:szCs w:val="18"/>
        </w:rPr>
      </w:pPr>
    </w:p>
    <w:p w14:paraId="116295E8" w14:textId="77777777" w:rsidR="00BE36CA" w:rsidRPr="00912EC7" w:rsidRDefault="00BE36CA" w:rsidP="00BE36CA">
      <w:pPr>
        <w:rPr>
          <w:rFonts w:ascii="Century Gothic" w:hAnsi="Century Gothic" w:cs="Arial"/>
          <w:sz w:val="18"/>
          <w:szCs w:val="18"/>
        </w:rPr>
      </w:pPr>
    </w:p>
    <w:p w14:paraId="0E1D8F78" w14:textId="77777777" w:rsidR="00BE36CA" w:rsidRPr="00912EC7" w:rsidRDefault="00BE36CA" w:rsidP="00BE36CA">
      <w:pPr>
        <w:rPr>
          <w:rFonts w:ascii="Century Gothic" w:hAnsi="Century Gothic" w:cs="Arial"/>
          <w:sz w:val="18"/>
          <w:szCs w:val="18"/>
        </w:rPr>
      </w:pPr>
    </w:p>
    <w:p w14:paraId="1F15AC30" w14:textId="77777777" w:rsidR="00BE36CA" w:rsidRPr="00912EC7" w:rsidRDefault="00BE36CA" w:rsidP="00BE36CA">
      <w:pPr>
        <w:rPr>
          <w:rFonts w:ascii="Century Gothic" w:hAnsi="Century Gothic" w:cs="Arial"/>
          <w:sz w:val="18"/>
          <w:szCs w:val="18"/>
        </w:rPr>
      </w:pPr>
    </w:p>
    <w:p w14:paraId="1D7B6CC1" w14:textId="77777777" w:rsidR="00BE36CA" w:rsidRPr="00912EC7" w:rsidRDefault="00BE36CA" w:rsidP="00BE36CA">
      <w:pPr>
        <w:rPr>
          <w:rFonts w:ascii="Century Gothic" w:hAnsi="Century Gothic" w:cs="Arial"/>
          <w:sz w:val="18"/>
          <w:szCs w:val="18"/>
        </w:rPr>
      </w:pPr>
    </w:p>
    <w:p w14:paraId="2307EE40" w14:textId="77777777" w:rsidR="00BE36CA" w:rsidRDefault="00BE36CA" w:rsidP="00BE36CA">
      <w:pPr>
        <w:rPr>
          <w:rFonts w:ascii="Century Gothic" w:hAnsi="Century Gothic" w:cs="Arial"/>
          <w:sz w:val="18"/>
          <w:szCs w:val="18"/>
        </w:rPr>
      </w:pPr>
    </w:p>
    <w:p w14:paraId="6AB18595" w14:textId="77777777" w:rsidR="00A94B54" w:rsidRDefault="00A94B54" w:rsidP="00BE36CA">
      <w:pPr>
        <w:rPr>
          <w:rFonts w:ascii="Century Gothic" w:hAnsi="Century Gothic" w:cs="Arial"/>
          <w:sz w:val="18"/>
          <w:szCs w:val="18"/>
        </w:rPr>
      </w:pPr>
    </w:p>
    <w:p w14:paraId="5C31ADE8" w14:textId="77777777" w:rsidR="00A94B54" w:rsidRDefault="00A94B54" w:rsidP="00BE36CA">
      <w:pPr>
        <w:rPr>
          <w:rFonts w:ascii="Century Gothic" w:hAnsi="Century Gothic" w:cs="Arial"/>
          <w:sz w:val="18"/>
          <w:szCs w:val="18"/>
        </w:rPr>
      </w:pPr>
    </w:p>
    <w:p w14:paraId="1F8C7C90" w14:textId="77777777" w:rsidR="00A94B54" w:rsidRDefault="00A94B54" w:rsidP="00BE36CA">
      <w:pPr>
        <w:rPr>
          <w:rFonts w:ascii="Century Gothic" w:hAnsi="Century Gothic" w:cs="Arial"/>
          <w:sz w:val="18"/>
          <w:szCs w:val="18"/>
        </w:rPr>
      </w:pPr>
    </w:p>
    <w:p w14:paraId="03979B3D" w14:textId="77777777" w:rsidR="00A94B54" w:rsidRDefault="00A94B54" w:rsidP="00BE36CA">
      <w:pPr>
        <w:rPr>
          <w:rFonts w:ascii="Century Gothic" w:hAnsi="Century Gothic" w:cs="Arial"/>
          <w:sz w:val="18"/>
          <w:szCs w:val="18"/>
        </w:rPr>
      </w:pPr>
    </w:p>
    <w:p w14:paraId="2E663A2D" w14:textId="77777777" w:rsidR="00A94B54" w:rsidRDefault="00A94B54" w:rsidP="00BE36CA">
      <w:pPr>
        <w:rPr>
          <w:rFonts w:ascii="Century Gothic" w:hAnsi="Century Gothic" w:cs="Arial"/>
          <w:sz w:val="18"/>
          <w:szCs w:val="18"/>
        </w:rPr>
      </w:pPr>
    </w:p>
    <w:p w14:paraId="52843866" w14:textId="77777777" w:rsidR="00A94B54" w:rsidRPr="00912EC7" w:rsidRDefault="00A94B54" w:rsidP="00BE36CA">
      <w:pPr>
        <w:rPr>
          <w:rFonts w:ascii="Century Gothic" w:hAnsi="Century Gothic" w:cs="Arial"/>
          <w:sz w:val="18"/>
          <w:szCs w:val="18"/>
        </w:rPr>
      </w:pPr>
    </w:p>
    <w:p w14:paraId="024BC154" w14:textId="77777777" w:rsidR="00BE36CA" w:rsidRPr="00912EC7" w:rsidRDefault="00BE36CA" w:rsidP="00BE36CA">
      <w:pPr>
        <w:rPr>
          <w:rFonts w:ascii="Century Gothic" w:hAnsi="Century Gothic" w:cs="Arial"/>
          <w:sz w:val="18"/>
          <w:szCs w:val="18"/>
        </w:rPr>
      </w:pPr>
    </w:p>
    <w:p w14:paraId="2F447035" w14:textId="77777777" w:rsidR="00BE36CA" w:rsidRPr="00912EC7" w:rsidRDefault="00BE36CA" w:rsidP="00BE36CA">
      <w:pPr>
        <w:rPr>
          <w:rFonts w:ascii="Century Gothic" w:hAnsi="Century Gothic" w:cs="Arial"/>
          <w:sz w:val="18"/>
          <w:szCs w:val="18"/>
        </w:rPr>
      </w:pPr>
    </w:p>
    <w:p w14:paraId="6F91800A" w14:textId="77777777" w:rsidR="00BE36CA" w:rsidRPr="00912EC7" w:rsidRDefault="00BE36CA" w:rsidP="00BE36CA">
      <w:pPr>
        <w:rPr>
          <w:rFonts w:ascii="Century Gothic" w:hAnsi="Century Gothic" w:cs="Arial"/>
          <w:sz w:val="18"/>
          <w:szCs w:val="18"/>
        </w:rPr>
      </w:pPr>
    </w:p>
    <w:p w14:paraId="3BE9E7DC" w14:textId="77777777" w:rsidR="00BE36CA" w:rsidRPr="00912EC7" w:rsidRDefault="00BE36CA" w:rsidP="00BE36CA">
      <w:pPr>
        <w:rPr>
          <w:rFonts w:ascii="Century Gothic" w:hAnsi="Century Gothic" w:cs="Arial"/>
          <w:sz w:val="18"/>
          <w:szCs w:val="18"/>
        </w:rPr>
      </w:pPr>
    </w:p>
    <w:p w14:paraId="5291CCDF" w14:textId="77777777" w:rsidR="00BE36CA" w:rsidRPr="00912EC7" w:rsidRDefault="00BE36CA" w:rsidP="00BE36CA">
      <w:pPr>
        <w:rPr>
          <w:rFonts w:ascii="Century Gothic" w:hAnsi="Century Gothic" w:cs="Arial"/>
          <w:sz w:val="18"/>
          <w:szCs w:val="18"/>
        </w:rPr>
      </w:pPr>
    </w:p>
    <w:tbl>
      <w:tblPr>
        <w:tblW w:w="5000" w:type="pct"/>
        <w:tblLook w:val="04A0" w:firstRow="1" w:lastRow="0" w:firstColumn="1" w:lastColumn="0" w:noHBand="0" w:noVBand="1"/>
      </w:tblPr>
      <w:tblGrid>
        <w:gridCol w:w="2250"/>
        <w:gridCol w:w="255"/>
        <w:gridCol w:w="6405"/>
      </w:tblGrid>
      <w:tr w:rsidR="00BE36CA" w:rsidRPr="001213B6" w14:paraId="18CA8687" w14:textId="77777777" w:rsidTr="00A94B54">
        <w:trPr>
          <w:trHeight w:val="315"/>
        </w:trPr>
        <w:tc>
          <w:tcPr>
            <w:tcW w:w="12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hideMark/>
          </w:tcPr>
          <w:p w14:paraId="3E6D675F"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themeColor="text1"/>
                <w:sz w:val="20"/>
              </w:rPr>
              <w:lastRenderedPageBreak/>
              <w:t>5</w:t>
            </w:r>
          </w:p>
        </w:tc>
        <w:tc>
          <w:tcPr>
            <w:tcW w:w="3737" w:type="pct"/>
            <w:gridSpan w:val="2"/>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vAlign w:val="center"/>
            <w:hideMark/>
          </w:tcPr>
          <w:p w14:paraId="0623719F"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themeColor="text1"/>
                <w:sz w:val="20"/>
              </w:rPr>
              <w:t>HYGIENE - Foreign Body Incidents</w:t>
            </w:r>
          </w:p>
        </w:tc>
      </w:tr>
      <w:tr w:rsidR="00BE36CA" w:rsidRPr="001213B6" w14:paraId="44AB73AF" w14:textId="77777777" w:rsidTr="00A94B54">
        <w:trPr>
          <w:trHeight w:val="510"/>
        </w:trPr>
        <w:tc>
          <w:tcPr>
            <w:tcW w:w="1263"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2C97B180"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Purpose / measures</w:t>
            </w:r>
          </w:p>
        </w:tc>
        <w:tc>
          <w:tcPr>
            <w:tcW w:w="3737" w:type="pct"/>
            <w:gridSpan w:val="2"/>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528147C7"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To measure the Supplier effectiveness around their food safety, quality, loading and hygiene safety procedures and processes.</w:t>
            </w:r>
          </w:p>
        </w:tc>
      </w:tr>
      <w:tr w:rsidR="00BE36CA" w:rsidRPr="001213B6" w14:paraId="2F86B19D" w14:textId="77777777" w:rsidTr="00A94B54">
        <w:trPr>
          <w:trHeight w:val="315"/>
        </w:trPr>
        <w:tc>
          <w:tcPr>
            <w:tcW w:w="1263" w:type="pct"/>
            <w:tcBorders>
              <w:top w:val="single" w:sz="4" w:space="0" w:color="auto"/>
              <w:left w:val="single" w:sz="8" w:space="0" w:color="000000" w:themeColor="text1"/>
              <w:bottom w:val="single" w:sz="8" w:space="0" w:color="000000" w:themeColor="text1"/>
              <w:right w:val="single" w:sz="8" w:space="0" w:color="000000" w:themeColor="text1"/>
            </w:tcBorders>
            <w:shd w:val="clear" w:color="auto" w:fill="auto"/>
            <w:vAlign w:val="center"/>
            <w:hideMark/>
          </w:tcPr>
          <w:p w14:paraId="219897FC"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Responsibility for Performance</w:t>
            </w:r>
          </w:p>
        </w:tc>
        <w:tc>
          <w:tcPr>
            <w:tcW w:w="3737" w:type="pct"/>
            <w:gridSpan w:val="2"/>
            <w:tcBorders>
              <w:top w:val="single" w:sz="4" w:space="0" w:color="auto"/>
              <w:left w:val="nil"/>
              <w:bottom w:val="single" w:sz="8" w:space="0" w:color="000000" w:themeColor="text1"/>
              <w:right w:val="single" w:sz="8" w:space="0" w:color="000000" w:themeColor="text1"/>
            </w:tcBorders>
            <w:shd w:val="clear" w:color="auto" w:fill="auto"/>
            <w:vAlign w:val="center"/>
            <w:hideMark/>
          </w:tcPr>
          <w:p w14:paraId="760B6DF8"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The Supplier</w:t>
            </w:r>
          </w:p>
        </w:tc>
      </w:tr>
      <w:tr w:rsidR="00BE36CA" w:rsidRPr="001213B6" w14:paraId="77F2E61F" w14:textId="77777777" w:rsidTr="001C3B76">
        <w:trPr>
          <w:trHeight w:val="31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D58AAE0"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Data source</w:t>
            </w: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2DA04139"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 xml:space="preserve">Foreign Body Investigation Report </w:t>
            </w:r>
          </w:p>
        </w:tc>
      </w:tr>
      <w:tr w:rsidR="00BE36CA" w:rsidRPr="001213B6" w14:paraId="266AF920" w14:textId="77777777" w:rsidTr="001C3B76">
        <w:trPr>
          <w:trHeight w:val="31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C7318DD"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Data Collection periodicity</w:t>
            </w: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268DBBD1"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Per Aircraft Departure</w:t>
            </w:r>
          </w:p>
        </w:tc>
      </w:tr>
      <w:tr w:rsidR="00BE36CA" w:rsidRPr="001213B6" w14:paraId="39E13663" w14:textId="77777777" w:rsidTr="001C3B76">
        <w:trPr>
          <w:trHeight w:val="31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0E3FCF1"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Responsibility for data collection</w:t>
            </w: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756B8BDB"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Both parties, Medina Quality</w:t>
            </w:r>
          </w:p>
        </w:tc>
      </w:tr>
      <w:tr w:rsidR="00BE36CA" w:rsidRPr="001213B6" w14:paraId="18BD49EE" w14:textId="77777777" w:rsidTr="001C3B76">
        <w:trPr>
          <w:trHeight w:val="31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FF0481D"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Recipient(s)</w:t>
            </w: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100B3357"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Virgin, Medina Quality</w:t>
            </w:r>
          </w:p>
        </w:tc>
      </w:tr>
      <w:tr w:rsidR="00BE36CA" w:rsidRPr="001213B6" w14:paraId="499F67D3" w14:textId="77777777" w:rsidTr="001C3B76">
        <w:trPr>
          <w:trHeight w:val="31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0C9E137"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Measurement period</w:t>
            </w: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4BD1C5D5"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Monthly</w:t>
            </w:r>
          </w:p>
        </w:tc>
      </w:tr>
      <w:tr w:rsidR="00BE36CA" w:rsidRPr="001213B6" w14:paraId="4C507C04" w14:textId="77777777" w:rsidTr="001C3B76">
        <w:trPr>
          <w:trHeight w:val="510"/>
        </w:trPr>
        <w:tc>
          <w:tcPr>
            <w:tcW w:w="1263" w:type="pct"/>
            <w:tcBorders>
              <w:top w:val="nil"/>
              <w:left w:val="single" w:sz="8" w:space="0" w:color="000000" w:themeColor="text1"/>
              <w:bottom w:val="nil"/>
              <w:right w:val="single" w:sz="8" w:space="0" w:color="000000" w:themeColor="text1"/>
            </w:tcBorders>
            <w:shd w:val="clear" w:color="auto" w:fill="auto"/>
            <w:vAlign w:val="center"/>
            <w:hideMark/>
          </w:tcPr>
          <w:p w14:paraId="035EF5A1"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Methodology</w:t>
            </w:r>
          </w:p>
        </w:tc>
        <w:tc>
          <w:tcPr>
            <w:tcW w:w="3737" w:type="pct"/>
            <w:gridSpan w:val="2"/>
            <w:tcBorders>
              <w:top w:val="nil"/>
              <w:left w:val="nil"/>
              <w:bottom w:val="nil"/>
              <w:right w:val="single" w:sz="8" w:space="0" w:color="000000" w:themeColor="text1"/>
            </w:tcBorders>
            <w:shd w:val="clear" w:color="auto" w:fill="auto"/>
            <w:vAlign w:val="center"/>
            <w:hideMark/>
          </w:tcPr>
          <w:p w14:paraId="6D01CB25"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If an alleged foreign body is found in a catering product on-board the aircraft the crew will be complete a Foreign Body Investigation report and should submit the alleged foreign body for physical analysis, and/or a photograph. Any event reported by crew will be investigated and may or may not be attributed upon completion of the investigation.</w:t>
            </w:r>
          </w:p>
          <w:p w14:paraId="78DB4A57" w14:textId="77777777" w:rsidR="00BE36CA" w:rsidRPr="001213B6" w:rsidRDefault="00BE36CA" w:rsidP="001C3B76">
            <w:pPr>
              <w:jc w:val="left"/>
              <w:rPr>
                <w:rFonts w:ascii="Century Gothic" w:hAnsi="Century Gothic" w:cs="Arial"/>
                <w:color w:val="000000"/>
                <w:sz w:val="20"/>
              </w:rPr>
            </w:pPr>
          </w:p>
          <w:p w14:paraId="0FBFEE35"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Alternatively, the customer may contact Virgin directly, post-flight to advise of a foreign object found in their food onboard- if a photo is not provided in this instance, the event will be investigated but is not-attributable in normal circumstances; if a photo is provided, the event may be attributable depending upon the investigation outcome. In extenuating circumstances where a photo is not provided, Virgin reserve the right to attribute the event upon receiving the outcome of the investigation.</w:t>
            </w:r>
          </w:p>
          <w:p w14:paraId="512231CF" w14:textId="77777777" w:rsidR="00BE36CA" w:rsidRPr="001213B6" w:rsidRDefault="00BE36CA" w:rsidP="001C3B76">
            <w:pPr>
              <w:jc w:val="left"/>
              <w:rPr>
                <w:rFonts w:ascii="Century Gothic" w:hAnsi="Century Gothic" w:cs="Arial"/>
                <w:color w:val="000000"/>
                <w:sz w:val="20"/>
              </w:rPr>
            </w:pPr>
          </w:p>
          <w:p w14:paraId="27DDA1C6"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Virgin contract Medina Quality to conduct Foreign Body investigations on their behalf. Any report raised either by the crew or the customer is investigated.</w:t>
            </w:r>
          </w:p>
          <w:p w14:paraId="7C93FF05" w14:textId="77777777" w:rsidR="00BE36CA" w:rsidRPr="001213B6" w:rsidRDefault="00BE36CA" w:rsidP="001C3B76">
            <w:pPr>
              <w:jc w:val="left"/>
              <w:rPr>
                <w:rFonts w:ascii="Century Gothic" w:hAnsi="Century Gothic" w:cs="Arial"/>
                <w:color w:val="000000"/>
                <w:sz w:val="20"/>
              </w:rPr>
            </w:pPr>
          </w:p>
          <w:p w14:paraId="54AB57B4"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‘Foreign body’ means any undesirable object found in food, a body found in food that is not part of the agreed specification or meets the required standards. This also includes deviation from agreed special meal specifications except where the specification followed was fit for purpose in line with Virgin/Medina QSAI SPML DIGs.</w:t>
            </w:r>
          </w:p>
        </w:tc>
      </w:tr>
      <w:tr w:rsidR="00BE36CA" w:rsidRPr="001213B6" w14:paraId="27582010" w14:textId="77777777" w:rsidTr="001C3B76">
        <w:trPr>
          <w:trHeight w:val="300"/>
        </w:trPr>
        <w:tc>
          <w:tcPr>
            <w:tcW w:w="1263" w:type="pct"/>
            <w:tcBorders>
              <w:top w:val="nil"/>
              <w:left w:val="single" w:sz="8" w:space="0" w:color="000000" w:themeColor="text1"/>
              <w:bottom w:val="nil"/>
              <w:right w:val="single" w:sz="8" w:space="0" w:color="000000" w:themeColor="text1"/>
            </w:tcBorders>
            <w:shd w:val="clear" w:color="auto" w:fill="auto"/>
            <w:vAlign w:val="center"/>
          </w:tcPr>
          <w:p w14:paraId="46B2874F" w14:textId="77777777" w:rsidR="00BE36CA" w:rsidRPr="001213B6" w:rsidRDefault="00BE36CA" w:rsidP="001C3B76">
            <w:pPr>
              <w:rPr>
                <w:rFonts w:ascii="Century Gothic" w:hAnsi="Century Gothic" w:cs="Arial"/>
                <w:b/>
                <w:bCs/>
                <w:color w:val="000000"/>
                <w:sz w:val="20"/>
              </w:rPr>
            </w:pPr>
          </w:p>
        </w:tc>
        <w:tc>
          <w:tcPr>
            <w:tcW w:w="3737" w:type="pct"/>
            <w:gridSpan w:val="2"/>
            <w:tcBorders>
              <w:top w:val="nil"/>
              <w:left w:val="nil"/>
              <w:bottom w:val="nil"/>
              <w:right w:val="single" w:sz="8" w:space="0" w:color="000000" w:themeColor="text1"/>
            </w:tcBorders>
            <w:shd w:val="clear" w:color="auto" w:fill="auto"/>
            <w:hideMark/>
          </w:tcPr>
          <w:p w14:paraId="49FDC414" w14:textId="77777777" w:rsidR="00BE36CA" w:rsidRPr="001213B6" w:rsidRDefault="00BE36CA" w:rsidP="001C3B76">
            <w:pPr>
              <w:jc w:val="left"/>
              <w:rPr>
                <w:rFonts w:ascii="Century Gothic" w:hAnsi="Century Gothic" w:cs="Arial"/>
                <w:color w:val="000000"/>
                <w:sz w:val="20"/>
              </w:rPr>
            </w:pPr>
          </w:p>
        </w:tc>
      </w:tr>
      <w:tr w:rsidR="00BE36CA" w:rsidRPr="001213B6" w14:paraId="38CED894" w14:textId="77777777" w:rsidTr="001C3B76">
        <w:trPr>
          <w:trHeight w:val="300"/>
        </w:trPr>
        <w:tc>
          <w:tcPr>
            <w:tcW w:w="1263" w:type="pct"/>
            <w:tcBorders>
              <w:top w:val="nil"/>
              <w:left w:val="single" w:sz="8" w:space="0" w:color="000000" w:themeColor="text1"/>
              <w:bottom w:val="nil"/>
              <w:right w:val="single" w:sz="8" w:space="0" w:color="000000" w:themeColor="text1"/>
            </w:tcBorders>
            <w:shd w:val="clear" w:color="auto" w:fill="auto"/>
            <w:vAlign w:val="center"/>
          </w:tcPr>
          <w:p w14:paraId="7AD2D5C2" w14:textId="77777777" w:rsidR="00BE36CA" w:rsidRPr="001213B6" w:rsidRDefault="00BE36CA" w:rsidP="001C3B76">
            <w:pPr>
              <w:rPr>
                <w:rFonts w:ascii="Century Gothic" w:hAnsi="Century Gothic" w:cs="Arial"/>
                <w:b/>
                <w:bCs/>
                <w:color w:val="000000"/>
                <w:sz w:val="20"/>
              </w:rPr>
            </w:pPr>
          </w:p>
        </w:tc>
        <w:tc>
          <w:tcPr>
            <w:tcW w:w="3737" w:type="pct"/>
            <w:gridSpan w:val="2"/>
            <w:tcBorders>
              <w:top w:val="nil"/>
              <w:left w:val="nil"/>
              <w:bottom w:val="nil"/>
              <w:right w:val="single" w:sz="8" w:space="0" w:color="000000" w:themeColor="text1"/>
            </w:tcBorders>
            <w:shd w:val="clear" w:color="auto" w:fill="auto"/>
            <w:vAlign w:val="center"/>
            <w:hideMark/>
          </w:tcPr>
          <w:p w14:paraId="055F6C6A"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The supplier will follow the procedures documented in the Inflight Services Procedures Manual. The Supplier will initiate an investigation upon receipt of the complaint. </w:t>
            </w:r>
          </w:p>
        </w:tc>
      </w:tr>
      <w:tr w:rsidR="00BE36CA" w:rsidRPr="001213B6" w14:paraId="0B33C772" w14:textId="77777777" w:rsidTr="001C3B76">
        <w:trPr>
          <w:trHeight w:val="300"/>
        </w:trPr>
        <w:tc>
          <w:tcPr>
            <w:tcW w:w="1263" w:type="pct"/>
            <w:tcBorders>
              <w:top w:val="nil"/>
              <w:left w:val="single" w:sz="8" w:space="0" w:color="000000" w:themeColor="text1"/>
              <w:bottom w:val="nil"/>
              <w:right w:val="single" w:sz="8" w:space="0" w:color="000000" w:themeColor="text1"/>
            </w:tcBorders>
            <w:shd w:val="clear" w:color="auto" w:fill="auto"/>
            <w:vAlign w:val="center"/>
          </w:tcPr>
          <w:p w14:paraId="725776D6" w14:textId="77777777" w:rsidR="00BE36CA" w:rsidRPr="001213B6" w:rsidRDefault="00BE36CA" w:rsidP="001C3B76">
            <w:pPr>
              <w:rPr>
                <w:rFonts w:ascii="Century Gothic" w:hAnsi="Century Gothic" w:cs="Arial"/>
                <w:b/>
                <w:bCs/>
                <w:color w:val="000000"/>
                <w:sz w:val="20"/>
              </w:rPr>
            </w:pPr>
          </w:p>
        </w:tc>
        <w:tc>
          <w:tcPr>
            <w:tcW w:w="3737" w:type="pct"/>
            <w:gridSpan w:val="2"/>
            <w:tcBorders>
              <w:top w:val="nil"/>
              <w:left w:val="nil"/>
              <w:bottom w:val="nil"/>
              <w:right w:val="single" w:sz="8" w:space="0" w:color="000000" w:themeColor="text1"/>
            </w:tcBorders>
            <w:shd w:val="clear" w:color="auto" w:fill="auto"/>
            <w:hideMark/>
          </w:tcPr>
          <w:p w14:paraId="2076DE1D" w14:textId="77777777" w:rsidR="00BE36CA" w:rsidRPr="001213B6" w:rsidRDefault="00BE36CA" w:rsidP="001C3B76">
            <w:pPr>
              <w:jc w:val="left"/>
              <w:rPr>
                <w:rFonts w:ascii="Century Gothic" w:hAnsi="Century Gothic" w:cs="Arial"/>
                <w:color w:val="000000"/>
                <w:sz w:val="20"/>
              </w:rPr>
            </w:pPr>
          </w:p>
        </w:tc>
      </w:tr>
      <w:tr w:rsidR="00BE36CA" w:rsidRPr="001213B6" w14:paraId="7CFCA7A6" w14:textId="77777777" w:rsidTr="001C3B76">
        <w:trPr>
          <w:trHeight w:val="525"/>
        </w:trPr>
        <w:tc>
          <w:tcPr>
            <w:tcW w:w="1263"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5C7709C6" w14:textId="77777777" w:rsidR="00BE36CA" w:rsidRPr="001213B6" w:rsidRDefault="00BE36CA" w:rsidP="001C3B76">
            <w:pPr>
              <w:rPr>
                <w:rFonts w:ascii="Century Gothic" w:hAnsi="Century Gothic" w:cs="Arial"/>
                <w:b/>
                <w:bCs/>
                <w:color w:val="000000"/>
                <w:sz w:val="20"/>
              </w:rPr>
            </w:pPr>
          </w:p>
        </w:tc>
        <w:tc>
          <w:tcPr>
            <w:tcW w:w="3737" w:type="pct"/>
            <w:gridSpan w:val="2"/>
            <w:tcBorders>
              <w:top w:val="nil"/>
              <w:left w:val="nil"/>
              <w:bottom w:val="single" w:sz="8" w:space="0" w:color="000000" w:themeColor="text1"/>
              <w:right w:val="single" w:sz="8" w:space="0" w:color="000000" w:themeColor="text1"/>
            </w:tcBorders>
            <w:shd w:val="clear" w:color="auto" w:fill="auto"/>
            <w:vAlign w:val="center"/>
            <w:hideMark/>
          </w:tcPr>
          <w:p w14:paraId="5DBED4F5"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Medina Quality complete the Foreign Body investigation and provide a report of their findings to Virgin. Virgin will review the report and share with the Supplier via the agreed Governance meeting. The Supplier will review the report and reserves the right to reply. In the event the Supplier does not agree with the attribution status of the investigation, Virgin reserves the final decision on the attribution status of the report.</w:t>
            </w:r>
          </w:p>
        </w:tc>
      </w:tr>
      <w:tr w:rsidR="00BE36CA" w:rsidRPr="001213B6" w14:paraId="71619978" w14:textId="77777777" w:rsidTr="001C3B76">
        <w:trPr>
          <w:trHeight w:val="300"/>
        </w:trPr>
        <w:tc>
          <w:tcPr>
            <w:tcW w:w="1263"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tcPr>
          <w:p w14:paraId="03B873AF"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Formulae</w:t>
            </w:r>
          </w:p>
        </w:tc>
        <w:tc>
          <w:tcPr>
            <w:tcW w:w="3737" w:type="pct"/>
            <w:gridSpan w:val="2"/>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563AB519" w14:textId="77777777" w:rsidR="00BE36CA" w:rsidRPr="001213B6" w:rsidRDefault="00BE36CA" w:rsidP="001C3B76">
            <w:pPr>
              <w:jc w:val="left"/>
              <w:rPr>
                <w:rFonts w:ascii="Century Gothic" w:hAnsi="Century Gothic" w:cs="Arial"/>
                <w:color w:val="000000" w:themeColor="text1"/>
                <w:sz w:val="20"/>
              </w:rPr>
            </w:pPr>
            <w:r w:rsidRPr="001213B6">
              <w:rPr>
                <w:rFonts w:ascii="Century Gothic" w:hAnsi="Century Gothic" w:cs="Arial"/>
                <w:color w:val="000000" w:themeColor="text1"/>
                <w:sz w:val="20"/>
              </w:rPr>
              <w:t>(Total# cases+ Total# passengers flown) x 100 = % of proven incidents</w:t>
            </w:r>
          </w:p>
          <w:p w14:paraId="7F664E8C" w14:textId="77777777" w:rsidR="00BE36CA" w:rsidRPr="001213B6" w:rsidRDefault="00BE36CA" w:rsidP="001C3B76">
            <w:pPr>
              <w:jc w:val="left"/>
              <w:rPr>
                <w:rFonts w:ascii="Century Gothic" w:hAnsi="Century Gothic" w:cs="Arial"/>
                <w:color w:val="000000" w:themeColor="text1"/>
                <w:sz w:val="20"/>
              </w:rPr>
            </w:pPr>
            <w:r w:rsidRPr="001213B6">
              <w:rPr>
                <w:rFonts w:ascii="Century Gothic" w:hAnsi="Century Gothic" w:cs="Arial"/>
                <w:color w:val="000000" w:themeColor="text1"/>
                <w:sz w:val="20"/>
              </w:rPr>
              <w:t>100 - % of incidents = % of passengers flown without</w:t>
            </w:r>
          </w:p>
          <w:p w14:paraId="12E04AB2" w14:textId="77777777" w:rsidR="00BE36CA" w:rsidRPr="001213B6" w:rsidRDefault="00BE36CA" w:rsidP="001C3B76">
            <w:pPr>
              <w:jc w:val="left"/>
              <w:rPr>
                <w:rFonts w:ascii="Century Gothic" w:hAnsi="Century Gothic" w:cs="Arial"/>
                <w:color w:val="000000" w:themeColor="text1"/>
                <w:sz w:val="20"/>
              </w:rPr>
            </w:pPr>
            <w:r w:rsidRPr="001213B6">
              <w:rPr>
                <w:rFonts w:ascii="Century Gothic" w:hAnsi="Century Gothic" w:cs="Arial"/>
                <w:color w:val="000000" w:themeColor="text1"/>
                <w:sz w:val="20"/>
              </w:rPr>
              <w:t>incident</w:t>
            </w:r>
          </w:p>
          <w:p w14:paraId="419E4FA1" w14:textId="77777777" w:rsidR="00BE36CA" w:rsidRPr="001213B6" w:rsidRDefault="00BE36CA" w:rsidP="001C3B76">
            <w:pPr>
              <w:jc w:val="left"/>
              <w:rPr>
                <w:rFonts w:ascii="Century Gothic" w:hAnsi="Century Gothic" w:cs="Arial"/>
                <w:color w:val="000000" w:themeColor="text1"/>
                <w:sz w:val="20"/>
              </w:rPr>
            </w:pPr>
            <w:r w:rsidRPr="001213B6">
              <w:rPr>
                <w:rFonts w:ascii="Century Gothic" w:hAnsi="Century Gothic" w:cs="Arial"/>
                <w:color w:val="000000" w:themeColor="text1"/>
                <w:sz w:val="20"/>
              </w:rPr>
              <w:t>Example: (2 + 9300) x 100) = 0.02 then 100 - 0.02 = 99.998%</w:t>
            </w:r>
          </w:p>
        </w:tc>
      </w:tr>
      <w:tr w:rsidR="00BE36CA" w:rsidRPr="001213B6" w14:paraId="51BE858B" w14:textId="77777777" w:rsidTr="001C3B76">
        <w:trPr>
          <w:trHeight w:val="315"/>
        </w:trPr>
        <w:tc>
          <w:tcPr>
            <w:tcW w:w="1406"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hideMark/>
          </w:tcPr>
          <w:p w14:paraId="04B1B87E"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themeColor="text1"/>
                <w:sz w:val="20"/>
              </w:rPr>
              <w:lastRenderedPageBreak/>
              <w:t>6</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vAlign w:val="center"/>
            <w:hideMark/>
          </w:tcPr>
          <w:p w14:paraId="30FF6B27"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sz w:val="20"/>
              </w:rPr>
              <w:t>HYGIENE - Food Poisoning Incidents</w:t>
            </w:r>
          </w:p>
        </w:tc>
      </w:tr>
      <w:tr w:rsidR="00BE36CA" w:rsidRPr="001213B6" w14:paraId="7439B19D" w14:textId="77777777" w:rsidTr="001C3B76">
        <w:trPr>
          <w:trHeight w:val="510"/>
        </w:trPr>
        <w:tc>
          <w:tcPr>
            <w:tcW w:w="1406" w:type="pct"/>
            <w:gridSpan w:val="2"/>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1515FF30"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Purpose / measures</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07EB982D"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To measure the Supplier effectiveness around their food safety, quality, loading and hygiene safety procedures and processes.</w:t>
            </w:r>
          </w:p>
        </w:tc>
      </w:tr>
      <w:tr w:rsidR="00BE36CA" w:rsidRPr="001213B6" w14:paraId="5BE9B98D" w14:textId="77777777" w:rsidTr="001C3B76">
        <w:trPr>
          <w:trHeight w:val="315"/>
        </w:trPr>
        <w:tc>
          <w:tcPr>
            <w:tcW w:w="1406" w:type="pct"/>
            <w:gridSpan w:val="2"/>
            <w:tcBorders>
              <w:top w:val="single" w:sz="4" w:space="0" w:color="auto"/>
              <w:left w:val="single" w:sz="8" w:space="0" w:color="000000" w:themeColor="text1"/>
              <w:bottom w:val="single" w:sz="8" w:space="0" w:color="000000" w:themeColor="text1"/>
              <w:right w:val="single" w:sz="8" w:space="0" w:color="000000" w:themeColor="text1"/>
            </w:tcBorders>
            <w:shd w:val="clear" w:color="auto" w:fill="auto"/>
            <w:vAlign w:val="center"/>
            <w:hideMark/>
          </w:tcPr>
          <w:p w14:paraId="645FC7DF"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Responsibility for Performance</w:t>
            </w:r>
          </w:p>
        </w:tc>
        <w:tc>
          <w:tcPr>
            <w:tcW w:w="3594" w:type="pct"/>
            <w:tcBorders>
              <w:top w:val="single" w:sz="4" w:space="0" w:color="auto"/>
              <w:left w:val="nil"/>
              <w:bottom w:val="single" w:sz="8" w:space="0" w:color="000000" w:themeColor="text1"/>
              <w:right w:val="single" w:sz="8" w:space="0" w:color="000000" w:themeColor="text1"/>
            </w:tcBorders>
            <w:shd w:val="clear" w:color="auto" w:fill="auto"/>
            <w:vAlign w:val="center"/>
            <w:hideMark/>
          </w:tcPr>
          <w:p w14:paraId="4983AF52"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The Supplier</w:t>
            </w:r>
          </w:p>
        </w:tc>
      </w:tr>
      <w:tr w:rsidR="00BE36CA" w:rsidRPr="001213B6" w14:paraId="4BBECCA7"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0802B1E"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4002F005"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Food Poisoning Incident Report</w:t>
            </w:r>
          </w:p>
        </w:tc>
      </w:tr>
      <w:tr w:rsidR="00BE36CA" w:rsidRPr="001213B6" w14:paraId="77D6F410"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1BDFE87"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Data Collection periodicity</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20DA7569"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Per Aircraft Departure</w:t>
            </w:r>
          </w:p>
        </w:tc>
      </w:tr>
      <w:tr w:rsidR="00BE36CA" w:rsidRPr="001213B6" w14:paraId="781F9008"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C5E0F7D"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Responsibility for data collection</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0F84E3B0"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Both parties</w:t>
            </w:r>
          </w:p>
        </w:tc>
      </w:tr>
      <w:tr w:rsidR="00BE36CA" w:rsidRPr="001213B6" w14:paraId="57AA1ED3"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DE56C7A"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Recipient(s)</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157F81FA"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Virgin, Medina Quality</w:t>
            </w:r>
          </w:p>
        </w:tc>
      </w:tr>
      <w:tr w:rsidR="00BE36CA" w:rsidRPr="001213B6" w14:paraId="01711FC2"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46D57AD"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61C94536" w14:textId="77777777" w:rsidR="00BE36CA" w:rsidRPr="001213B6" w:rsidRDefault="00BE36CA" w:rsidP="001C3B76">
            <w:pPr>
              <w:rPr>
                <w:rFonts w:ascii="Century Gothic" w:hAnsi="Century Gothic" w:cs="Arial"/>
                <w:color w:val="000000"/>
                <w:sz w:val="20"/>
              </w:rPr>
            </w:pPr>
            <w:r w:rsidRPr="001213B6">
              <w:rPr>
                <w:rFonts w:ascii="Century Gothic" w:hAnsi="Century Gothic" w:cs="Arial"/>
                <w:color w:val="000000"/>
                <w:sz w:val="20"/>
              </w:rPr>
              <w:t>Monthly</w:t>
            </w:r>
          </w:p>
        </w:tc>
      </w:tr>
      <w:tr w:rsidR="00BE36CA" w:rsidRPr="001213B6" w14:paraId="74767809" w14:textId="77777777" w:rsidTr="001C3B76">
        <w:trPr>
          <w:trHeight w:val="765"/>
        </w:trPr>
        <w:tc>
          <w:tcPr>
            <w:tcW w:w="1406" w:type="pct"/>
            <w:gridSpan w:val="2"/>
            <w:tcBorders>
              <w:top w:val="nil"/>
              <w:left w:val="single" w:sz="8" w:space="0" w:color="000000" w:themeColor="text1"/>
              <w:bottom w:val="nil"/>
              <w:right w:val="single" w:sz="8" w:space="0" w:color="000000" w:themeColor="text1"/>
            </w:tcBorders>
            <w:shd w:val="clear" w:color="auto" w:fill="auto"/>
            <w:vAlign w:val="center"/>
            <w:hideMark/>
          </w:tcPr>
          <w:p w14:paraId="6BDC019B"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Methodology</w:t>
            </w:r>
          </w:p>
        </w:tc>
        <w:tc>
          <w:tcPr>
            <w:tcW w:w="3594" w:type="pct"/>
            <w:tcBorders>
              <w:top w:val="nil"/>
              <w:left w:val="nil"/>
              <w:bottom w:val="nil"/>
              <w:right w:val="single" w:sz="8" w:space="0" w:color="000000" w:themeColor="text1"/>
            </w:tcBorders>
            <w:shd w:val="clear" w:color="auto" w:fill="auto"/>
            <w:vAlign w:val="center"/>
            <w:hideMark/>
          </w:tcPr>
          <w:p w14:paraId="723696FC" w14:textId="77777777" w:rsidR="00BE36CA" w:rsidRPr="001213B6" w:rsidRDefault="00BE36CA" w:rsidP="001C3B76">
            <w:pPr>
              <w:jc w:val="left"/>
              <w:rPr>
                <w:rFonts w:ascii="Century Gothic" w:hAnsi="Century Gothic" w:cs="Arial"/>
                <w:color w:val="000000"/>
                <w:sz w:val="20"/>
              </w:rPr>
            </w:pPr>
            <w:proofErr w:type="gramStart"/>
            <w:r w:rsidRPr="001213B6">
              <w:rPr>
                <w:rFonts w:ascii="Century Gothic" w:hAnsi="Century Gothic" w:cs="Arial"/>
                <w:color w:val="000000"/>
                <w:sz w:val="20"/>
              </w:rPr>
              <w:t>In the event that</w:t>
            </w:r>
            <w:proofErr w:type="gramEnd"/>
            <w:r w:rsidRPr="001213B6">
              <w:rPr>
                <w:rFonts w:ascii="Century Gothic" w:hAnsi="Century Gothic" w:cs="Arial"/>
                <w:color w:val="000000"/>
                <w:sz w:val="20"/>
              </w:rPr>
              <w:t xml:space="preserve"> a passenger or crew member becomes unwell during or post a Virgin flight and suffer symptoms that could be linked to food poisoning after consuming food provided by Virgin, a food poisoning incident report will be completed either on-board or via customer relations. Virgin contract Medina Quality to conduct Food Poisoning investigations on their behalf.</w:t>
            </w:r>
          </w:p>
          <w:p w14:paraId="334B3AB5" w14:textId="77777777" w:rsidR="00BE36CA" w:rsidRPr="001213B6" w:rsidRDefault="00BE36CA" w:rsidP="001C3B76">
            <w:pPr>
              <w:jc w:val="left"/>
              <w:rPr>
                <w:rFonts w:ascii="Century Gothic" w:hAnsi="Century Gothic" w:cs="Arial"/>
                <w:color w:val="000000"/>
                <w:sz w:val="20"/>
              </w:rPr>
            </w:pPr>
          </w:p>
          <w:p w14:paraId="681800A7"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Investigations will also be raised if the Supplier provides food product on board that is agreed with Virgin to be suitable for a specific dietary type, for example, Ovo-</w:t>
            </w:r>
            <w:proofErr w:type="spellStart"/>
            <w:r w:rsidRPr="001213B6">
              <w:rPr>
                <w:rFonts w:ascii="Century Gothic" w:hAnsi="Century Gothic" w:cs="Arial"/>
                <w:color w:val="000000"/>
                <w:sz w:val="20"/>
              </w:rPr>
              <w:t>Lacto</w:t>
            </w:r>
            <w:proofErr w:type="spellEnd"/>
            <w:r w:rsidRPr="001213B6">
              <w:rPr>
                <w:rFonts w:ascii="Century Gothic" w:hAnsi="Century Gothic" w:cs="Arial"/>
                <w:color w:val="000000"/>
                <w:sz w:val="20"/>
              </w:rPr>
              <w:t xml:space="preserve"> Vegetarian, Vegan, Gluten Friendly, Lactose Friendly, but is </w:t>
            </w:r>
            <w:proofErr w:type="gramStart"/>
            <w:r w:rsidRPr="001213B6">
              <w:rPr>
                <w:rFonts w:ascii="Century Gothic" w:hAnsi="Century Gothic" w:cs="Arial"/>
                <w:color w:val="000000"/>
                <w:sz w:val="20"/>
              </w:rPr>
              <w:t>actually provided</w:t>
            </w:r>
            <w:proofErr w:type="gramEnd"/>
            <w:r w:rsidRPr="001213B6">
              <w:rPr>
                <w:rFonts w:ascii="Century Gothic" w:hAnsi="Century Gothic" w:cs="Arial"/>
                <w:color w:val="000000"/>
                <w:sz w:val="20"/>
              </w:rPr>
              <w:t xml:space="preserve"> on board unsuitable for that dietary type.</w:t>
            </w:r>
          </w:p>
          <w:p w14:paraId="7BDDEAC5" w14:textId="77777777" w:rsidR="00BE36CA" w:rsidRPr="001213B6" w:rsidRDefault="00BE36CA" w:rsidP="001C3B76">
            <w:pPr>
              <w:jc w:val="left"/>
              <w:rPr>
                <w:rFonts w:ascii="Century Gothic" w:hAnsi="Century Gothic" w:cs="Arial"/>
                <w:color w:val="000000"/>
                <w:sz w:val="20"/>
              </w:rPr>
            </w:pPr>
          </w:p>
          <w:p w14:paraId="0B847B2F"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Investigations shall also be raised if the Supplier provides an allergen guide on board or allergen information via the Pre-Select platform which is incorrect in the declaration of the allergens declared and not declared, and it is subsequently found that the information declared by the Supplier was incorrect.</w:t>
            </w:r>
          </w:p>
        </w:tc>
      </w:tr>
      <w:tr w:rsidR="00BE36CA" w:rsidRPr="001213B6" w14:paraId="570C238E" w14:textId="77777777" w:rsidTr="001C3B76">
        <w:trPr>
          <w:trHeight w:val="300"/>
        </w:trPr>
        <w:tc>
          <w:tcPr>
            <w:tcW w:w="1406" w:type="pct"/>
            <w:gridSpan w:val="2"/>
            <w:tcBorders>
              <w:top w:val="nil"/>
              <w:left w:val="single" w:sz="8" w:space="0" w:color="000000" w:themeColor="text1"/>
              <w:bottom w:val="nil"/>
              <w:right w:val="single" w:sz="8" w:space="0" w:color="000000" w:themeColor="text1"/>
            </w:tcBorders>
            <w:shd w:val="clear" w:color="auto" w:fill="auto"/>
            <w:vAlign w:val="center"/>
          </w:tcPr>
          <w:p w14:paraId="7FE7F9C9" w14:textId="77777777" w:rsidR="00BE36CA" w:rsidRPr="001213B6" w:rsidRDefault="00BE36CA" w:rsidP="001C3B76">
            <w:pPr>
              <w:rPr>
                <w:rFonts w:ascii="Century Gothic" w:hAnsi="Century Gothic" w:cs="Arial"/>
                <w:b/>
                <w:bCs/>
                <w:color w:val="000000"/>
                <w:sz w:val="20"/>
              </w:rPr>
            </w:pPr>
          </w:p>
        </w:tc>
        <w:tc>
          <w:tcPr>
            <w:tcW w:w="3594" w:type="pct"/>
            <w:tcBorders>
              <w:top w:val="nil"/>
              <w:left w:val="nil"/>
              <w:bottom w:val="nil"/>
              <w:right w:val="single" w:sz="8" w:space="0" w:color="000000" w:themeColor="text1"/>
            </w:tcBorders>
            <w:shd w:val="clear" w:color="auto" w:fill="auto"/>
          </w:tcPr>
          <w:p w14:paraId="0166926D" w14:textId="77777777" w:rsidR="00BE36CA" w:rsidRPr="001213B6" w:rsidRDefault="00BE36CA" w:rsidP="001C3B76">
            <w:pPr>
              <w:jc w:val="left"/>
              <w:rPr>
                <w:rFonts w:ascii="Century Gothic" w:hAnsi="Century Gothic" w:cs="Arial"/>
                <w:color w:val="000000"/>
                <w:sz w:val="20"/>
              </w:rPr>
            </w:pPr>
          </w:p>
        </w:tc>
      </w:tr>
      <w:tr w:rsidR="00BE36CA" w:rsidRPr="001213B6" w14:paraId="6C462BCA" w14:textId="77777777" w:rsidTr="001C3B76">
        <w:trPr>
          <w:trHeight w:val="300"/>
        </w:trPr>
        <w:tc>
          <w:tcPr>
            <w:tcW w:w="1406" w:type="pct"/>
            <w:gridSpan w:val="2"/>
            <w:tcBorders>
              <w:top w:val="nil"/>
              <w:left w:val="single" w:sz="8" w:space="0" w:color="000000" w:themeColor="text1"/>
              <w:bottom w:val="nil"/>
              <w:right w:val="single" w:sz="8" w:space="0" w:color="000000" w:themeColor="text1"/>
            </w:tcBorders>
            <w:shd w:val="clear" w:color="auto" w:fill="auto"/>
            <w:vAlign w:val="center"/>
          </w:tcPr>
          <w:p w14:paraId="07BCF521" w14:textId="77777777" w:rsidR="00BE36CA" w:rsidRPr="001213B6" w:rsidRDefault="00BE36CA" w:rsidP="001C3B76">
            <w:pPr>
              <w:rPr>
                <w:rFonts w:ascii="Century Gothic" w:hAnsi="Century Gothic" w:cs="Arial"/>
                <w:b/>
                <w:bCs/>
                <w:color w:val="000000"/>
                <w:sz w:val="20"/>
              </w:rPr>
            </w:pPr>
          </w:p>
        </w:tc>
        <w:tc>
          <w:tcPr>
            <w:tcW w:w="3594" w:type="pct"/>
            <w:tcBorders>
              <w:top w:val="nil"/>
              <w:left w:val="nil"/>
              <w:bottom w:val="nil"/>
              <w:right w:val="single" w:sz="8" w:space="0" w:color="000000" w:themeColor="text1"/>
            </w:tcBorders>
            <w:shd w:val="clear" w:color="auto" w:fill="auto"/>
            <w:vAlign w:val="center"/>
            <w:hideMark/>
          </w:tcPr>
          <w:p w14:paraId="77149933"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The supplier will follow the procedures documented in the Inflight Services Procedures Manual.</w:t>
            </w:r>
          </w:p>
        </w:tc>
      </w:tr>
      <w:tr w:rsidR="00BE36CA" w:rsidRPr="001213B6" w14:paraId="329E784D" w14:textId="77777777" w:rsidTr="001C3B76">
        <w:trPr>
          <w:trHeight w:val="300"/>
        </w:trPr>
        <w:tc>
          <w:tcPr>
            <w:tcW w:w="1406" w:type="pct"/>
            <w:gridSpan w:val="2"/>
            <w:tcBorders>
              <w:top w:val="nil"/>
              <w:left w:val="single" w:sz="8" w:space="0" w:color="000000" w:themeColor="text1"/>
              <w:bottom w:val="nil"/>
              <w:right w:val="single" w:sz="8" w:space="0" w:color="000000" w:themeColor="text1"/>
            </w:tcBorders>
            <w:shd w:val="clear" w:color="auto" w:fill="auto"/>
            <w:vAlign w:val="center"/>
          </w:tcPr>
          <w:p w14:paraId="5B0AE4BC" w14:textId="77777777" w:rsidR="00BE36CA" w:rsidRPr="001213B6" w:rsidRDefault="00BE36CA" w:rsidP="001C3B76">
            <w:pPr>
              <w:rPr>
                <w:rFonts w:ascii="Century Gothic" w:hAnsi="Century Gothic" w:cs="Arial"/>
                <w:b/>
                <w:bCs/>
                <w:color w:val="000000"/>
                <w:sz w:val="20"/>
              </w:rPr>
            </w:pPr>
          </w:p>
        </w:tc>
        <w:tc>
          <w:tcPr>
            <w:tcW w:w="3594" w:type="pct"/>
            <w:tcBorders>
              <w:top w:val="nil"/>
              <w:left w:val="nil"/>
              <w:bottom w:val="nil"/>
              <w:right w:val="single" w:sz="8" w:space="0" w:color="000000" w:themeColor="text1"/>
            </w:tcBorders>
            <w:shd w:val="clear" w:color="auto" w:fill="auto"/>
          </w:tcPr>
          <w:p w14:paraId="4BF5DFFB" w14:textId="77777777" w:rsidR="00BE36CA" w:rsidRPr="001213B6" w:rsidRDefault="00BE36CA" w:rsidP="001C3B76">
            <w:pPr>
              <w:jc w:val="left"/>
              <w:rPr>
                <w:rFonts w:ascii="Century Gothic" w:hAnsi="Century Gothic" w:cs="Arial"/>
                <w:color w:val="000000"/>
                <w:sz w:val="20"/>
              </w:rPr>
            </w:pPr>
          </w:p>
        </w:tc>
      </w:tr>
      <w:tr w:rsidR="00BE36CA" w:rsidRPr="001213B6" w14:paraId="31B1190E" w14:textId="77777777" w:rsidTr="001C3B76">
        <w:trPr>
          <w:trHeight w:val="510"/>
        </w:trPr>
        <w:tc>
          <w:tcPr>
            <w:tcW w:w="1406" w:type="pct"/>
            <w:gridSpan w:val="2"/>
            <w:tcBorders>
              <w:top w:val="nil"/>
              <w:left w:val="single" w:sz="8" w:space="0" w:color="000000" w:themeColor="text1"/>
              <w:bottom w:val="nil"/>
              <w:right w:val="single" w:sz="8" w:space="0" w:color="000000" w:themeColor="text1"/>
            </w:tcBorders>
            <w:shd w:val="clear" w:color="auto" w:fill="auto"/>
            <w:vAlign w:val="center"/>
          </w:tcPr>
          <w:p w14:paraId="0479ECD4" w14:textId="77777777" w:rsidR="00BE36CA" w:rsidRPr="001213B6" w:rsidRDefault="00BE36CA" w:rsidP="001C3B76">
            <w:pPr>
              <w:rPr>
                <w:rFonts w:ascii="Century Gothic" w:hAnsi="Century Gothic" w:cs="Arial"/>
                <w:b/>
                <w:bCs/>
                <w:color w:val="000000"/>
                <w:sz w:val="20"/>
              </w:rPr>
            </w:pPr>
          </w:p>
        </w:tc>
        <w:tc>
          <w:tcPr>
            <w:tcW w:w="3594" w:type="pct"/>
            <w:tcBorders>
              <w:top w:val="nil"/>
              <w:left w:val="nil"/>
              <w:bottom w:val="nil"/>
              <w:right w:val="single" w:sz="8" w:space="0" w:color="000000" w:themeColor="text1"/>
            </w:tcBorders>
            <w:shd w:val="clear" w:color="auto" w:fill="auto"/>
            <w:vAlign w:val="center"/>
            <w:hideMark/>
          </w:tcPr>
          <w:p w14:paraId="547F4619" w14:textId="77777777" w:rsidR="00BE36CA" w:rsidRPr="001213B6" w:rsidRDefault="00BE36CA" w:rsidP="001C3B76">
            <w:pPr>
              <w:jc w:val="left"/>
              <w:rPr>
                <w:rFonts w:ascii="Century Gothic" w:hAnsi="Century Gothic" w:cs="Arial"/>
                <w:color w:val="000000"/>
                <w:sz w:val="20"/>
                <w:u w:val="single"/>
              </w:rPr>
            </w:pPr>
            <w:r w:rsidRPr="001213B6">
              <w:rPr>
                <w:rFonts w:ascii="Century Gothic" w:hAnsi="Century Gothic" w:cs="Arial"/>
                <w:color w:val="000000"/>
                <w:sz w:val="20"/>
              </w:rPr>
              <w:t>Medina Quality complete an investigation into the Food Poisoning report with the Supplier, to measure and ensure that the Suppliers procedures and due diligence processes have been followed with the product claimed to cause the illness. Medina Quality will provide a report of their findings to Virgin. Virgin will review the report and share with the Supplier via the agreed Governance meeting. The Supplier will review the report and reserves the right to reply. In the event the Supplier does not agree with the attribution status of the investigation, Virgin reserves the final decision on the attribution status of the report.</w:t>
            </w:r>
          </w:p>
        </w:tc>
      </w:tr>
      <w:tr w:rsidR="00BE36CA" w:rsidRPr="001213B6" w14:paraId="2332608A" w14:textId="77777777" w:rsidTr="001C3B76">
        <w:trPr>
          <w:trHeight w:val="315"/>
        </w:trPr>
        <w:tc>
          <w:tcPr>
            <w:tcW w:w="1406" w:type="pct"/>
            <w:gridSpan w:val="2"/>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721AFE1B" w14:textId="77777777" w:rsidR="00BE36CA" w:rsidRPr="001213B6" w:rsidRDefault="00BE36CA" w:rsidP="001C3B76">
            <w:pPr>
              <w:rPr>
                <w:rFonts w:ascii="Century Gothic" w:hAnsi="Century Gothic" w:cs="Arial"/>
                <w:b/>
                <w:bCs/>
                <w:color w:val="000000"/>
                <w:sz w:val="20"/>
              </w:rPr>
            </w:pP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09351B7" w14:textId="77777777" w:rsidR="00BE36CA" w:rsidRPr="001213B6" w:rsidRDefault="00BE36CA" w:rsidP="001C3B76">
            <w:pPr>
              <w:jc w:val="left"/>
              <w:rPr>
                <w:rFonts w:ascii="Century Gothic" w:hAnsi="Century Gothic" w:cs="Arial"/>
                <w:color w:val="000000"/>
                <w:sz w:val="20"/>
              </w:rPr>
            </w:pPr>
          </w:p>
          <w:p w14:paraId="7EB28F5A"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‘Attributed’ is only for the purpose of the measurement of this </w:t>
            </w:r>
            <w:r>
              <w:rPr>
                <w:rFonts w:ascii="Century Gothic" w:hAnsi="Century Gothic" w:cs="Arial"/>
                <w:color w:val="000000"/>
                <w:sz w:val="20"/>
              </w:rPr>
              <w:t>Service Level</w:t>
            </w:r>
            <w:r w:rsidRPr="001213B6">
              <w:rPr>
                <w:rFonts w:ascii="Century Gothic" w:hAnsi="Century Gothic" w:cs="Arial"/>
                <w:color w:val="000000"/>
                <w:sz w:val="20"/>
              </w:rPr>
              <w:t>.</w:t>
            </w:r>
          </w:p>
        </w:tc>
      </w:tr>
      <w:tr w:rsidR="00BE36CA" w:rsidRPr="001213B6" w14:paraId="5F135D3B" w14:textId="77777777" w:rsidTr="001C3B76">
        <w:trPr>
          <w:trHeight w:val="300"/>
        </w:trPr>
        <w:tc>
          <w:tcPr>
            <w:tcW w:w="1406" w:type="pct"/>
            <w:gridSpan w:val="2"/>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5EAE56E3" w14:textId="77777777" w:rsidR="00BE36CA" w:rsidRPr="001213B6" w:rsidRDefault="00BE36CA" w:rsidP="001C3B76">
            <w:pPr>
              <w:rPr>
                <w:rFonts w:ascii="Century Gothic" w:hAnsi="Century Gothic" w:cs="Arial"/>
                <w:b/>
                <w:bCs/>
                <w:color w:val="000000"/>
                <w:sz w:val="20"/>
              </w:rPr>
            </w:pPr>
            <w:r w:rsidRPr="001213B6">
              <w:rPr>
                <w:rFonts w:ascii="Century Gothic" w:hAnsi="Century Gothic" w:cs="Arial"/>
                <w:b/>
                <w:bCs/>
                <w:color w:val="000000"/>
                <w:sz w:val="20"/>
              </w:rPr>
              <w:t>Formulae</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61482A9D" w14:textId="77777777" w:rsidR="00BE36CA" w:rsidRPr="001213B6" w:rsidRDefault="00BE36CA" w:rsidP="001C3B76">
            <w:pPr>
              <w:jc w:val="left"/>
              <w:rPr>
                <w:rFonts w:ascii="Century Gothic" w:eastAsiaTheme="minorEastAsia" w:hAnsi="Century Gothic" w:cs="Arial"/>
                <w:color w:val="181818"/>
                <w:sz w:val="20"/>
                <w:lang w:val="en-AU" w:eastAsia="zh-CN"/>
              </w:rPr>
            </w:pPr>
            <w:r w:rsidRPr="001213B6">
              <w:rPr>
                <w:rFonts w:ascii="Century Gothic" w:eastAsiaTheme="minorEastAsia" w:hAnsi="Century Gothic" w:cs="Arial"/>
                <w:color w:val="181818"/>
                <w:sz w:val="20"/>
                <w:lang w:val="en-AU" w:eastAsia="zh-CN"/>
              </w:rPr>
              <w:t xml:space="preserve">Pass – no food poisoning </w:t>
            </w:r>
            <w:proofErr w:type="gramStart"/>
            <w:r w:rsidRPr="001213B6">
              <w:rPr>
                <w:rFonts w:ascii="Century Gothic" w:eastAsiaTheme="minorEastAsia" w:hAnsi="Century Gothic" w:cs="Arial"/>
                <w:color w:val="181818"/>
                <w:sz w:val="20"/>
                <w:lang w:val="en-AU" w:eastAsia="zh-CN"/>
              </w:rPr>
              <w:t>incidents</w:t>
            </w:r>
            <w:proofErr w:type="gramEnd"/>
          </w:p>
          <w:p w14:paraId="2897B54F" w14:textId="77777777" w:rsidR="00BE36CA" w:rsidRPr="001213B6" w:rsidRDefault="00BE36CA" w:rsidP="001C3B76">
            <w:pPr>
              <w:jc w:val="left"/>
              <w:rPr>
                <w:rFonts w:ascii="Century Gothic" w:hAnsi="Century Gothic" w:cs="Arial"/>
                <w:color w:val="000000"/>
                <w:sz w:val="20"/>
                <w:lang w:val="en-AU"/>
              </w:rPr>
            </w:pPr>
            <w:r w:rsidRPr="001213B6">
              <w:rPr>
                <w:rFonts w:ascii="Century Gothic" w:eastAsiaTheme="minorEastAsia" w:hAnsi="Century Gothic" w:cs="Arial"/>
                <w:color w:val="181818"/>
                <w:sz w:val="20"/>
                <w:lang w:val="en-AU" w:eastAsia="zh-CN"/>
              </w:rPr>
              <w:t>Fail - Attributed Food Poisoning Incident</w:t>
            </w:r>
          </w:p>
        </w:tc>
      </w:tr>
    </w:tbl>
    <w:p w14:paraId="04EC8FDB" w14:textId="77777777" w:rsidR="00BE36CA" w:rsidRDefault="00BE36CA" w:rsidP="00BE36CA"/>
    <w:p w14:paraId="02577BDC" w14:textId="77777777" w:rsidR="00BE36CA" w:rsidRPr="00912EC7" w:rsidRDefault="00BE36CA" w:rsidP="00BE36CA">
      <w:pPr>
        <w:pStyle w:val="Body2"/>
        <w:ind w:left="360"/>
        <w:rPr>
          <w:rFonts w:ascii="Century Gothic" w:hAnsi="Century Gothic" w:cs="Arial"/>
          <w:sz w:val="18"/>
          <w:szCs w:val="18"/>
        </w:rPr>
      </w:pPr>
    </w:p>
    <w:tbl>
      <w:tblPr>
        <w:tblW w:w="5000" w:type="pct"/>
        <w:tblLook w:val="04A0" w:firstRow="1" w:lastRow="0" w:firstColumn="1" w:lastColumn="0" w:noHBand="0" w:noVBand="1"/>
      </w:tblPr>
      <w:tblGrid>
        <w:gridCol w:w="2042"/>
        <w:gridCol w:w="6868"/>
      </w:tblGrid>
      <w:tr w:rsidR="00BE36CA" w:rsidRPr="001213B6" w14:paraId="3B48AD32" w14:textId="77777777" w:rsidTr="001C3B76">
        <w:trPr>
          <w:trHeight w:val="315"/>
        </w:trPr>
        <w:tc>
          <w:tcPr>
            <w:tcW w:w="114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hideMark/>
          </w:tcPr>
          <w:p w14:paraId="71375C58"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themeColor="text1"/>
                <w:sz w:val="20"/>
              </w:rPr>
              <w:lastRenderedPageBreak/>
              <w:t>7/8</w:t>
            </w:r>
          </w:p>
        </w:tc>
        <w:tc>
          <w:tcPr>
            <w:tcW w:w="3854" w:type="pct"/>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vAlign w:val="center"/>
            <w:hideMark/>
          </w:tcPr>
          <w:p w14:paraId="73DE895D" w14:textId="77777777" w:rsidR="00BE36CA" w:rsidRPr="001213B6" w:rsidRDefault="00BE36CA" w:rsidP="001C3B76">
            <w:pPr>
              <w:jc w:val="center"/>
              <w:rPr>
                <w:rFonts w:ascii="Century Gothic" w:hAnsi="Century Gothic" w:cs="Arial"/>
                <w:b/>
                <w:bCs/>
                <w:color w:val="000000"/>
                <w:sz w:val="20"/>
              </w:rPr>
            </w:pPr>
            <w:r w:rsidRPr="001213B6">
              <w:rPr>
                <w:rFonts w:ascii="Century Gothic" w:hAnsi="Century Gothic" w:cs="Arial"/>
                <w:b/>
                <w:bCs/>
                <w:color w:val="000000" w:themeColor="text1"/>
                <w:sz w:val="20"/>
              </w:rPr>
              <w:t>Flight Quality Reports FQR – Food (Negative) and equipment (negative)</w:t>
            </w:r>
          </w:p>
        </w:tc>
      </w:tr>
      <w:tr w:rsidR="00BE36CA" w:rsidRPr="001213B6" w14:paraId="6BCB417E" w14:textId="77777777" w:rsidTr="001C3B76">
        <w:trPr>
          <w:trHeight w:val="510"/>
        </w:trPr>
        <w:tc>
          <w:tcPr>
            <w:tcW w:w="1146" w:type="pct"/>
            <w:tcBorders>
              <w:top w:val="nil"/>
              <w:left w:val="single" w:sz="8" w:space="0" w:color="000000" w:themeColor="text1"/>
              <w:bottom w:val="nil"/>
              <w:right w:val="single" w:sz="8" w:space="0" w:color="000000" w:themeColor="text1"/>
            </w:tcBorders>
            <w:shd w:val="clear" w:color="auto" w:fill="auto"/>
            <w:vAlign w:val="center"/>
            <w:hideMark/>
          </w:tcPr>
          <w:p w14:paraId="6E292D1B"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Purpose / measures</w:t>
            </w:r>
          </w:p>
        </w:tc>
        <w:tc>
          <w:tcPr>
            <w:tcW w:w="3854" w:type="pct"/>
            <w:tcBorders>
              <w:top w:val="nil"/>
              <w:left w:val="nil"/>
              <w:bottom w:val="nil"/>
              <w:right w:val="single" w:sz="8" w:space="0" w:color="000000" w:themeColor="text1"/>
            </w:tcBorders>
            <w:shd w:val="clear" w:color="auto" w:fill="auto"/>
            <w:vAlign w:val="center"/>
            <w:hideMark/>
          </w:tcPr>
          <w:p w14:paraId="3CB44BC3"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To measure the overall level of negative food quality comments versus the overall level of praise food quality comments per month of activity</w:t>
            </w:r>
          </w:p>
        </w:tc>
      </w:tr>
      <w:tr w:rsidR="00BE36CA" w:rsidRPr="001213B6" w14:paraId="7B01D804" w14:textId="77777777" w:rsidTr="001C3B76">
        <w:trPr>
          <w:trHeight w:val="52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F9C6DD1"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5F2DCC42"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To measure the level of equipment negative Flight Quality Reports versus the number of sectors operated as relating to non-loaded or short loaded by the supplier</w:t>
            </w:r>
          </w:p>
        </w:tc>
      </w:tr>
      <w:tr w:rsidR="00BE36CA" w:rsidRPr="001213B6" w14:paraId="3382FF8F"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10C8FBB4"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Responsibility for Performance</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096CF1C0"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The Supplier</w:t>
            </w:r>
          </w:p>
        </w:tc>
      </w:tr>
      <w:tr w:rsidR="00BE36CA" w:rsidRPr="001213B6" w14:paraId="68DFC8AF"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392DC41"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Data source</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74187224"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Flight Quality Reports</w:t>
            </w:r>
          </w:p>
        </w:tc>
      </w:tr>
      <w:tr w:rsidR="00BE36CA" w:rsidRPr="001213B6" w14:paraId="40DF6034"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C22DA48"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Data Collection periodicity</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101CEDE7"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Per Aircraft Departure </w:t>
            </w:r>
          </w:p>
        </w:tc>
      </w:tr>
      <w:tr w:rsidR="00BE36CA" w:rsidRPr="001213B6" w14:paraId="525D9BFF"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47A87F3"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Responsibility for data collection</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7BBE660B"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Virgin</w:t>
            </w:r>
          </w:p>
        </w:tc>
      </w:tr>
      <w:tr w:rsidR="00BE36CA" w:rsidRPr="001213B6" w14:paraId="67896740"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C3663F8"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Recipient(s)</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7DA6153B"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The Supplier</w:t>
            </w:r>
          </w:p>
        </w:tc>
      </w:tr>
      <w:tr w:rsidR="00BE36CA" w:rsidRPr="001213B6" w14:paraId="4592A9A2"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1D4AF4F8"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Measurement period</w:t>
            </w: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5FA48517"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Monthly</w:t>
            </w:r>
          </w:p>
        </w:tc>
      </w:tr>
      <w:tr w:rsidR="00BE36CA" w:rsidRPr="001213B6" w14:paraId="488B5F3C"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hideMark/>
          </w:tcPr>
          <w:p w14:paraId="2682835F"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Methodology</w:t>
            </w:r>
          </w:p>
        </w:tc>
        <w:tc>
          <w:tcPr>
            <w:tcW w:w="3854" w:type="pct"/>
            <w:tcBorders>
              <w:top w:val="nil"/>
              <w:left w:val="nil"/>
              <w:bottom w:val="nil"/>
              <w:right w:val="single" w:sz="8" w:space="0" w:color="000000" w:themeColor="text1"/>
            </w:tcBorders>
            <w:shd w:val="clear" w:color="auto" w:fill="auto"/>
            <w:vAlign w:val="center"/>
            <w:hideMark/>
          </w:tcPr>
          <w:p w14:paraId="77F68CFB"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Flight report comments are documented by Cabin Crew on each sector flown. </w:t>
            </w:r>
          </w:p>
        </w:tc>
      </w:tr>
      <w:tr w:rsidR="00BE36CA" w:rsidRPr="001213B6" w14:paraId="1B3C423A"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tcPr>
          <w:p w14:paraId="25D169EC"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nil"/>
              <w:right w:val="single" w:sz="8" w:space="0" w:color="000000" w:themeColor="text1"/>
            </w:tcBorders>
            <w:shd w:val="clear" w:color="auto" w:fill="auto"/>
            <w:vAlign w:val="center"/>
            <w:hideMark/>
          </w:tcPr>
          <w:p w14:paraId="6DD95680" w14:textId="77777777" w:rsidR="00BE36CA" w:rsidRPr="001213B6" w:rsidRDefault="00BE36CA" w:rsidP="001C3B76">
            <w:pPr>
              <w:jc w:val="left"/>
              <w:rPr>
                <w:rFonts w:ascii="Century Gothic" w:hAnsi="Century Gothic" w:cs="Arial"/>
                <w:color w:val="000000"/>
                <w:sz w:val="20"/>
              </w:rPr>
            </w:pPr>
          </w:p>
          <w:p w14:paraId="45D86F8D"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Comments are broken down by category of Service and Product Description. </w:t>
            </w:r>
          </w:p>
        </w:tc>
      </w:tr>
      <w:tr w:rsidR="00BE36CA" w:rsidRPr="001213B6" w14:paraId="3B8D187E" w14:textId="77777777" w:rsidTr="001C3B76">
        <w:trPr>
          <w:trHeight w:val="765"/>
        </w:trPr>
        <w:tc>
          <w:tcPr>
            <w:tcW w:w="1146" w:type="pct"/>
            <w:tcBorders>
              <w:top w:val="nil"/>
              <w:left w:val="single" w:sz="8" w:space="0" w:color="000000" w:themeColor="text1"/>
              <w:bottom w:val="nil"/>
              <w:right w:val="single" w:sz="8" w:space="0" w:color="000000" w:themeColor="text1"/>
            </w:tcBorders>
            <w:shd w:val="clear" w:color="auto" w:fill="auto"/>
            <w:vAlign w:val="center"/>
          </w:tcPr>
          <w:p w14:paraId="71C561EA"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nil"/>
              <w:right w:val="single" w:sz="8" w:space="0" w:color="000000" w:themeColor="text1"/>
            </w:tcBorders>
            <w:shd w:val="clear" w:color="auto" w:fill="auto"/>
            <w:vAlign w:val="center"/>
            <w:hideMark/>
          </w:tcPr>
          <w:p w14:paraId="3C4A4CB6" w14:textId="77777777" w:rsidR="00BE36CA" w:rsidRPr="001213B6" w:rsidRDefault="00BE36CA" w:rsidP="001C3B76">
            <w:pPr>
              <w:jc w:val="left"/>
              <w:rPr>
                <w:rFonts w:ascii="Century Gothic" w:hAnsi="Century Gothic" w:cs="Arial"/>
                <w:color w:val="000000" w:themeColor="text1"/>
                <w:sz w:val="20"/>
              </w:rPr>
            </w:pPr>
          </w:p>
          <w:p w14:paraId="096DC1F4" w14:textId="77777777" w:rsidR="00BE36CA" w:rsidRPr="001213B6" w:rsidRDefault="00BE36CA" w:rsidP="001C3B76">
            <w:pPr>
              <w:jc w:val="left"/>
              <w:rPr>
                <w:rFonts w:ascii="Century Gothic" w:hAnsi="Century Gothic" w:cs="Arial"/>
                <w:color w:val="000000" w:themeColor="text1"/>
                <w:sz w:val="20"/>
              </w:rPr>
            </w:pPr>
            <w:r w:rsidRPr="001213B6">
              <w:rPr>
                <w:rFonts w:ascii="Century Gothic" w:hAnsi="Century Gothic" w:cs="Arial"/>
                <w:color w:val="000000" w:themeColor="text1"/>
                <w:sz w:val="20"/>
              </w:rPr>
              <w:t>Measurement will focus on total Flight Quality Reports food negative/ comments and equipment negative. It is understood that the data does contain a generally static level of miscoded items and duplication which have been allowed for in the target that has been set. All comments are reviewed with only comments attributable to the performance of the supplier counting towards the formulae for scoring.</w:t>
            </w:r>
          </w:p>
          <w:p w14:paraId="52B66D54" w14:textId="77777777" w:rsidR="00BE36CA" w:rsidRPr="001213B6" w:rsidRDefault="00BE36CA" w:rsidP="001C3B76">
            <w:pPr>
              <w:jc w:val="left"/>
              <w:rPr>
                <w:rFonts w:ascii="Century Gothic" w:hAnsi="Century Gothic" w:cs="Arial"/>
                <w:color w:val="000000"/>
                <w:sz w:val="20"/>
              </w:rPr>
            </w:pPr>
          </w:p>
        </w:tc>
      </w:tr>
      <w:tr w:rsidR="00BE36CA" w:rsidRPr="001213B6" w14:paraId="295CFD18" w14:textId="77777777" w:rsidTr="001C3B76">
        <w:trPr>
          <w:trHeight w:val="52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2EF15F9C"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7CEDA23C"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Equipment negatives will reflect comments regarding non-loading or </w:t>
            </w:r>
            <w:proofErr w:type="gramStart"/>
            <w:r w:rsidRPr="001213B6">
              <w:rPr>
                <w:rFonts w:ascii="Century Gothic" w:hAnsi="Century Gothic" w:cs="Arial"/>
                <w:color w:val="000000"/>
                <w:sz w:val="20"/>
              </w:rPr>
              <w:t>short-loading</w:t>
            </w:r>
            <w:proofErr w:type="gramEnd"/>
            <w:r w:rsidRPr="001213B6">
              <w:rPr>
                <w:rFonts w:ascii="Century Gothic" w:hAnsi="Century Gothic" w:cs="Arial"/>
                <w:color w:val="000000"/>
                <w:sz w:val="20"/>
              </w:rPr>
              <w:t xml:space="preserve"> of agreed quantities by the Supplier.</w:t>
            </w:r>
          </w:p>
          <w:p w14:paraId="4375CB56" w14:textId="77777777" w:rsidR="00BE36CA" w:rsidRPr="001213B6" w:rsidRDefault="00BE36CA" w:rsidP="001C3B76">
            <w:pPr>
              <w:jc w:val="left"/>
              <w:rPr>
                <w:rFonts w:ascii="Century Gothic" w:hAnsi="Century Gothic" w:cs="Arial"/>
                <w:color w:val="000000"/>
                <w:sz w:val="20"/>
              </w:rPr>
            </w:pPr>
          </w:p>
          <w:p w14:paraId="19067FAE"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Upon completion of a review of the comments, completed by Virgin monthly, Virgin will share the score for the month along with the raw comments. The Supplier will review the score and raw comments and reserves the right to reply. In the event the Supplier does not agree with the attribution status of a comment, Virgin reserves the final decision on the attribution status.</w:t>
            </w:r>
          </w:p>
        </w:tc>
      </w:tr>
      <w:tr w:rsidR="00BE36CA" w:rsidRPr="001213B6" w14:paraId="6DD4708D"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hideMark/>
          </w:tcPr>
          <w:p w14:paraId="6F66551D" w14:textId="77777777" w:rsidR="00BE36CA" w:rsidRPr="001213B6" w:rsidRDefault="00BE36CA" w:rsidP="001C3B76">
            <w:pPr>
              <w:jc w:val="left"/>
              <w:rPr>
                <w:rFonts w:ascii="Century Gothic" w:hAnsi="Century Gothic" w:cs="Arial"/>
                <w:b/>
                <w:bCs/>
                <w:color w:val="000000"/>
                <w:sz w:val="20"/>
              </w:rPr>
            </w:pPr>
            <w:r w:rsidRPr="001213B6">
              <w:rPr>
                <w:rFonts w:ascii="Century Gothic" w:hAnsi="Century Gothic" w:cs="Arial"/>
                <w:b/>
                <w:bCs/>
                <w:color w:val="000000"/>
                <w:sz w:val="20"/>
              </w:rPr>
              <w:t>Formulae</w:t>
            </w:r>
          </w:p>
        </w:tc>
        <w:tc>
          <w:tcPr>
            <w:tcW w:w="3854" w:type="pct"/>
            <w:tcBorders>
              <w:top w:val="nil"/>
              <w:left w:val="nil"/>
              <w:bottom w:val="nil"/>
              <w:right w:val="single" w:sz="8" w:space="0" w:color="000000" w:themeColor="text1"/>
            </w:tcBorders>
            <w:shd w:val="clear" w:color="auto" w:fill="auto"/>
            <w:vAlign w:val="center"/>
            <w:hideMark/>
          </w:tcPr>
          <w:p w14:paraId="43DC19BE"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 xml:space="preserve">a. # negative comments </w:t>
            </w:r>
            <w:r w:rsidRPr="001213B6">
              <w:rPr>
                <w:rFonts w:ascii="Century Gothic" w:hAnsi="Century Gothic" w:cs="Arial"/>
                <w:b/>
                <w:bCs/>
                <w:color w:val="000000"/>
                <w:sz w:val="20"/>
              </w:rPr>
              <w:t xml:space="preserve">÷ </w:t>
            </w:r>
            <w:r w:rsidRPr="001213B6">
              <w:rPr>
                <w:rFonts w:ascii="Century Gothic" w:hAnsi="Century Gothic" w:cs="Arial"/>
                <w:color w:val="000000"/>
                <w:sz w:val="20"/>
              </w:rPr>
              <w:t># departures = Ratio of Negative comments to sectors operated</w:t>
            </w:r>
          </w:p>
        </w:tc>
      </w:tr>
      <w:tr w:rsidR="00BE36CA" w:rsidRPr="001213B6" w14:paraId="6239022D"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tcPr>
          <w:p w14:paraId="09EECBF5"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nil"/>
              <w:right w:val="single" w:sz="8" w:space="0" w:color="000000" w:themeColor="text1"/>
            </w:tcBorders>
            <w:shd w:val="clear" w:color="auto" w:fill="auto"/>
            <w:vAlign w:val="center"/>
            <w:hideMark/>
          </w:tcPr>
          <w:p w14:paraId="29133DDD"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Example: VS001 Food Quality – Chicken Entrée – Mash too runny = 1 Negative Comment.</w:t>
            </w:r>
          </w:p>
        </w:tc>
      </w:tr>
      <w:tr w:rsidR="00BE36CA" w:rsidRPr="001213B6" w14:paraId="5E6E7D7B"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tcPr>
          <w:p w14:paraId="40156FB5"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nil"/>
              <w:right w:val="single" w:sz="8" w:space="0" w:color="000000" w:themeColor="text1"/>
            </w:tcBorders>
            <w:shd w:val="clear" w:color="auto" w:fill="auto"/>
            <w:vAlign w:val="center"/>
          </w:tcPr>
          <w:p w14:paraId="116B5A28" w14:textId="77777777" w:rsidR="00BE36CA" w:rsidRPr="001213B6" w:rsidRDefault="00BE36CA" w:rsidP="001C3B76">
            <w:pPr>
              <w:jc w:val="left"/>
              <w:rPr>
                <w:rFonts w:ascii="Century Gothic" w:hAnsi="Century Gothic" w:cs="Arial"/>
                <w:color w:val="000000"/>
                <w:sz w:val="20"/>
              </w:rPr>
            </w:pPr>
          </w:p>
        </w:tc>
      </w:tr>
      <w:tr w:rsidR="00BE36CA" w:rsidRPr="001213B6" w14:paraId="53774494" w14:textId="77777777" w:rsidTr="001C3B76">
        <w:trPr>
          <w:trHeight w:val="300"/>
        </w:trPr>
        <w:tc>
          <w:tcPr>
            <w:tcW w:w="1146" w:type="pct"/>
            <w:tcBorders>
              <w:top w:val="nil"/>
              <w:left w:val="single" w:sz="8" w:space="0" w:color="000000" w:themeColor="text1"/>
              <w:bottom w:val="nil"/>
              <w:right w:val="single" w:sz="8" w:space="0" w:color="000000" w:themeColor="text1"/>
            </w:tcBorders>
            <w:shd w:val="clear" w:color="auto" w:fill="auto"/>
            <w:vAlign w:val="center"/>
          </w:tcPr>
          <w:p w14:paraId="4FD0C66D"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nil"/>
              <w:right w:val="single" w:sz="8" w:space="0" w:color="000000" w:themeColor="text1"/>
            </w:tcBorders>
            <w:shd w:val="clear" w:color="auto" w:fill="auto"/>
            <w:vAlign w:val="center"/>
            <w:hideMark/>
          </w:tcPr>
          <w:p w14:paraId="17592F46"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b. # equipment negative comments ÷ # departures = ratio of total comments to sectors operated</w:t>
            </w:r>
          </w:p>
        </w:tc>
      </w:tr>
      <w:tr w:rsidR="00BE36CA" w:rsidRPr="001213B6" w14:paraId="1A75A0F5" w14:textId="77777777" w:rsidTr="001C3B76">
        <w:trPr>
          <w:trHeight w:val="315"/>
        </w:trPr>
        <w:tc>
          <w:tcPr>
            <w:tcW w:w="114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218ECBCB" w14:textId="77777777" w:rsidR="00BE36CA" w:rsidRPr="001213B6" w:rsidRDefault="00BE36CA" w:rsidP="001C3B76">
            <w:pPr>
              <w:jc w:val="left"/>
              <w:rPr>
                <w:rFonts w:ascii="Century Gothic" w:hAnsi="Century Gothic" w:cs="Arial"/>
                <w:b/>
                <w:bCs/>
                <w:color w:val="000000"/>
                <w:sz w:val="20"/>
              </w:rPr>
            </w:pPr>
          </w:p>
        </w:tc>
        <w:tc>
          <w:tcPr>
            <w:tcW w:w="3854" w:type="pct"/>
            <w:tcBorders>
              <w:top w:val="nil"/>
              <w:left w:val="nil"/>
              <w:bottom w:val="single" w:sz="8" w:space="0" w:color="000000" w:themeColor="text1"/>
              <w:right w:val="single" w:sz="8" w:space="0" w:color="000000" w:themeColor="text1"/>
            </w:tcBorders>
            <w:shd w:val="clear" w:color="auto" w:fill="auto"/>
            <w:vAlign w:val="center"/>
            <w:hideMark/>
          </w:tcPr>
          <w:p w14:paraId="7E2CDF0B" w14:textId="77777777" w:rsidR="00BE36CA" w:rsidRPr="001213B6" w:rsidRDefault="00BE36CA" w:rsidP="001C3B76">
            <w:pPr>
              <w:jc w:val="left"/>
              <w:rPr>
                <w:rFonts w:ascii="Century Gothic" w:hAnsi="Century Gothic" w:cs="Arial"/>
                <w:color w:val="000000"/>
                <w:sz w:val="20"/>
              </w:rPr>
            </w:pPr>
            <w:r w:rsidRPr="001213B6">
              <w:rPr>
                <w:rFonts w:ascii="Century Gothic" w:hAnsi="Century Gothic" w:cs="Arial"/>
                <w:color w:val="000000"/>
                <w:sz w:val="20"/>
              </w:rPr>
              <w:t>i.e. 27 equipment negative comments reported ÷831 departures = 0.03 (ratio of negative comments per departure)</w:t>
            </w:r>
          </w:p>
        </w:tc>
      </w:tr>
    </w:tbl>
    <w:p w14:paraId="2DACA980" w14:textId="77777777" w:rsidR="00BE36CA" w:rsidRDefault="00BE36CA" w:rsidP="00BE36CA"/>
    <w:p w14:paraId="53EF6CD0" w14:textId="77777777" w:rsidR="00BE36CA" w:rsidRPr="00912EC7" w:rsidRDefault="00BE36CA" w:rsidP="00BE36CA">
      <w:pPr>
        <w:pStyle w:val="Body2"/>
        <w:ind w:left="360"/>
        <w:rPr>
          <w:rFonts w:ascii="Century Gothic" w:hAnsi="Century Gothic" w:cs="Arial"/>
          <w:sz w:val="18"/>
          <w:szCs w:val="18"/>
        </w:rPr>
      </w:pPr>
    </w:p>
    <w:p w14:paraId="232E552F" w14:textId="77777777" w:rsidR="00BE36CA" w:rsidRPr="00912EC7" w:rsidRDefault="00BE36CA" w:rsidP="00BE36CA">
      <w:pPr>
        <w:pStyle w:val="Body2"/>
        <w:ind w:left="360"/>
        <w:rPr>
          <w:rFonts w:ascii="Century Gothic" w:hAnsi="Century Gothic" w:cs="Arial"/>
          <w:sz w:val="18"/>
          <w:szCs w:val="18"/>
        </w:rPr>
      </w:pPr>
    </w:p>
    <w:p w14:paraId="4386BBF3" w14:textId="77777777" w:rsidR="00BE36CA" w:rsidRPr="00912EC7" w:rsidRDefault="00BE36CA" w:rsidP="00BE36CA">
      <w:pPr>
        <w:pStyle w:val="Body2"/>
        <w:ind w:left="360"/>
        <w:rPr>
          <w:rFonts w:ascii="Century Gothic" w:hAnsi="Century Gothic" w:cs="Arial"/>
          <w:sz w:val="18"/>
          <w:szCs w:val="18"/>
        </w:rPr>
      </w:pPr>
    </w:p>
    <w:tbl>
      <w:tblPr>
        <w:tblW w:w="5000" w:type="pct"/>
        <w:tblLook w:val="04A0" w:firstRow="1" w:lastRow="0" w:firstColumn="1" w:lastColumn="0" w:noHBand="0" w:noVBand="1"/>
      </w:tblPr>
      <w:tblGrid>
        <w:gridCol w:w="2505"/>
        <w:gridCol w:w="6405"/>
      </w:tblGrid>
      <w:tr w:rsidR="00BE36CA" w:rsidRPr="00856F36" w14:paraId="53A63E34" w14:textId="77777777" w:rsidTr="001C3B76">
        <w:trPr>
          <w:trHeight w:val="315"/>
        </w:trPr>
        <w:tc>
          <w:tcPr>
            <w:tcW w:w="1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6A6A6" w:themeFill="background1" w:themeFillShade="A6"/>
            <w:vAlign w:val="center"/>
            <w:hideMark/>
          </w:tcPr>
          <w:p w14:paraId="22E524E2" w14:textId="77777777" w:rsidR="00BE36CA" w:rsidRPr="00856F36" w:rsidRDefault="00BE36CA" w:rsidP="001C3B76">
            <w:pPr>
              <w:jc w:val="center"/>
              <w:rPr>
                <w:rFonts w:ascii="Century Gothic" w:hAnsi="Century Gothic" w:cs="Arial"/>
                <w:b/>
                <w:bCs/>
                <w:color w:val="000000"/>
                <w:sz w:val="20"/>
              </w:rPr>
            </w:pPr>
            <w:r w:rsidRPr="00856F36">
              <w:rPr>
                <w:rFonts w:ascii="Century Gothic" w:hAnsi="Century Gothic" w:cs="Arial"/>
                <w:b/>
                <w:bCs/>
                <w:color w:val="000000" w:themeColor="text1"/>
                <w:sz w:val="20"/>
              </w:rPr>
              <w:lastRenderedPageBreak/>
              <w:t>9</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A6A6A6" w:themeFill="background1" w:themeFillShade="A6"/>
            <w:vAlign w:val="center"/>
            <w:hideMark/>
          </w:tcPr>
          <w:p w14:paraId="4BC4B024" w14:textId="77777777" w:rsidR="00BE36CA" w:rsidRPr="00856F36" w:rsidRDefault="00BE36CA" w:rsidP="001C3B76">
            <w:pPr>
              <w:jc w:val="center"/>
              <w:rPr>
                <w:rFonts w:ascii="Century Gothic" w:hAnsi="Century Gothic" w:cs="Arial"/>
                <w:b/>
                <w:color w:val="000000"/>
                <w:sz w:val="20"/>
              </w:rPr>
            </w:pPr>
            <w:r w:rsidRPr="00856F36">
              <w:rPr>
                <w:rFonts w:ascii="Century Gothic" w:hAnsi="Century Gothic" w:cs="Arial"/>
                <w:b/>
                <w:color w:val="000000" w:themeColor="text1"/>
                <w:sz w:val="20"/>
              </w:rPr>
              <w:t>Equipment Substitutions</w:t>
            </w:r>
          </w:p>
        </w:tc>
      </w:tr>
      <w:tr w:rsidR="00BE36CA" w:rsidRPr="00856F36" w14:paraId="1D94A78F" w14:textId="77777777" w:rsidTr="001C3B76">
        <w:trPr>
          <w:trHeight w:val="51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2BAD24A9"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Purpose / measures</w:t>
            </w:r>
          </w:p>
        </w:tc>
        <w:tc>
          <w:tcPr>
            <w:tcW w:w="3594" w:type="pct"/>
            <w:tcBorders>
              <w:top w:val="nil"/>
              <w:left w:val="nil"/>
              <w:bottom w:val="nil"/>
              <w:right w:val="single" w:sz="8" w:space="0" w:color="000000" w:themeColor="text1"/>
            </w:tcBorders>
            <w:shd w:val="clear" w:color="auto" w:fill="auto"/>
            <w:vAlign w:val="center"/>
            <w:hideMark/>
          </w:tcPr>
          <w:p w14:paraId="2C644415"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To measure the effectiveness of the Supplier ensuring that their allocated active inflight inventory is well managed to avoid being out-of-stock/substituting product</w:t>
            </w:r>
          </w:p>
        </w:tc>
      </w:tr>
      <w:tr w:rsidR="00BE36CA" w:rsidRPr="00856F36" w14:paraId="15CCACDB" w14:textId="77777777" w:rsidTr="001C3B76">
        <w:trPr>
          <w:trHeight w:val="52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AECC8D3" w14:textId="77777777" w:rsidR="00BE36CA" w:rsidRPr="00856F36" w:rsidRDefault="00BE36CA" w:rsidP="001C3B76">
            <w:pPr>
              <w:jc w:val="left"/>
              <w:rPr>
                <w:rFonts w:ascii="Century Gothic" w:hAnsi="Century Gothic" w:cs="Arial"/>
                <w:b/>
                <w:bCs/>
                <w:color w:val="000000"/>
                <w:sz w:val="20"/>
              </w:rPr>
            </w:pP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18E1497B"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Avoiding stock-outs/substitutions increases the ability of the Supplier to satisfy Virgins passengers, achieved without increasing the total inventory holding or incurring the need for emergency shipments</w:t>
            </w:r>
          </w:p>
        </w:tc>
      </w:tr>
      <w:tr w:rsidR="00BE36CA" w:rsidRPr="00856F36" w14:paraId="533756CF"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81017BC"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Responsibility for Performance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4C6B80C1"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The Supplier</w:t>
            </w:r>
          </w:p>
        </w:tc>
      </w:tr>
      <w:tr w:rsidR="00BE36CA" w:rsidRPr="00856F36" w14:paraId="2316B6FE"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D0A3638"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5BCEAEDA"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themeColor="text1"/>
                <w:sz w:val="20"/>
              </w:rPr>
              <w:t>The Supplier: VAA equipment substitution form provided to IFS Operations in any event of an equipment substitution</w:t>
            </w:r>
          </w:p>
        </w:tc>
      </w:tr>
      <w:tr w:rsidR="00BE36CA" w:rsidRPr="00856F36" w14:paraId="2A0FFFD4"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3976E0ED"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Data Collection periodicity</w:t>
            </w:r>
          </w:p>
        </w:tc>
        <w:tc>
          <w:tcPr>
            <w:tcW w:w="3594" w:type="pct"/>
            <w:tcBorders>
              <w:top w:val="nil"/>
              <w:left w:val="nil"/>
              <w:bottom w:val="nil"/>
              <w:right w:val="single" w:sz="8" w:space="0" w:color="000000" w:themeColor="text1"/>
            </w:tcBorders>
            <w:shd w:val="clear" w:color="auto" w:fill="auto"/>
            <w:vAlign w:val="center"/>
            <w:hideMark/>
          </w:tcPr>
          <w:p w14:paraId="209FB5D9"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themeColor="text1"/>
                <w:sz w:val="20"/>
              </w:rPr>
              <w:t>Per flight departure</w:t>
            </w:r>
          </w:p>
        </w:tc>
      </w:tr>
      <w:tr w:rsidR="00BE36CA" w:rsidRPr="00856F36" w14:paraId="724F13C8" w14:textId="77777777" w:rsidTr="001C3B76">
        <w:trPr>
          <w:trHeight w:val="300"/>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42D6321F"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Responsibility for data collection</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tcPr>
          <w:p w14:paraId="2E4D9B64"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Both parties</w:t>
            </w:r>
          </w:p>
        </w:tc>
      </w:tr>
      <w:tr w:rsidR="00BE36CA" w:rsidRPr="00856F36" w14:paraId="10109E25" w14:textId="77777777" w:rsidTr="001C3B76">
        <w:trPr>
          <w:trHeight w:val="315"/>
        </w:trPr>
        <w:tc>
          <w:tcPr>
            <w:tcW w:w="1406" w:type="pct"/>
            <w:tcBorders>
              <w:top w:val="single" w:sz="4" w:space="0" w:color="auto"/>
              <w:left w:val="single" w:sz="8" w:space="0" w:color="000000" w:themeColor="text1"/>
              <w:bottom w:val="single" w:sz="8" w:space="0" w:color="000000" w:themeColor="text1"/>
              <w:right w:val="single" w:sz="8" w:space="0" w:color="000000" w:themeColor="text1"/>
            </w:tcBorders>
            <w:shd w:val="clear" w:color="auto" w:fill="auto"/>
            <w:vAlign w:val="center"/>
            <w:hideMark/>
          </w:tcPr>
          <w:p w14:paraId="5EB6D24C"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Recipient(s)</w:t>
            </w:r>
          </w:p>
        </w:tc>
        <w:tc>
          <w:tcPr>
            <w:tcW w:w="3594" w:type="pct"/>
            <w:tcBorders>
              <w:top w:val="single" w:sz="4" w:space="0" w:color="auto"/>
              <w:left w:val="nil"/>
              <w:bottom w:val="single" w:sz="8" w:space="0" w:color="000000" w:themeColor="text1"/>
              <w:right w:val="single" w:sz="8" w:space="0" w:color="000000" w:themeColor="text1"/>
            </w:tcBorders>
            <w:shd w:val="clear" w:color="auto" w:fill="auto"/>
            <w:vAlign w:val="center"/>
            <w:hideMark/>
          </w:tcPr>
          <w:p w14:paraId="26AE8427"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 xml:space="preserve">Virgin </w:t>
            </w:r>
          </w:p>
        </w:tc>
      </w:tr>
      <w:tr w:rsidR="00BE36CA" w:rsidRPr="00856F36" w14:paraId="398B2459"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88F99FA"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6812EFEC"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Monthly</w:t>
            </w:r>
          </w:p>
        </w:tc>
      </w:tr>
      <w:tr w:rsidR="00BE36CA" w:rsidRPr="00856F36" w14:paraId="2C2BC603" w14:textId="77777777" w:rsidTr="001C3B76">
        <w:trPr>
          <w:trHeight w:val="645"/>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29FE4E96" w14:textId="77777777" w:rsidR="00BE36CA" w:rsidRPr="00856F36" w:rsidRDefault="00BE36CA" w:rsidP="001C3B76">
            <w:pPr>
              <w:jc w:val="left"/>
              <w:rPr>
                <w:rFonts w:ascii="Century Gothic" w:hAnsi="Century Gothic" w:cs="Arial"/>
                <w:b/>
                <w:bCs/>
                <w:color w:val="000000"/>
                <w:sz w:val="20"/>
              </w:rPr>
            </w:pPr>
            <w:r w:rsidRPr="00856F36">
              <w:rPr>
                <w:rFonts w:ascii="Century Gothic" w:hAnsi="Century Gothic" w:cs="Arial"/>
                <w:b/>
                <w:bCs/>
                <w:color w:val="000000"/>
                <w:sz w:val="20"/>
              </w:rPr>
              <w:t>Methodology</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tcPr>
          <w:p w14:paraId="1C19ABAF"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The Supplier is required to inform Virgin in advance of any flight affected by an equipment substitution of the event, the reasons why and the suggested substitution, in line with the Inflight Services Procedures Manual.</w:t>
            </w:r>
          </w:p>
          <w:p w14:paraId="1FDC0E3A" w14:textId="77777777" w:rsidR="00BE36CA" w:rsidRPr="00856F36" w:rsidRDefault="00BE36CA" w:rsidP="001C3B76">
            <w:pPr>
              <w:rPr>
                <w:rFonts w:ascii="Century Gothic" w:hAnsi="Century Gothic" w:cs="Arial"/>
                <w:color w:val="000000"/>
                <w:sz w:val="20"/>
              </w:rPr>
            </w:pPr>
          </w:p>
          <w:p w14:paraId="581A7CA5"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Note: equipment means Virgin equipment items that are in current Virgin operational use</w:t>
            </w:r>
          </w:p>
          <w:p w14:paraId="0B2C9AEA" w14:textId="77777777" w:rsidR="00BE36CA" w:rsidRPr="00856F36" w:rsidRDefault="00BE36CA" w:rsidP="001C3B76">
            <w:pPr>
              <w:rPr>
                <w:rFonts w:ascii="Century Gothic" w:hAnsi="Century Gothic" w:cs="Arial"/>
                <w:color w:val="000000"/>
                <w:sz w:val="20"/>
              </w:rPr>
            </w:pPr>
          </w:p>
          <w:p w14:paraId="493FB5BC"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 xml:space="preserve">Substitution means a product that has been substituted with an alternative on a flight and it is found that the Supplier is at fault. </w:t>
            </w:r>
          </w:p>
        </w:tc>
      </w:tr>
      <w:tr w:rsidR="00BE36CA" w:rsidRPr="00856F36" w14:paraId="7AFBC43D"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tcPr>
          <w:p w14:paraId="26583D54"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Formulae</w:t>
            </w:r>
          </w:p>
        </w:tc>
        <w:tc>
          <w:tcPr>
            <w:tcW w:w="3594" w:type="pct"/>
            <w:tcBorders>
              <w:top w:val="nil"/>
              <w:left w:val="nil"/>
              <w:bottom w:val="nil"/>
              <w:right w:val="single" w:sz="8" w:space="0" w:color="000000" w:themeColor="text1"/>
            </w:tcBorders>
            <w:shd w:val="clear" w:color="auto" w:fill="auto"/>
            <w:vAlign w:val="center"/>
            <w:hideMark/>
          </w:tcPr>
          <w:p w14:paraId="223589FF" w14:textId="77777777" w:rsidR="00BE36CA" w:rsidRPr="00856F36" w:rsidRDefault="00BE36CA" w:rsidP="001C3B76">
            <w:pPr>
              <w:jc w:val="left"/>
              <w:rPr>
                <w:rFonts w:ascii="Century Gothic" w:hAnsi="Century Gothic" w:cs="Arial"/>
                <w:color w:val="000000"/>
                <w:sz w:val="20"/>
              </w:rPr>
            </w:pPr>
            <w:r w:rsidRPr="00856F36">
              <w:rPr>
                <w:rFonts w:ascii="Century Gothic" w:hAnsi="Century Gothic" w:cs="Arial"/>
                <w:color w:val="000000"/>
                <w:sz w:val="20"/>
              </w:rPr>
              <w:t xml:space="preserve"> # of equipment substitutions </w:t>
            </w:r>
            <w:proofErr w:type="gramStart"/>
            <w:r w:rsidRPr="00856F36">
              <w:rPr>
                <w:rFonts w:ascii="Century Gothic" w:hAnsi="Century Gothic" w:cs="Arial"/>
                <w:color w:val="000000"/>
                <w:sz w:val="20"/>
              </w:rPr>
              <w:t>reported  ÷</w:t>
            </w:r>
            <w:proofErr w:type="gramEnd"/>
            <w:r w:rsidRPr="00856F36">
              <w:rPr>
                <w:rFonts w:ascii="Century Gothic" w:hAnsi="Century Gothic" w:cs="Arial"/>
                <w:color w:val="000000"/>
                <w:sz w:val="20"/>
              </w:rPr>
              <w:t xml:space="preserve"> Total # sectors operated </w:t>
            </w:r>
          </w:p>
        </w:tc>
      </w:tr>
      <w:tr w:rsidR="00BE36CA" w:rsidRPr="00856F36" w14:paraId="30DDA859"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tcPr>
          <w:p w14:paraId="27A458BD" w14:textId="77777777" w:rsidR="00BE36CA" w:rsidRPr="00856F36" w:rsidRDefault="00BE36CA" w:rsidP="001C3B76">
            <w:pPr>
              <w:rPr>
                <w:rFonts w:ascii="Century Gothic" w:hAnsi="Century Gothic" w:cs="Arial"/>
                <w:b/>
                <w:bCs/>
                <w:color w:val="000000"/>
                <w:sz w:val="20"/>
              </w:rPr>
            </w:pP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66ED18CF" w14:textId="77777777" w:rsidR="00BE36CA" w:rsidRPr="00856F36" w:rsidRDefault="00BE36CA" w:rsidP="001C3B76">
            <w:pPr>
              <w:jc w:val="left"/>
              <w:rPr>
                <w:rFonts w:ascii="Century Gothic" w:hAnsi="Century Gothic" w:cs="Arial"/>
                <w:color w:val="000000"/>
                <w:sz w:val="20"/>
              </w:rPr>
            </w:pPr>
            <w:r w:rsidRPr="00856F36">
              <w:rPr>
                <w:rFonts w:ascii="Century Gothic" w:hAnsi="Century Gothic" w:cs="Arial"/>
                <w:color w:val="000000"/>
                <w:sz w:val="20"/>
              </w:rPr>
              <w:t xml:space="preserve">For example 10 ÷ </w:t>
            </w:r>
            <w:proofErr w:type="gramStart"/>
            <w:r w:rsidRPr="00856F36">
              <w:rPr>
                <w:rFonts w:ascii="Century Gothic" w:hAnsi="Century Gothic" w:cs="Arial"/>
                <w:color w:val="000000"/>
                <w:sz w:val="20"/>
              </w:rPr>
              <w:t>850  =</w:t>
            </w:r>
            <w:proofErr w:type="gramEnd"/>
            <w:r w:rsidRPr="00856F36">
              <w:rPr>
                <w:rFonts w:ascii="Century Gothic" w:hAnsi="Century Gothic" w:cs="Arial"/>
                <w:color w:val="000000"/>
                <w:sz w:val="20"/>
              </w:rPr>
              <w:t xml:space="preserve"> 0.01</w:t>
            </w:r>
          </w:p>
        </w:tc>
      </w:tr>
    </w:tbl>
    <w:p w14:paraId="42902E6E" w14:textId="77777777" w:rsidR="00BE36CA" w:rsidRPr="00912EC7" w:rsidRDefault="00BE36CA" w:rsidP="00BE36CA">
      <w:pPr>
        <w:pStyle w:val="Body2"/>
        <w:ind w:left="360"/>
        <w:rPr>
          <w:rFonts w:ascii="Century Gothic" w:hAnsi="Century Gothic" w:cs="Arial"/>
          <w:sz w:val="18"/>
          <w:szCs w:val="18"/>
        </w:rPr>
      </w:pPr>
    </w:p>
    <w:p w14:paraId="30521278" w14:textId="77777777" w:rsidR="00BE36CA" w:rsidRPr="00912EC7" w:rsidRDefault="00BE36CA" w:rsidP="00BE36CA">
      <w:pPr>
        <w:pStyle w:val="Body2"/>
        <w:ind w:left="360"/>
        <w:rPr>
          <w:rFonts w:ascii="Century Gothic" w:hAnsi="Century Gothic" w:cs="Arial"/>
          <w:sz w:val="18"/>
          <w:szCs w:val="18"/>
        </w:rPr>
      </w:pPr>
    </w:p>
    <w:p w14:paraId="579B5DA2" w14:textId="77777777" w:rsidR="00BE36CA" w:rsidRPr="00912EC7" w:rsidRDefault="00BE36CA" w:rsidP="00BE36CA">
      <w:pPr>
        <w:pStyle w:val="Body2"/>
        <w:ind w:left="360"/>
        <w:rPr>
          <w:rFonts w:ascii="Century Gothic" w:hAnsi="Century Gothic" w:cs="Arial"/>
          <w:sz w:val="18"/>
          <w:szCs w:val="18"/>
        </w:rPr>
      </w:pPr>
    </w:p>
    <w:p w14:paraId="7E63FA19" w14:textId="77777777" w:rsidR="00BE36CA" w:rsidRPr="00912EC7" w:rsidRDefault="00BE36CA" w:rsidP="00BE36CA">
      <w:pPr>
        <w:pStyle w:val="Body2"/>
        <w:ind w:left="360"/>
        <w:rPr>
          <w:rFonts w:ascii="Century Gothic" w:hAnsi="Century Gothic" w:cs="Arial"/>
          <w:sz w:val="18"/>
          <w:szCs w:val="18"/>
        </w:rPr>
      </w:pPr>
    </w:p>
    <w:p w14:paraId="5C7E80A6" w14:textId="77777777" w:rsidR="00BE36CA" w:rsidRPr="00912EC7" w:rsidRDefault="00BE36CA" w:rsidP="00BE36CA">
      <w:pPr>
        <w:pStyle w:val="Body2"/>
        <w:ind w:left="360"/>
        <w:rPr>
          <w:rFonts w:ascii="Century Gothic" w:hAnsi="Century Gothic" w:cs="Arial"/>
          <w:sz w:val="18"/>
          <w:szCs w:val="18"/>
        </w:rPr>
      </w:pPr>
    </w:p>
    <w:p w14:paraId="7C1A4BF9" w14:textId="77777777" w:rsidR="00BE36CA" w:rsidRPr="00912EC7" w:rsidRDefault="00BE36CA" w:rsidP="00BE36CA">
      <w:pPr>
        <w:pStyle w:val="Body2"/>
        <w:ind w:left="360"/>
        <w:rPr>
          <w:rFonts w:ascii="Century Gothic" w:hAnsi="Century Gothic" w:cs="Arial"/>
          <w:sz w:val="18"/>
          <w:szCs w:val="18"/>
        </w:rPr>
      </w:pPr>
    </w:p>
    <w:p w14:paraId="17E19056" w14:textId="77777777" w:rsidR="00BE36CA" w:rsidRPr="00912EC7" w:rsidRDefault="00BE36CA" w:rsidP="00BE36CA">
      <w:pPr>
        <w:pStyle w:val="Body2"/>
        <w:ind w:left="360"/>
        <w:rPr>
          <w:rFonts w:ascii="Century Gothic" w:hAnsi="Century Gothic" w:cs="Arial"/>
          <w:sz w:val="18"/>
          <w:szCs w:val="18"/>
        </w:rPr>
      </w:pPr>
    </w:p>
    <w:p w14:paraId="436AF6E7" w14:textId="77777777" w:rsidR="00BE36CA" w:rsidRPr="00912EC7" w:rsidRDefault="00BE36CA" w:rsidP="00BE36CA">
      <w:pPr>
        <w:pStyle w:val="Body2"/>
        <w:ind w:left="360"/>
        <w:rPr>
          <w:rFonts w:ascii="Century Gothic" w:hAnsi="Century Gothic" w:cs="Arial"/>
          <w:sz w:val="18"/>
          <w:szCs w:val="18"/>
        </w:rPr>
      </w:pPr>
    </w:p>
    <w:p w14:paraId="798ED694" w14:textId="77777777" w:rsidR="00BE36CA" w:rsidRDefault="00BE36CA" w:rsidP="00BE36CA">
      <w:pPr>
        <w:pStyle w:val="Body2"/>
        <w:ind w:left="360"/>
        <w:rPr>
          <w:rFonts w:ascii="Century Gothic" w:hAnsi="Century Gothic" w:cs="Arial"/>
          <w:sz w:val="18"/>
          <w:szCs w:val="18"/>
        </w:rPr>
      </w:pPr>
    </w:p>
    <w:p w14:paraId="719D68FB" w14:textId="77777777" w:rsidR="006F3832" w:rsidRDefault="006F3832" w:rsidP="00BE36CA">
      <w:pPr>
        <w:pStyle w:val="Body2"/>
        <w:ind w:left="360"/>
        <w:rPr>
          <w:rFonts w:ascii="Century Gothic" w:hAnsi="Century Gothic" w:cs="Arial"/>
          <w:sz w:val="18"/>
          <w:szCs w:val="18"/>
        </w:rPr>
      </w:pPr>
    </w:p>
    <w:p w14:paraId="1C602F68" w14:textId="77777777" w:rsidR="006F3832" w:rsidRDefault="006F3832" w:rsidP="00BE36CA">
      <w:pPr>
        <w:pStyle w:val="Body2"/>
        <w:ind w:left="360"/>
        <w:rPr>
          <w:rFonts w:ascii="Century Gothic" w:hAnsi="Century Gothic" w:cs="Arial"/>
          <w:sz w:val="18"/>
          <w:szCs w:val="18"/>
        </w:rPr>
      </w:pPr>
    </w:p>
    <w:p w14:paraId="66584CA7" w14:textId="77777777" w:rsidR="006F3832" w:rsidRPr="00912EC7" w:rsidRDefault="006F3832" w:rsidP="00BE36CA">
      <w:pPr>
        <w:pStyle w:val="Body2"/>
        <w:ind w:left="360"/>
        <w:rPr>
          <w:rFonts w:ascii="Century Gothic" w:hAnsi="Century Gothic" w:cs="Arial"/>
          <w:sz w:val="18"/>
          <w:szCs w:val="18"/>
        </w:rPr>
      </w:pPr>
    </w:p>
    <w:p w14:paraId="77CAE3B9" w14:textId="77777777" w:rsidR="00BE36CA" w:rsidRPr="00912EC7" w:rsidRDefault="00BE36CA" w:rsidP="00BE36CA">
      <w:pPr>
        <w:pStyle w:val="Body2"/>
        <w:ind w:left="360"/>
        <w:rPr>
          <w:rFonts w:ascii="Century Gothic" w:hAnsi="Century Gothic" w:cs="Arial"/>
          <w:sz w:val="18"/>
          <w:szCs w:val="18"/>
        </w:rPr>
      </w:pPr>
    </w:p>
    <w:tbl>
      <w:tblPr>
        <w:tblW w:w="5000" w:type="pct"/>
        <w:tblLook w:val="04A0" w:firstRow="1" w:lastRow="0" w:firstColumn="1" w:lastColumn="0" w:noHBand="0" w:noVBand="1"/>
      </w:tblPr>
      <w:tblGrid>
        <w:gridCol w:w="2505"/>
        <w:gridCol w:w="6405"/>
      </w:tblGrid>
      <w:tr w:rsidR="00BE36CA" w:rsidRPr="00856F36" w14:paraId="62521CBF" w14:textId="77777777" w:rsidTr="001C3B76">
        <w:trPr>
          <w:trHeight w:val="315"/>
        </w:trPr>
        <w:tc>
          <w:tcPr>
            <w:tcW w:w="1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6A6A6" w:themeFill="background1" w:themeFillShade="A6"/>
            <w:vAlign w:val="center"/>
            <w:hideMark/>
          </w:tcPr>
          <w:p w14:paraId="6565EBAB" w14:textId="2DFF8334" w:rsidR="00BE36CA" w:rsidRPr="00856F36" w:rsidRDefault="00504C66" w:rsidP="001C3B76">
            <w:pPr>
              <w:jc w:val="center"/>
              <w:rPr>
                <w:rFonts w:ascii="Century Gothic" w:hAnsi="Century Gothic" w:cs="Arial"/>
                <w:b/>
                <w:bCs/>
                <w:color w:val="000000"/>
                <w:sz w:val="20"/>
              </w:rPr>
            </w:pPr>
            <w:r>
              <w:rPr>
                <w:rFonts w:ascii="Century Gothic" w:hAnsi="Century Gothic" w:cs="Arial"/>
                <w:b/>
                <w:bCs/>
                <w:color w:val="000000" w:themeColor="text1"/>
                <w:sz w:val="20"/>
              </w:rPr>
              <w:lastRenderedPageBreak/>
              <w:t>1</w:t>
            </w:r>
            <w:r w:rsidR="00BE36CA" w:rsidRPr="00856F36">
              <w:rPr>
                <w:rFonts w:ascii="Century Gothic" w:hAnsi="Century Gothic" w:cs="Arial"/>
                <w:b/>
                <w:bCs/>
                <w:color w:val="000000" w:themeColor="text1"/>
                <w:sz w:val="20"/>
              </w:rPr>
              <w:t>0</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A6A6A6" w:themeFill="background1" w:themeFillShade="A6"/>
            <w:vAlign w:val="center"/>
            <w:hideMark/>
          </w:tcPr>
          <w:p w14:paraId="120EF177" w14:textId="77777777" w:rsidR="00BE36CA" w:rsidRPr="00856F36" w:rsidRDefault="00BE36CA" w:rsidP="001C3B76">
            <w:pPr>
              <w:jc w:val="center"/>
              <w:rPr>
                <w:rFonts w:ascii="Century Gothic" w:hAnsi="Century Gothic" w:cs="Arial"/>
                <w:b/>
                <w:bCs/>
                <w:color w:val="000000"/>
                <w:sz w:val="20"/>
              </w:rPr>
            </w:pPr>
            <w:r w:rsidRPr="00856F36">
              <w:rPr>
                <w:rFonts w:ascii="Century Gothic" w:hAnsi="Century Gothic" w:cs="Arial"/>
                <w:b/>
                <w:bCs/>
                <w:color w:val="000000"/>
                <w:sz w:val="20"/>
              </w:rPr>
              <w:t>Product Substitutions (Food)</w:t>
            </w:r>
          </w:p>
        </w:tc>
      </w:tr>
      <w:tr w:rsidR="00BE36CA" w:rsidRPr="00856F36" w14:paraId="78F18332" w14:textId="77777777" w:rsidTr="001C3B76">
        <w:trPr>
          <w:trHeight w:val="103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325C646"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Purpose / measures</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5B341AB5" w14:textId="77777777" w:rsidR="00BE36CA" w:rsidRPr="00856F36" w:rsidRDefault="00BE36CA" w:rsidP="001C3B76">
            <w:pPr>
              <w:jc w:val="left"/>
              <w:rPr>
                <w:rFonts w:ascii="Century Gothic" w:hAnsi="Century Gothic" w:cs="Arial"/>
                <w:color w:val="000000"/>
                <w:sz w:val="20"/>
              </w:rPr>
            </w:pPr>
            <w:r w:rsidRPr="00856F36">
              <w:rPr>
                <w:rFonts w:ascii="Century Gothic" w:hAnsi="Century Gothic" w:cs="Arial"/>
                <w:color w:val="000000" w:themeColor="text1"/>
                <w:sz w:val="20"/>
              </w:rPr>
              <w:t xml:space="preserve">To measure the effectiveness of the Supplier in ensuring product inventory levels are well managed to avoid being out of stock of any product which necessitates a substitution of that product in flight. Avoiding substitutions shall increase the ability to satisfy Virgin passenger expectations </w:t>
            </w:r>
          </w:p>
        </w:tc>
      </w:tr>
      <w:tr w:rsidR="00BE36CA" w:rsidRPr="00856F36" w14:paraId="6A92C1DF"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4430627"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Responsibility for Performance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7A500312"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Supplier</w:t>
            </w:r>
          </w:p>
        </w:tc>
      </w:tr>
      <w:tr w:rsidR="00BE36CA" w:rsidRPr="00856F36" w14:paraId="4A818ACD"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1B247D6D"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61EC8A46"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 xml:space="preserve">The Supplier / Virgin </w:t>
            </w:r>
          </w:p>
        </w:tc>
      </w:tr>
      <w:tr w:rsidR="00BE36CA" w:rsidRPr="00856F36" w14:paraId="2512D166"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6B6BF79"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Data Collection periodicity</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0BDC7F78"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Per UK flight departure</w:t>
            </w:r>
          </w:p>
        </w:tc>
      </w:tr>
      <w:tr w:rsidR="00BE36CA" w:rsidRPr="00856F36" w14:paraId="22D09421"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DF7EF60"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Responsibility for data collection</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0BA70DFF"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The Supplier</w:t>
            </w:r>
          </w:p>
        </w:tc>
      </w:tr>
      <w:tr w:rsidR="00BE36CA" w:rsidRPr="00856F36" w14:paraId="3CF76A9D"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6CF7B13"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Recipient(s)</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50B14D83"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Virgin Inflight Services</w:t>
            </w:r>
          </w:p>
        </w:tc>
      </w:tr>
      <w:tr w:rsidR="00BE36CA" w:rsidRPr="00856F36" w14:paraId="48956756"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AC1E292"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7B1DFD90"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Monthly</w:t>
            </w:r>
          </w:p>
        </w:tc>
      </w:tr>
      <w:tr w:rsidR="00BE36CA" w:rsidRPr="00856F36" w14:paraId="16639F54" w14:textId="77777777" w:rsidTr="001C3B76">
        <w:trPr>
          <w:trHeight w:val="51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26AA28FB"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Methodology</w:t>
            </w:r>
          </w:p>
        </w:tc>
        <w:tc>
          <w:tcPr>
            <w:tcW w:w="3594" w:type="pct"/>
            <w:tcBorders>
              <w:top w:val="nil"/>
              <w:left w:val="nil"/>
              <w:bottom w:val="nil"/>
              <w:right w:val="single" w:sz="8" w:space="0" w:color="000000" w:themeColor="text1"/>
            </w:tcBorders>
            <w:shd w:val="clear" w:color="auto" w:fill="auto"/>
            <w:vAlign w:val="center"/>
            <w:hideMark/>
          </w:tcPr>
          <w:p w14:paraId="68F2FDBF"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Reports will include reports made by the Supplier, Flight Quality reports completed by the Cabin Crew on each flight and any unit audits undertaken by Virgin.</w:t>
            </w:r>
          </w:p>
          <w:p w14:paraId="4CFD7D0D" w14:textId="77777777" w:rsidR="00BE36CA" w:rsidRPr="00856F36" w:rsidRDefault="00BE36CA" w:rsidP="001C3B76">
            <w:pPr>
              <w:rPr>
                <w:rFonts w:ascii="Century Gothic" w:hAnsi="Century Gothic" w:cs="Arial"/>
                <w:color w:val="000000"/>
                <w:sz w:val="20"/>
              </w:rPr>
            </w:pPr>
          </w:p>
          <w:p w14:paraId="33B32E72"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The Supplier is required to inform Virgin in advance of any flight affected by a substitution of food product outside of the agreed specification with Virgin Inflight Services, the reasons why and the suggested substitution, in line with the Inflight Services Procedures Manual.</w:t>
            </w:r>
          </w:p>
          <w:p w14:paraId="7C099344" w14:textId="77777777" w:rsidR="00BE36CA" w:rsidRPr="00856F36" w:rsidRDefault="00BE36CA" w:rsidP="001C3B76">
            <w:pPr>
              <w:rPr>
                <w:rFonts w:ascii="Century Gothic" w:hAnsi="Century Gothic" w:cs="Arial"/>
                <w:color w:val="000000"/>
                <w:sz w:val="20"/>
              </w:rPr>
            </w:pPr>
          </w:p>
        </w:tc>
      </w:tr>
      <w:tr w:rsidR="00BE36CA" w:rsidRPr="00856F36" w14:paraId="418D951E"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06E4044E"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 </w:t>
            </w:r>
          </w:p>
        </w:tc>
        <w:tc>
          <w:tcPr>
            <w:tcW w:w="3594" w:type="pct"/>
            <w:tcBorders>
              <w:top w:val="nil"/>
              <w:left w:val="nil"/>
              <w:bottom w:val="nil"/>
              <w:right w:val="single" w:sz="8" w:space="0" w:color="000000" w:themeColor="text1"/>
            </w:tcBorders>
            <w:shd w:val="clear" w:color="auto" w:fill="auto"/>
            <w:vAlign w:val="center"/>
            <w:hideMark/>
          </w:tcPr>
          <w:p w14:paraId="7485CCF2"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Note: Products means food and beverage products that are in current Virgin operational use</w:t>
            </w:r>
          </w:p>
          <w:p w14:paraId="4C144AFC" w14:textId="77777777" w:rsidR="00BE36CA" w:rsidRPr="00856F36" w:rsidRDefault="00BE36CA" w:rsidP="001C3B76">
            <w:pPr>
              <w:rPr>
                <w:rFonts w:ascii="Century Gothic" w:hAnsi="Century Gothic" w:cs="Arial"/>
                <w:color w:val="000000"/>
                <w:sz w:val="20"/>
              </w:rPr>
            </w:pPr>
          </w:p>
        </w:tc>
      </w:tr>
      <w:tr w:rsidR="00BE36CA" w:rsidRPr="00856F36" w14:paraId="214FCC6B"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F9E6521"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 </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2A9A9CE6"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 xml:space="preserve">Substitution means a product that has been substituted with an alternative on a flight. Like for like product changes are acceptable. In the event of a menu change, pre-agreed burn </w:t>
            </w:r>
            <w:proofErr w:type="gramStart"/>
            <w:r w:rsidRPr="00856F36">
              <w:rPr>
                <w:rFonts w:ascii="Century Gothic" w:hAnsi="Century Gothic" w:cs="Arial"/>
                <w:color w:val="000000"/>
                <w:sz w:val="20"/>
              </w:rPr>
              <w:t>off of</w:t>
            </w:r>
            <w:proofErr w:type="gramEnd"/>
            <w:r w:rsidRPr="00856F36">
              <w:rPr>
                <w:rFonts w:ascii="Century Gothic" w:hAnsi="Century Gothic" w:cs="Arial"/>
                <w:color w:val="000000"/>
                <w:sz w:val="20"/>
              </w:rPr>
              <w:t xml:space="preserve"> product with the Virgin Food &amp; Beverage team, via the Food &amp; Beverage meeting, is acceptable.</w:t>
            </w:r>
          </w:p>
          <w:p w14:paraId="0881EB6A" w14:textId="77777777" w:rsidR="00BE36CA" w:rsidRPr="00856F36" w:rsidRDefault="00BE36CA" w:rsidP="001C3B76">
            <w:pPr>
              <w:rPr>
                <w:rFonts w:ascii="Century Gothic" w:hAnsi="Century Gothic" w:cs="Arial"/>
                <w:color w:val="000000"/>
                <w:sz w:val="20"/>
              </w:rPr>
            </w:pPr>
          </w:p>
          <w:p w14:paraId="7B30FC66" w14:textId="77777777" w:rsidR="00BE36CA" w:rsidRPr="00856F36" w:rsidRDefault="00BE36CA" w:rsidP="001C3B76">
            <w:pPr>
              <w:rPr>
                <w:rFonts w:ascii="Century Gothic" w:hAnsi="Century Gothic" w:cs="Arial"/>
                <w:color w:val="000000"/>
                <w:sz w:val="20"/>
              </w:rPr>
            </w:pPr>
            <w:r w:rsidRPr="00856F36">
              <w:rPr>
                <w:rFonts w:ascii="Century Gothic" w:hAnsi="Century Gothic" w:cs="Arial"/>
                <w:color w:val="000000"/>
                <w:sz w:val="20"/>
              </w:rPr>
              <w:t>The substitution will be attributed to the Supplier and the Supplier reserves the right to reply. In the event the Supplier does not agree with the attribution status of a substitution, Virgin reserves the final decision on the attribution status.</w:t>
            </w:r>
          </w:p>
        </w:tc>
      </w:tr>
      <w:tr w:rsidR="00BE36CA" w:rsidRPr="00856F36" w14:paraId="21D767DB" w14:textId="77777777" w:rsidTr="001C3B76">
        <w:trPr>
          <w:trHeight w:val="300"/>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0D61E5FD" w14:textId="77777777" w:rsidR="00BE36CA" w:rsidRPr="00856F36" w:rsidRDefault="00BE36CA" w:rsidP="001C3B76">
            <w:pPr>
              <w:rPr>
                <w:rFonts w:ascii="Century Gothic" w:hAnsi="Century Gothic" w:cs="Arial"/>
                <w:b/>
                <w:bCs/>
                <w:color w:val="000000"/>
                <w:sz w:val="20"/>
              </w:rPr>
            </w:pPr>
            <w:r w:rsidRPr="00856F36">
              <w:rPr>
                <w:rFonts w:ascii="Century Gothic" w:hAnsi="Century Gothic" w:cs="Arial"/>
                <w:b/>
                <w:bCs/>
                <w:color w:val="000000"/>
                <w:sz w:val="20"/>
              </w:rPr>
              <w:t>Formulae</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7FC0C877" w14:textId="77777777" w:rsidR="00BE36CA" w:rsidRPr="00856F36" w:rsidRDefault="00BE36CA" w:rsidP="001C3B76">
            <w:pPr>
              <w:jc w:val="left"/>
              <w:rPr>
                <w:rFonts w:ascii="Century Gothic" w:hAnsi="Century Gothic" w:cs="Arial"/>
                <w:color w:val="000000"/>
                <w:sz w:val="20"/>
              </w:rPr>
            </w:pPr>
            <w:r w:rsidRPr="00856F36">
              <w:rPr>
                <w:rFonts w:ascii="Century Gothic" w:hAnsi="Century Gothic" w:cs="Arial"/>
                <w:color w:val="000000"/>
                <w:sz w:val="20"/>
              </w:rPr>
              <w:t>The total number of product substitutions in a month</w:t>
            </w:r>
          </w:p>
        </w:tc>
      </w:tr>
    </w:tbl>
    <w:p w14:paraId="5FB80251" w14:textId="77777777" w:rsidR="00BE36CA" w:rsidRPr="00912EC7" w:rsidRDefault="00BE36CA" w:rsidP="00BE36CA">
      <w:pPr>
        <w:pStyle w:val="Title"/>
        <w:rPr>
          <w:rFonts w:ascii="Century Gothic" w:hAnsi="Century Gothic"/>
          <w:sz w:val="20"/>
          <w:szCs w:val="14"/>
        </w:rPr>
      </w:pPr>
    </w:p>
    <w:p w14:paraId="313DBB63" w14:textId="77777777" w:rsidR="00BE36CA" w:rsidRPr="00912EC7" w:rsidRDefault="00BE36CA" w:rsidP="00BE36CA">
      <w:pPr>
        <w:pStyle w:val="Title"/>
        <w:rPr>
          <w:rFonts w:ascii="Century Gothic" w:hAnsi="Century Gothic"/>
          <w:sz w:val="20"/>
          <w:szCs w:val="14"/>
        </w:rPr>
      </w:pPr>
    </w:p>
    <w:p w14:paraId="284A9644" w14:textId="77777777" w:rsidR="00BE36CA" w:rsidRPr="00912EC7" w:rsidRDefault="00BE36CA" w:rsidP="00BE36CA">
      <w:pPr>
        <w:pStyle w:val="Title"/>
        <w:rPr>
          <w:rFonts w:ascii="Century Gothic" w:hAnsi="Century Gothic"/>
          <w:sz w:val="20"/>
          <w:szCs w:val="14"/>
        </w:rPr>
      </w:pPr>
    </w:p>
    <w:p w14:paraId="50736540" w14:textId="77777777" w:rsidR="00BE36CA" w:rsidRPr="00912EC7" w:rsidRDefault="00BE36CA" w:rsidP="00BE36CA">
      <w:pPr>
        <w:pStyle w:val="Title"/>
        <w:rPr>
          <w:rFonts w:ascii="Century Gothic" w:hAnsi="Century Gothic"/>
          <w:sz w:val="20"/>
          <w:szCs w:val="14"/>
        </w:rPr>
      </w:pPr>
    </w:p>
    <w:p w14:paraId="76002B14" w14:textId="77777777" w:rsidR="00BE36CA" w:rsidRPr="00912EC7" w:rsidRDefault="00BE36CA" w:rsidP="00BE36CA">
      <w:pPr>
        <w:pStyle w:val="Title"/>
        <w:rPr>
          <w:rFonts w:ascii="Century Gothic" w:hAnsi="Century Gothic"/>
          <w:sz w:val="20"/>
          <w:szCs w:val="14"/>
        </w:rPr>
      </w:pPr>
    </w:p>
    <w:p w14:paraId="7F818E81" w14:textId="77777777" w:rsidR="00BE36CA" w:rsidRPr="00912EC7" w:rsidRDefault="00BE36CA" w:rsidP="00BE36CA">
      <w:pPr>
        <w:pStyle w:val="Title"/>
        <w:rPr>
          <w:rFonts w:ascii="Century Gothic" w:hAnsi="Century Gothic"/>
          <w:sz w:val="20"/>
          <w:szCs w:val="14"/>
        </w:rPr>
      </w:pPr>
    </w:p>
    <w:p w14:paraId="2844EEF7" w14:textId="77777777" w:rsidR="00BE36CA" w:rsidRPr="00912EC7" w:rsidRDefault="00BE36CA" w:rsidP="00BE36CA">
      <w:pPr>
        <w:pStyle w:val="Title"/>
        <w:rPr>
          <w:rFonts w:ascii="Century Gothic" w:hAnsi="Century Gothic"/>
          <w:sz w:val="20"/>
          <w:szCs w:val="14"/>
        </w:rPr>
      </w:pPr>
    </w:p>
    <w:p w14:paraId="77903632" w14:textId="77777777" w:rsidR="00BE36CA" w:rsidRPr="00912EC7" w:rsidRDefault="00BE36CA" w:rsidP="00BE36CA">
      <w:pPr>
        <w:pStyle w:val="Title"/>
        <w:rPr>
          <w:rFonts w:ascii="Century Gothic" w:hAnsi="Century Gothic"/>
          <w:sz w:val="20"/>
          <w:szCs w:val="14"/>
        </w:rPr>
      </w:pPr>
    </w:p>
    <w:p w14:paraId="727C0C67" w14:textId="77777777" w:rsidR="00BE36CA" w:rsidRPr="00912EC7" w:rsidRDefault="00BE36CA" w:rsidP="00BE36CA">
      <w:pPr>
        <w:pStyle w:val="Title"/>
        <w:rPr>
          <w:rFonts w:ascii="Century Gothic" w:hAnsi="Century Gothic"/>
          <w:sz w:val="20"/>
          <w:szCs w:val="14"/>
        </w:rPr>
      </w:pPr>
    </w:p>
    <w:p w14:paraId="1BF4CF85" w14:textId="77777777" w:rsidR="00BE36CA" w:rsidRDefault="00BE36CA" w:rsidP="00BE36CA">
      <w:pPr>
        <w:pStyle w:val="Title"/>
        <w:ind w:left="0"/>
        <w:rPr>
          <w:rFonts w:ascii="Century Gothic" w:hAnsi="Century Gothic"/>
          <w:sz w:val="20"/>
          <w:szCs w:val="20"/>
        </w:rPr>
      </w:pPr>
    </w:p>
    <w:p w14:paraId="19C9DDC9" w14:textId="77777777" w:rsidR="00BE36CA" w:rsidRDefault="00BE36CA" w:rsidP="00BE36CA">
      <w:pPr>
        <w:pStyle w:val="Title"/>
        <w:ind w:left="0"/>
        <w:rPr>
          <w:rFonts w:ascii="Century Gothic" w:hAnsi="Century Gothic"/>
          <w:sz w:val="20"/>
          <w:szCs w:val="20"/>
        </w:rPr>
      </w:pPr>
    </w:p>
    <w:p w14:paraId="704E31E5" w14:textId="77777777" w:rsidR="00BE36CA" w:rsidRDefault="00BE36CA" w:rsidP="00BE36CA">
      <w:pPr>
        <w:pStyle w:val="Title"/>
        <w:ind w:left="0"/>
        <w:rPr>
          <w:rFonts w:ascii="Century Gothic" w:hAnsi="Century Gothic"/>
          <w:sz w:val="20"/>
          <w:szCs w:val="20"/>
        </w:rPr>
      </w:pPr>
    </w:p>
    <w:p w14:paraId="02DD2225" w14:textId="77777777" w:rsidR="00BE36CA" w:rsidRDefault="00BE36CA" w:rsidP="00BE36CA">
      <w:pPr>
        <w:pStyle w:val="Title"/>
        <w:ind w:left="0"/>
        <w:rPr>
          <w:rFonts w:ascii="Century Gothic" w:hAnsi="Century Gothic"/>
          <w:sz w:val="20"/>
          <w:szCs w:val="20"/>
        </w:rPr>
      </w:pPr>
    </w:p>
    <w:p w14:paraId="7219E516" w14:textId="77777777" w:rsidR="006F3832" w:rsidRDefault="006F3832" w:rsidP="00BE36CA">
      <w:pPr>
        <w:pStyle w:val="Title"/>
        <w:ind w:left="0"/>
        <w:rPr>
          <w:rFonts w:ascii="Century Gothic" w:hAnsi="Century Gothic"/>
          <w:sz w:val="20"/>
          <w:szCs w:val="20"/>
        </w:rPr>
      </w:pPr>
    </w:p>
    <w:p w14:paraId="787393F8" w14:textId="77777777" w:rsidR="00BE36CA" w:rsidRDefault="00BE36CA" w:rsidP="00BE36CA">
      <w:pPr>
        <w:pStyle w:val="Title"/>
        <w:ind w:left="0"/>
        <w:rPr>
          <w:rFonts w:ascii="Century Gothic" w:hAnsi="Century Gothic"/>
          <w:sz w:val="20"/>
          <w:szCs w:val="20"/>
        </w:rPr>
      </w:pPr>
    </w:p>
    <w:p w14:paraId="00AAE6AF" w14:textId="77777777" w:rsidR="00BE36CA" w:rsidRDefault="00BE36CA" w:rsidP="00BE36CA">
      <w:pPr>
        <w:pStyle w:val="Title"/>
        <w:ind w:left="0"/>
        <w:rPr>
          <w:rFonts w:ascii="Century Gothic" w:hAnsi="Century Gothic"/>
          <w:sz w:val="20"/>
          <w:szCs w:val="20"/>
        </w:rPr>
      </w:pPr>
    </w:p>
    <w:tbl>
      <w:tblPr>
        <w:tblW w:w="5000" w:type="pct"/>
        <w:tblLook w:val="04A0" w:firstRow="1" w:lastRow="0" w:firstColumn="1" w:lastColumn="0" w:noHBand="0" w:noVBand="1"/>
      </w:tblPr>
      <w:tblGrid>
        <w:gridCol w:w="2505"/>
        <w:gridCol w:w="6405"/>
      </w:tblGrid>
      <w:tr w:rsidR="00BE36CA" w:rsidRPr="006E760C" w14:paraId="2CDA64A8" w14:textId="77777777" w:rsidTr="001C3B76">
        <w:trPr>
          <w:trHeight w:val="315"/>
        </w:trPr>
        <w:tc>
          <w:tcPr>
            <w:tcW w:w="1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6A6A6" w:themeFill="background1" w:themeFillShade="A6"/>
            <w:vAlign w:val="center"/>
            <w:hideMark/>
          </w:tcPr>
          <w:p w14:paraId="37607AFA"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themeColor="text1"/>
                <w:sz w:val="20"/>
              </w:rPr>
              <w:lastRenderedPageBreak/>
              <w:t>11</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A6A6A6" w:themeFill="background1" w:themeFillShade="A6"/>
            <w:vAlign w:val="center"/>
            <w:hideMark/>
          </w:tcPr>
          <w:p w14:paraId="0B5A9387"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sz w:val="20"/>
              </w:rPr>
              <w:t>Budget management</w:t>
            </w:r>
          </w:p>
        </w:tc>
      </w:tr>
      <w:tr w:rsidR="00BE36CA" w:rsidRPr="006E760C" w14:paraId="7B1A116E" w14:textId="77777777" w:rsidTr="001C3B76">
        <w:trPr>
          <w:trHeight w:val="103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15446DD"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Purpose / measures</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292F7137" w14:textId="77777777" w:rsidR="00BE36CA" w:rsidRPr="006E760C" w:rsidRDefault="00BE36CA" w:rsidP="001C3B76">
            <w:pPr>
              <w:jc w:val="left"/>
              <w:rPr>
                <w:rFonts w:ascii="Century Gothic" w:hAnsi="Century Gothic" w:cs="Arial"/>
                <w:color w:val="000000" w:themeColor="text1"/>
                <w:sz w:val="20"/>
              </w:rPr>
            </w:pPr>
            <w:r w:rsidRPr="006E760C">
              <w:rPr>
                <w:rFonts w:ascii="Century Gothic" w:hAnsi="Century Gothic" w:cs="Arial"/>
                <w:color w:val="000000" w:themeColor="text1"/>
                <w:sz w:val="20"/>
              </w:rPr>
              <w:t>This is to measure the Suppliers ability to adhere to Virgin’s budget and timelines via:</w:t>
            </w:r>
          </w:p>
          <w:p w14:paraId="1C171829" w14:textId="77777777" w:rsidR="00BE36CA" w:rsidRPr="006E760C" w:rsidRDefault="00BE36CA" w:rsidP="001C3B76">
            <w:pPr>
              <w:jc w:val="left"/>
              <w:rPr>
                <w:rFonts w:ascii="Century Gothic" w:hAnsi="Century Gothic" w:cs="Arial"/>
                <w:color w:val="000000" w:themeColor="text1"/>
                <w:sz w:val="20"/>
              </w:rPr>
            </w:pPr>
          </w:p>
          <w:p w14:paraId="3D0693D1" w14:textId="77777777" w:rsidR="00BE36CA" w:rsidRPr="006E760C" w:rsidRDefault="00BE36CA" w:rsidP="009A418A">
            <w:pPr>
              <w:pStyle w:val="ListParagraph"/>
              <w:numPr>
                <w:ilvl w:val="0"/>
                <w:numId w:val="197"/>
              </w:numPr>
              <w:jc w:val="left"/>
              <w:rPr>
                <w:rFonts w:ascii="Century Gothic" w:hAnsi="Century Gothic" w:cs="Arial"/>
                <w:color w:val="000000" w:themeColor="text1"/>
                <w:sz w:val="20"/>
              </w:rPr>
            </w:pPr>
            <w:r w:rsidRPr="006E760C">
              <w:rPr>
                <w:rFonts w:ascii="Century Gothic" w:hAnsi="Century Gothic" w:cs="Arial"/>
                <w:color w:val="000000" w:themeColor="text1"/>
                <w:sz w:val="20"/>
              </w:rPr>
              <w:t xml:space="preserve">Tracking budget compliance for all food related </w:t>
            </w:r>
            <w:proofErr w:type="gramStart"/>
            <w:r w:rsidRPr="006E760C">
              <w:rPr>
                <w:rFonts w:ascii="Century Gothic" w:hAnsi="Century Gothic" w:cs="Arial"/>
                <w:color w:val="000000" w:themeColor="text1"/>
                <w:sz w:val="20"/>
              </w:rPr>
              <w:t>spend</w:t>
            </w:r>
            <w:proofErr w:type="gramEnd"/>
          </w:p>
          <w:p w14:paraId="4061983C" w14:textId="77777777" w:rsidR="00BE36CA" w:rsidRPr="006E760C" w:rsidRDefault="00BE36CA" w:rsidP="009A418A">
            <w:pPr>
              <w:pStyle w:val="ListParagraph"/>
              <w:numPr>
                <w:ilvl w:val="0"/>
                <w:numId w:val="197"/>
              </w:numPr>
              <w:jc w:val="left"/>
              <w:rPr>
                <w:rFonts w:ascii="Century Gothic" w:hAnsi="Century Gothic" w:cs="Arial"/>
                <w:color w:val="000000"/>
                <w:sz w:val="20"/>
              </w:rPr>
            </w:pPr>
            <w:r w:rsidRPr="006E760C">
              <w:rPr>
                <w:rFonts w:ascii="Century Gothic" w:hAnsi="Century Gothic" w:cs="Arial"/>
                <w:color w:val="000000" w:themeColor="text1"/>
                <w:sz w:val="20"/>
              </w:rPr>
              <w:t>Adherence of Design to Cost target</w:t>
            </w:r>
          </w:p>
        </w:tc>
      </w:tr>
      <w:tr w:rsidR="00BE36CA" w:rsidRPr="006E760C" w14:paraId="706D2664"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21BAEC9"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Performance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6B0D1861"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Supplier</w:t>
            </w:r>
          </w:p>
        </w:tc>
      </w:tr>
      <w:tr w:rsidR="00BE36CA" w:rsidRPr="006E760C" w14:paraId="55856542"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2666AC90"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4BF6C8E2"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 xml:space="preserve">Virgin </w:t>
            </w:r>
          </w:p>
        </w:tc>
      </w:tr>
      <w:tr w:rsidR="00BE36CA" w:rsidRPr="006E760C" w14:paraId="7E89A1B3"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98A890A"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Collection periodicity</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52B82C55"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Monthly</w:t>
            </w:r>
          </w:p>
        </w:tc>
      </w:tr>
      <w:tr w:rsidR="00BE36CA" w:rsidRPr="006E760C" w14:paraId="6AC9417D"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10D54A8"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data collection</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7775519F"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Virgin</w:t>
            </w:r>
          </w:p>
        </w:tc>
      </w:tr>
      <w:tr w:rsidR="00BE36CA" w:rsidRPr="006E760C" w14:paraId="33E63CE1"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5E24009"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Recipient(s)</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13BF7B34"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Supplier</w:t>
            </w:r>
          </w:p>
        </w:tc>
      </w:tr>
      <w:tr w:rsidR="00BE36CA" w:rsidRPr="006E760C" w14:paraId="244C6869"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22BA460D"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hideMark/>
          </w:tcPr>
          <w:p w14:paraId="5F1E310B"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Monthly</w:t>
            </w:r>
          </w:p>
        </w:tc>
      </w:tr>
      <w:tr w:rsidR="00BE36CA" w:rsidRPr="006E760C" w14:paraId="22E06CB2" w14:textId="77777777" w:rsidTr="001C3B76">
        <w:trPr>
          <w:trHeight w:val="51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224E4FD3"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Methodology</w:t>
            </w:r>
          </w:p>
        </w:tc>
        <w:tc>
          <w:tcPr>
            <w:tcW w:w="3594" w:type="pct"/>
            <w:tcBorders>
              <w:top w:val="nil"/>
              <w:left w:val="nil"/>
              <w:bottom w:val="nil"/>
              <w:right w:val="single" w:sz="8" w:space="0" w:color="000000" w:themeColor="text1"/>
            </w:tcBorders>
            <w:shd w:val="clear" w:color="auto" w:fill="auto"/>
            <w:vAlign w:val="center"/>
          </w:tcPr>
          <w:p w14:paraId="315916AA" w14:textId="77777777" w:rsidR="00BE36CA" w:rsidRPr="006E760C" w:rsidRDefault="00BE36CA" w:rsidP="009A418A">
            <w:pPr>
              <w:pStyle w:val="ListParagraph"/>
              <w:numPr>
                <w:ilvl w:val="0"/>
                <w:numId w:val="198"/>
              </w:numPr>
              <w:jc w:val="left"/>
              <w:rPr>
                <w:rFonts w:ascii="Century Gothic" w:hAnsi="Century Gothic" w:cs="Arial"/>
                <w:color w:val="000000"/>
                <w:sz w:val="20"/>
              </w:rPr>
            </w:pPr>
            <w:r w:rsidRPr="006E760C">
              <w:rPr>
                <w:rFonts w:ascii="Century Gothic" w:hAnsi="Century Gothic" w:cs="Arial"/>
                <w:color w:val="000000"/>
                <w:sz w:val="20"/>
              </w:rPr>
              <w:t xml:space="preserve">Total flexed budget vs actual cost converted into a passenger variance </w:t>
            </w:r>
            <w:proofErr w:type="gramStart"/>
            <w:r w:rsidRPr="006E760C">
              <w:rPr>
                <w:rFonts w:ascii="Century Gothic" w:hAnsi="Century Gothic" w:cs="Arial"/>
                <w:color w:val="000000"/>
                <w:sz w:val="20"/>
              </w:rPr>
              <w:t>value</w:t>
            </w:r>
            <w:proofErr w:type="gramEnd"/>
          </w:p>
          <w:p w14:paraId="41C73666" w14:textId="77777777" w:rsidR="00BE36CA" w:rsidRPr="006E760C" w:rsidRDefault="00BE36CA" w:rsidP="009A418A">
            <w:pPr>
              <w:pStyle w:val="ListParagraph"/>
              <w:numPr>
                <w:ilvl w:val="0"/>
                <w:numId w:val="198"/>
              </w:numPr>
              <w:jc w:val="left"/>
              <w:rPr>
                <w:rFonts w:ascii="Century Gothic" w:hAnsi="Century Gothic" w:cs="Arial"/>
                <w:color w:val="000000"/>
                <w:sz w:val="20"/>
              </w:rPr>
            </w:pPr>
            <w:r w:rsidRPr="006E760C">
              <w:rPr>
                <w:rFonts w:ascii="Century Gothic" w:hAnsi="Century Gothic" w:cs="Arial"/>
                <w:color w:val="000000"/>
                <w:sz w:val="20"/>
              </w:rPr>
              <w:t xml:space="preserve">Design to Cost target per passenger vs actual cost per </w:t>
            </w:r>
            <w:proofErr w:type="gramStart"/>
            <w:r w:rsidRPr="006E760C">
              <w:rPr>
                <w:rFonts w:ascii="Century Gothic" w:hAnsi="Century Gothic" w:cs="Arial"/>
                <w:color w:val="000000"/>
                <w:sz w:val="20"/>
              </w:rPr>
              <w:t>passenger</w:t>
            </w:r>
            <w:proofErr w:type="gramEnd"/>
          </w:p>
          <w:p w14:paraId="127EBB34" w14:textId="77777777" w:rsidR="00BE36CA" w:rsidRPr="006E760C" w:rsidRDefault="00BE36CA" w:rsidP="009A418A">
            <w:pPr>
              <w:pStyle w:val="ListParagraph"/>
              <w:numPr>
                <w:ilvl w:val="0"/>
                <w:numId w:val="198"/>
              </w:numPr>
              <w:jc w:val="left"/>
              <w:rPr>
                <w:rFonts w:ascii="Century Gothic" w:hAnsi="Century Gothic" w:cs="Arial"/>
                <w:color w:val="000000"/>
                <w:sz w:val="20"/>
              </w:rPr>
            </w:pPr>
            <w:r w:rsidRPr="006E760C">
              <w:rPr>
                <w:rFonts w:ascii="Century Gothic" w:hAnsi="Century Gothic" w:cs="Arial"/>
                <w:color w:val="000000"/>
                <w:sz w:val="20"/>
              </w:rPr>
              <w:t xml:space="preserve">Caterer will not be responsible for any customer subsequent customer dissatisfaction reports </w:t>
            </w:r>
            <w:proofErr w:type="gramStart"/>
            <w:r w:rsidRPr="006E760C">
              <w:rPr>
                <w:rFonts w:ascii="Century Gothic" w:hAnsi="Century Gothic" w:cs="Arial"/>
                <w:color w:val="000000"/>
                <w:sz w:val="20"/>
              </w:rPr>
              <w:t>as a result of</w:t>
            </w:r>
            <w:proofErr w:type="gramEnd"/>
            <w:r w:rsidRPr="006E760C">
              <w:rPr>
                <w:rFonts w:ascii="Century Gothic" w:hAnsi="Century Gothic" w:cs="Arial"/>
                <w:color w:val="000000"/>
                <w:sz w:val="20"/>
              </w:rPr>
              <w:t xml:space="preserve"> reduced budgets.</w:t>
            </w:r>
          </w:p>
        </w:tc>
      </w:tr>
      <w:tr w:rsidR="00BE36CA" w:rsidRPr="006E760C" w14:paraId="48CBFC9C"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16B6A1FD"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nil"/>
              <w:right w:val="single" w:sz="8" w:space="0" w:color="000000" w:themeColor="text1"/>
            </w:tcBorders>
            <w:shd w:val="clear" w:color="auto" w:fill="auto"/>
            <w:vAlign w:val="center"/>
          </w:tcPr>
          <w:p w14:paraId="777118A9" w14:textId="77777777" w:rsidR="00BE36CA" w:rsidRPr="006E760C" w:rsidRDefault="00BE36CA" w:rsidP="001C3B76">
            <w:pPr>
              <w:rPr>
                <w:rFonts w:ascii="Century Gothic" w:hAnsi="Century Gothic" w:cs="Arial"/>
                <w:color w:val="000000"/>
                <w:sz w:val="20"/>
              </w:rPr>
            </w:pPr>
          </w:p>
        </w:tc>
      </w:tr>
      <w:tr w:rsidR="00BE36CA" w:rsidRPr="006E760C" w14:paraId="40FBBEED" w14:textId="77777777" w:rsidTr="001C3B76">
        <w:trPr>
          <w:trHeight w:val="80"/>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4A6D831"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FC0C2BE" w14:textId="77777777" w:rsidR="00BE36CA" w:rsidRPr="006E760C" w:rsidRDefault="00BE36CA" w:rsidP="001C3B76">
            <w:pPr>
              <w:rPr>
                <w:rFonts w:ascii="Century Gothic" w:hAnsi="Century Gothic" w:cs="Arial"/>
                <w:color w:val="000000"/>
                <w:sz w:val="20"/>
              </w:rPr>
            </w:pPr>
          </w:p>
        </w:tc>
      </w:tr>
      <w:tr w:rsidR="00BE36CA" w:rsidRPr="006E760C" w14:paraId="31D44D01" w14:textId="77777777" w:rsidTr="001C3B76">
        <w:trPr>
          <w:trHeight w:val="300"/>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14D86404"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Formulae</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hideMark/>
          </w:tcPr>
          <w:p w14:paraId="4C819FBB"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 xml:space="preserve">Pass- Total flexed budget vs actual cost converted into passenger variance value at 0 or below 0. Actual cost per passenger in line with Design to cost </w:t>
            </w:r>
            <w:proofErr w:type="gramStart"/>
            <w:r w:rsidRPr="006E760C">
              <w:rPr>
                <w:rFonts w:ascii="Century Gothic" w:hAnsi="Century Gothic" w:cs="Arial"/>
                <w:color w:val="000000"/>
                <w:sz w:val="20"/>
              </w:rPr>
              <w:t>target</w:t>
            </w:r>
            <w:proofErr w:type="gramEnd"/>
          </w:p>
          <w:p w14:paraId="23D99E34" w14:textId="77777777" w:rsidR="00BE36CA" w:rsidRPr="006E760C" w:rsidRDefault="00BE36CA" w:rsidP="001C3B76">
            <w:pPr>
              <w:jc w:val="left"/>
              <w:rPr>
                <w:rFonts w:ascii="Century Gothic" w:hAnsi="Century Gothic" w:cs="Arial"/>
                <w:color w:val="000000"/>
                <w:sz w:val="20"/>
              </w:rPr>
            </w:pPr>
          </w:p>
          <w:p w14:paraId="6E96FF7D"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Fail- Total flexed budget vs actual cost converted into passenger variance value above 0. Actual cost per passenger above Design to cost target</w:t>
            </w:r>
          </w:p>
        </w:tc>
      </w:tr>
    </w:tbl>
    <w:p w14:paraId="389AFD19" w14:textId="77777777" w:rsidR="00BE36CA" w:rsidRPr="006E760C" w:rsidRDefault="00BE36CA" w:rsidP="00BE36CA">
      <w:pPr>
        <w:pStyle w:val="Title"/>
        <w:ind w:left="0"/>
        <w:rPr>
          <w:rFonts w:ascii="Century Gothic" w:hAnsi="Century Gothic"/>
          <w:sz w:val="20"/>
          <w:szCs w:val="20"/>
        </w:rPr>
      </w:pPr>
    </w:p>
    <w:p w14:paraId="2CEC8AD7" w14:textId="77777777" w:rsidR="00BE36CA" w:rsidRPr="006E760C" w:rsidRDefault="00BE36CA" w:rsidP="00BE36CA">
      <w:pPr>
        <w:pStyle w:val="Title"/>
        <w:ind w:left="0"/>
        <w:rPr>
          <w:rFonts w:ascii="Century Gothic" w:hAnsi="Century Gothic"/>
          <w:sz w:val="20"/>
          <w:szCs w:val="20"/>
        </w:rPr>
      </w:pPr>
    </w:p>
    <w:p w14:paraId="09971D05" w14:textId="77777777" w:rsidR="00BE36CA" w:rsidRPr="006E760C" w:rsidRDefault="00BE36CA" w:rsidP="00BE36CA">
      <w:pPr>
        <w:pStyle w:val="Title"/>
        <w:ind w:left="0"/>
        <w:rPr>
          <w:rFonts w:ascii="Century Gothic" w:hAnsi="Century Gothic"/>
          <w:sz w:val="20"/>
          <w:szCs w:val="20"/>
        </w:rPr>
      </w:pPr>
    </w:p>
    <w:p w14:paraId="0541042A" w14:textId="77777777" w:rsidR="00BE36CA" w:rsidRPr="006E760C" w:rsidRDefault="00BE36CA" w:rsidP="00BE36CA">
      <w:pPr>
        <w:pStyle w:val="Title"/>
        <w:ind w:left="0"/>
        <w:rPr>
          <w:rFonts w:ascii="Century Gothic" w:hAnsi="Century Gothic"/>
          <w:sz w:val="20"/>
          <w:szCs w:val="20"/>
        </w:rPr>
      </w:pPr>
    </w:p>
    <w:p w14:paraId="2A496D57" w14:textId="77777777" w:rsidR="00BE36CA" w:rsidRPr="006E760C" w:rsidRDefault="00BE36CA" w:rsidP="00BE36CA">
      <w:pPr>
        <w:pStyle w:val="Title"/>
        <w:ind w:left="0"/>
        <w:rPr>
          <w:rFonts w:ascii="Century Gothic" w:hAnsi="Century Gothic"/>
          <w:sz w:val="20"/>
          <w:szCs w:val="20"/>
        </w:rPr>
      </w:pPr>
    </w:p>
    <w:p w14:paraId="5DF47147" w14:textId="77777777" w:rsidR="00BE36CA" w:rsidRPr="006E760C" w:rsidRDefault="00BE36CA" w:rsidP="00BE36CA">
      <w:pPr>
        <w:pStyle w:val="Title"/>
        <w:ind w:left="0"/>
        <w:rPr>
          <w:rFonts w:ascii="Century Gothic" w:hAnsi="Century Gothic"/>
          <w:sz w:val="20"/>
          <w:szCs w:val="20"/>
        </w:rPr>
      </w:pPr>
    </w:p>
    <w:p w14:paraId="05AAA65C" w14:textId="77777777" w:rsidR="00BE36CA" w:rsidRPr="006E760C" w:rsidRDefault="00BE36CA" w:rsidP="00BE36CA">
      <w:pPr>
        <w:pStyle w:val="Title"/>
        <w:ind w:left="0"/>
        <w:rPr>
          <w:rFonts w:ascii="Century Gothic" w:hAnsi="Century Gothic"/>
          <w:sz w:val="20"/>
          <w:szCs w:val="20"/>
        </w:rPr>
      </w:pPr>
    </w:p>
    <w:p w14:paraId="7EBCCAAB" w14:textId="77777777" w:rsidR="00BE36CA" w:rsidRDefault="00BE36CA" w:rsidP="00BE36CA">
      <w:pPr>
        <w:pStyle w:val="Title"/>
        <w:ind w:left="0"/>
        <w:rPr>
          <w:rFonts w:ascii="Century Gothic" w:hAnsi="Century Gothic"/>
          <w:sz w:val="20"/>
          <w:szCs w:val="20"/>
        </w:rPr>
      </w:pPr>
    </w:p>
    <w:p w14:paraId="2BB80B9E" w14:textId="77777777" w:rsidR="00BE36CA" w:rsidRDefault="00BE36CA" w:rsidP="00BE36CA">
      <w:pPr>
        <w:pStyle w:val="Title"/>
        <w:ind w:left="0"/>
        <w:rPr>
          <w:rFonts w:ascii="Century Gothic" w:hAnsi="Century Gothic"/>
          <w:sz w:val="20"/>
          <w:szCs w:val="20"/>
        </w:rPr>
      </w:pPr>
    </w:p>
    <w:p w14:paraId="4EA26BDD" w14:textId="77777777" w:rsidR="00BE36CA" w:rsidRDefault="00BE36CA" w:rsidP="00BE36CA">
      <w:pPr>
        <w:pStyle w:val="Title"/>
        <w:ind w:left="0"/>
        <w:rPr>
          <w:rFonts w:ascii="Century Gothic" w:hAnsi="Century Gothic"/>
          <w:sz w:val="20"/>
          <w:szCs w:val="20"/>
        </w:rPr>
      </w:pPr>
    </w:p>
    <w:p w14:paraId="4810D15B" w14:textId="77777777" w:rsidR="00BE36CA" w:rsidRDefault="00BE36CA" w:rsidP="00BE36CA">
      <w:pPr>
        <w:pStyle w:val="Title"/>
        <w:ind w:left="0"/>
        <w:rPr>
          <w:rFonts w:ascii="Century Gothic" w:hAnsi="Century Gothic"/>
          <w:sz w:val="20"/>
          <w:szCs w:val="20"/>
        </w:rPr>
      </w:pPr>
    </w:p>
    <w:p w14:paraId="483C6241" w14:textId="77777777" w:rsidR="00BE36CA" w:rsidRDefault="00BE36CA" w:rsidP="00BE36CA">
      <w:pPr>
        <w:pStyle w:val="Title"/>
        <w:ind w:left="0"/>
        <w:rPr>
          <w:rFonts w:ascii="Century Gothic" w:hAnsi="Century Gothic"/>
          <w:sz w:val="20"/>
          <w:szCs w:val="20"/>
        </w:rPr>
      </w:pPr>
    </w:p>
    <w:p w14:paraId="4F923B6B" w14:textId="77777777" w:rsidR="00BE36CA" w:rsidRDefault="00BE36CA" w:rsidP="00BE36CA">
      <w:pPr>
        <w:pStyle w:val="Title"/>
        <w:ind w:left="0"/>
        <w:rPr>
          <w:rFonts w:ascii="Century Gothic" w:hAnsi="Century Gothic"/>
          <w:sz w:val="20"/>
          <w:szCs w:val="20"/>
        </w:rPr>
      </w:pPr>
    </w:p>
    <w:p w14:paraId="37FE4F9D" w14:textId="77777777" w:rsidR="00BE36CA" w:rsidRDefault="00BE36CA" w:rsidP="00BE36CA">
      <w:pPr>
        <w:pStyle w:val="Title"/>
        <w:ind w:left="0"/>
        <w:rPr>
          <w:rFonts w:ascii="Century Gothic" w:hAnsi="Century Gothic"/>
          <w:sz w:val="20"/>
          <w:szCs w:val="20"/>
        </w:rPr>
      </w:pPr>
    </w:p>
    <w:p w14:paraId="32410869" w14:textId="77777777" w:rsidR="00BE36CA" w:rsidRDefault="00BE36CA" w:rsidP="00BE36CA">
      <w:pPr>
        <w:pStyle w:val="Title"/>
        <w:ind w:left="0"/>
        <w:rPr>
          <w:rFonts w:ascii="Century Gothic" w:hAnsi="Century Gothic"/>
          <w:sz w:val="20"/>
          <w:szCs w:val="20"/>
        </w:rPr>
      </w:pPr>
    </w:p>
    <w:p w14:paraId="45A94905" w14:textId="77777777" w:rsidR="006F3832" w:rsidRDefault="006F3832" w:rsidP="00BE36CA">
      <w:pPr>
        <w:pStyle w:val="Title"/>
        <w:ind w:left="0"/>
        <w:rPr>
          <w:rFonts w:ascii="Century Gothic" w:hAnsi="Century Gothic"/>
          <w:sz w:val="20"/>
          <w:szCs w:val="20"/>
        </w:rPr>
      </w:pPr>
    </w:p>
    <w:p w14:paraId="0B7D16DC" w14:textId="77777777" w:rsidR="006F3832" w:rsidRDefault="006F3832" w:rsidP="00BE36CA">
      <w:pPr>
        <w:pStyle w:val="Title"/>
        <w:ind w:left="0"/>
        <w:rPr>
          <w:rFonts w:ascii="Century Gothic" w:hAnsi="Century Gothic"/>
          <w:sz w:val="20"/>
          <w:szCs w:val="20"/>
        </w:rPr>
      </w:pPr>
    </w:p>
    <w:p w14:paraId="03EC7DD6" w14:textId="77777777" w:rsidR="00BE36CA" w:rsidRDefault="00BE36CA" w:rsidP="00BE36CA">
      <w:pPr>
        <w:pStyle w:val="Title"/>
        <w:ind w:left="0"/>
        <w:rPr>
          <w:rFonts w:ascii="Century Gothic" w:hAnsi="Century Gothic"/>
          <w:sz w:val="20"/>
          <w:szCs w:val="20"/>
        </w:rPr>
      </w:pPr>
    </w:p>
    <w:p w14:paraId="22A43E7B" w14:textId="77777777" w:rsidR="00BE36CA" w:rsidRDefault="00BE36CA" w:rsidP="00BE36CA">
      <w:pPr>
        <w:pStyle w:val="Title"/>
        <w:ind w:left="0"/>
        <w:rPr>
          <w:rFonts w:ascii="Century Gothic" w:hAnsi="Century Gothic"/>
          <w:sz w:val="20"/>
          <w:szCs w:val="20"/>
        </w:rPr>
      </w:pPr>
    </w:p>
    <w:p w14:paraId="11FDAFF4" w14:textId="77777777" w:rsidR="00BE36CA" w:rsidRDefault="00BE36CA" w:rsidP="00BE36CA">
      <w:pPr>
        <w:pStyle w:val="Title"/>
        <w:ind w:left="0"/>
        <w:rPr>
          <w:rFonts w:ascii="Century Gothic" w:hAnsi="Century Gothic"/>
          <w:sz w:val="20"/>
          <w:szCs w:val="20"/>
        </w:rPr>
      </w:pPr>
    </w:p>
    <w:p w14:paraId="4C53F11E" w14:textId="77777777" w:rsidR="00BE36CA" w:rsidRDefault="00BE36CA" w:rsidP="00BE36CA">
      <w:pPr>
        <w:pStyle w:val="Title"/>
        <w:ind w:left="0"/>
        <w:rPr>
          <w:rFonts w:ascii="Century Gothic" w:hAnsi="Century Gothic"/>
          <w:sz w:val="20"/>
          <w:szCs w:val="20"/>
        </w:rPr>
      </w:pPr>
    </w:p>
    <w:p w14:paraId="4B55DEB2" w14:textId="77777777" w:rsidR="00BE36CA" w:rsidRDefault="00BE36CA" w:rsidP="00BE36CA">
      <w:pPr>
        <w:pStyle w:val="Title"/>
        <w:ind w:left="0"/>
        <w:rPr>
          <w:rFonts w:ascii="Century Gothic" w:hAnsi="Century Gothic"/>
          <w:sz w:val="20"/>
          <w:szCs w:val="20"/>
        </w:rPr>
      </w:pPr>
    </w:p>
    <w:p w14:paraId="384D217D" w14:textId="77777777" w:rsidR="00BE36CA" w:rsidRDefault="00BE36CA" w:rsidP="00BE36CA">
      <w:pPr>
        <w:pStyle w:val="Title"/>
        <w:ind w:left="0"/>
        <w:rPr>
          <w:rFonts w:ascii="Century Gothic" w:hAnsi="Century Gothic"/>
          <w:sz w:val="20"/>
          <w:szCs w:val="20"/>
        </w:rPr>
      </w:pPr>
    </w:p>
    <w:p w14:paraId="0FF4D452" w14:textId="77777777" w:rsidR="00BE36CA" w:rsidRPr="006E760C" w:rsidRDefault="00BE36CA" w:rsidP="00BE36CA">
      <w:pPr>
        <w:pStyle w:val="Title"/>
        <w:ind w:left="0"/>
        <w:rPr>
          <w:rFonts w:ascii="Century Gothic" w:hAnsi="Century Gothic"/>
          <w:sz w:val="20"/>
          <w:szCs w:val="20"/>
        </w:rPr>
      </w:pPr>
    </w:p>
    <w:tbl>
      <w:tblPr>
        <w:tblW w:w="5000" w:type="pct"/>
        <w:tblLook w:val="04A0" w:firstRow="1" w:lastRow="0" w:firstColumn="1" w:lastColumn="0" w:noHBand="0" w:noVBand="1"/>
      </w:tblPr>
      <w:tblGrid>
        <w:gridCol w:w="2505"/>
        <w:gridCol w:w="6405"/>
      </w:tblGrid>
      <w:tr w:rsidR="00BE36CA" w:rsidRPr="006E760C" w14:paraId="0D04858B" w14:textId="77777777" w:rsidTr="001C3B76">
        <w:trPr>
          <w:trHeight w:val="315"/>
        </w:trPr>
        <w:tc>
          <w:tcPr>
            <w:tcW w:w="1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6A6A6" w:themeFill="background1" w:themeFillShade="A6"/>
            <w:vAlign w:val="center"/>
            <w:hideMark/>
          </w:tcPr>
          <w:p w14:paraId="3E81F6C6"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themeColor="text1"/>
                <w:sz w:val="20"/>
              </w:rPr>
              <w:lastRenderedPageBreak/>
              <w:t>12</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A6A6A6" w:themeFill="background1" w:themeFillShade="A6"/>
            <w:vAlign w:val="center"/>
          </w:tcPr>
          <w:p w14:paraId="1AE4F17C"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sz w:val="20"/>
              </w:rPr>
              <w:t>Cycle Performance</w:t>
            </w:r>
          </w:p>
          <w:p w14:paraId="5C10D692" w14:textId="77777777" w:rsidR="00BE36CA" w:rsidRPr="006E760C" w:rsidRDefault="00BE36CA" w:rsidP="001C3B76">
            <w:pPr>
              <w:jc w:val="center"/>
              <w:rPr>
                <w:rFonts w:ascii="Century Gothic" w:hAnsi="Century Gothic" w:cs="Arial"/>
                <w:b/>
                <w:bCs/>
                <w:color w:val="000000"/>
                <w:sz w:val="20"/>
              </w:rPr>
            </w:pPr>
          </w:p>
        </w:tc>
      </w:tr>
      <w:tr w:rsidR="00BE36CA" w:rsidRPr="006E760C" w14:paraId="3A5707C8" w14:textId="77777777" w:rsidTr="001C3B76">
        <w:trPr>
          <w:trHeight w:val="103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0183EB8F"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Purpose / measures</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3CF07A0E" w14:textId="77777777" w:rsidR="00BE36CA" w:rsidRPr="006E760C" w:rsidRDefault="00BE36CA" w:rsidP="001C3B76">
            <w:pPr>
              <w:jc w:val="left"/>
              <w:rPr>
                <w:rFonts w:ascii="Century Gothic" w:hAnsi="Century Gothic" w:cs="Arial"/>
                <w:color w:val="000000"/>
                <w:sz w:val="20"/>
              </w:rPr>
            </w:pPr>
          </w:p>
          <w:p w14:paraId="70875243"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To measure the success of a food cycle on a quarterly basis for each of the classes to highlight any opportunities for improvement. This will be measured by means of quality and customer satisfaction.</w:t>
            </w:r>
          </w:p>
          <w:p w14:paraId="126BBE37" w14:textId="77777777" w:rsidR="00BE36CA" w:rsidRPr="006E760C" w:rsidRDefault="00BE36CA" w:rsidP="001C3B76">
            <w:pPr>
              <w:jc w:val="left"/>
              <w:rPr>
                <w:rFonts w:ascii="Century Gothic" w:hAnsi="Century Gothic" w:cs="Arial"/>
                <w:color w:val="000000"/>
                <w:sz w:val="20"/>
              </w:rPr>
            </w:pPr>
          </w:p>
          <w:p w14:paraId="4A6D10C8"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 xml:space="preserve">The Supplier is responsible for the presentation of the food cycle, adherence to not substituting products onboard and ultimately bringing to life what the customer receives onboard therefore contributing to the overall F&amp;B target. </w:t>
            </w:r>
          </w:p>
          <w:p w14:paraId="5529A976" w14:textId="77777777" w:rsidR="00BE36CA" w:rsidRPr="006E760C" w:rsidRDefault="00BE36CA" w:rsidP="001C3B76">
            <w:pPr>
              <w:jc w:val="left"/>
              <w:rPr>
                <w:rFonts w:ascii="Century Gothic" w:hAnsi="Century Gothic" w:cs="Arial"/>
                <w:color w:val="000000"/>
                <w:sz w:val="20"/>
              </w:rPr>
            </w:pPr>
          </w:p>
        </w:tc>
      </w:tr>
      <w:tr w:rsidR="00BE36CA" w:rsidRPr="006E760C" w14:paraId="47814EB3"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7D25D6C"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Performance</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C56C2F1"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Supplier</w:t>
            </w:r>
          </w:p>
        </w:tc>
      </w:tr>
      <w:tr w:rsidR="00BE36CA" w:rsidRPr="006E760C" w14:paraId="0AB184AD"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46B4F6E1"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276FE504"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Voice of the Customer</w:t>
            </w:r>
          </w:p>
        </w:tc>
      </w:tr>
      <w:tr w:rsidR="00BE36CA" w:rsidRPr="006E760C" w14:paraId="5204D37F"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73B997E"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Collection periodicity</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247C5CE7"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Quarterly</w:t>
            </w:r>
          </w:p>
        </w:tc>
      </w:tr>
      <w:tr w:rsidR="00BE36CA" w:rsidRPr="006E760C" w14:paraId="476B4264"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1E329737"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data collection</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5DFD7EC"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Virgin</w:t>
            </w:r>
          </w:p>
        </w:tc>
      </w:tr>
      <w:tr w:rsidR="00BE36CA" w:rsidRPr="006E760C" w14:paraId="3E8E04C0"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78DEBF01"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Recipient(s)</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45290E9"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Virgin</w:t>
            </w:r>
          </w:p>
        </w:tc>
      </w:tr>
      <w:tr w:rsidR="00BE36CA" w:rsidRPr="006E760C" w14:paraId="22551973"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95905E0"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7435132" w14:textId="77777777" w:rsidR="00BE36CA" w:rsidRDefault="00BE36CA" w:rsidP="001C3B76">
            <w:pPr>
              <w:rPr>
                <w:rFonts w:ascii="Century Gothic" w:hAnsi="Century Gothic" w:cs="Arial"/>
                <w:color w:val="000000"/>
                <w:sz w:val="20"/>
              </w:rPr>
            </w:pPr>
            <w:r w:rsidRPr="006E760C">
              <w:rPr>
                <w:rFonts w:ascii="Century Gothic" w:hAnsi="Century Gothic" w:cs="Arial"/>
                <w:color w:val="000000"/>
                <w:sz w:val="20"/>
              </w:rPr>
              <w:t>Quarterly</w:t>
            </w:r>
          </w:p>
          <w:p w14:paraId="0C8EB772" w14:textId="77777777" w:rsidR="00BE36CA" w:rsidRDefault="00BE36CA" w:rsidP="001C3B76">
            <w:pPr>
              <w:rPr>
                <w:rFonts w:ascii="Century Gothic" w:hAnsi="Century Gothic" w:cs="Arial"/>
                <w:color w:val="000000"/>
                <w:sz w:val="20"/>
              </w:rPr>
            </w:pPr>
          </w:p>
          <w:p w14:paraId="5A204071" w14:textId="77777777" w:rsidR="00BE36CA" w:rsidRPr="006E760C" w:rsidRDefault="00BE36CA" w:rsidP="001C3B76">
            <w:pPr>
              <w:rPr>
                <w:rFonts w:ascii="Century Gothic" w:hAnsi="Century Gothic" w:cs="Arial"/>
                <w:color w:val="000000"/>
                <w:sz w:val="20"/>
              </w:rPr>
            </w:pPr>
            <w:r>
              <w:rPr>
                <w:rFonts w:ascii="Century Gothic" w:hAnsi="Century Gothic" w:cs="Arial"/>
                <w:color w:val="000000"/>
                <w:sz w:val="20"/>
              </w:rPr>
              <w:t>For the avoidance of doubt, the pass/</w:t>
            </w:r>
            <w:proofErr w:type="gramStart"/>
            <w:r>
              <w:rPr>
                <w:rFonts w:ascii="Century Gothic" w:hAnsi="Century Gothic" w:cs="Arial"/>
                <w:color w:val="000000"/>
                <w:sz w:val="20"/>
              </w:rPr>
              <w:t>fail</w:t>
            </w:r>
            <w:proofErr w:type="gramEnd"/>
            <w:r>
              <w:rPr>
                <w:rFonts w:ascii="Century Gothic" w:hAnsi="Century Gothic" w:cs="Arial"/>
                <w:color w:val="000000"/>
                <w:sz w:val="20"/>
              </w:rPr>
              <w:t xml:space="preserve"> achieved will be applied to all months in the quarters’ measurement.</w:t>
            </w:r>
          </w:p>
        </w:tc>
      </w:tr>
      <w:tr w:rsidR="00BE36CA" w:rsidRPr="006E760C" w14:paraId="07DC6269" w14:textId="77777777" w:rsidTr="001C3B76">
        <w:trPr>
          <w:trHeight w:val="51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35BE27EB"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Methodology</w:t>
            </w:r>
          </w:p>
        </w:tc>
        <w:tc>
          <w:tcPr>
            <w:tcW w:w="3594" w:type="pct"/>
            <w:tcBorders>
              <w:top w:val="nil"/>
              <w:left w:val="nil"/>
              <w:bottom w:val="nil"/>
              <w:right w:val="single" w:sz="8" w:space="0" w:color="000000" w:themeColor="text1"/>
            </w:tcBorders>
            <w:shd w:val="clear" w:color="auto" w:fill="auto"/>
            <w:vAlign w:val="center"/>
          </w:tcPr>
          <w:p w14:paraId="5B0E45BA"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 xml:space="preserve">Virgin will provide the supplier with Voice of the Customer data for the contracted stations quarterly, to compare scores and applicable commentary regarding the food and beverage offering on the route(s). </w:t>
            </w:r>
          </w:p>
          <w:p w14:paraId="4D95C4DD" w14:textId="77777777" w:rsidR="00BE36CA" w:rsidRPr="006E760C" w:rsidRDefault="00BE36CA" w:rsidP="001C3B76">
            <w:pPr>
              <w:rPr>
                <w:rFonts w:ascii="Century Gothic" w:hAnsi="Century Gothic" w:cs="Arial"/>
                <w:color w:val="000000"/>
                <w:sz w:val="20"/>
              </w:rPr>
            </w:pPr>
          </w:p>
          <w:p w14:paraId="05AE3964"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 xml:space="preserve">The score for operations from the station, for Food &amp; Beverage, should continuously improve. If the score has decreased versus the previous quarter, Virgin require the supplier to provide a corrective action plan to address the requirement improvement in the food cycle in the following quarter.  </w:t>
            </w:r>
          </w:p>
        </w:tc>
      </w:tr>
      <w:tr w:rsidR="00BE36CA" w:rsidRPr="006E760C" w14:paraId="007C1D24"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2CB808A6"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nil"/>
              <w:right w:val="single" w:sz="8" w:space="0" w:color="000000" w:themeColor="text1"/>
            </w:tcBorders>
            <w:shd w:val="clear" w:color="auto" w:fill="auto"/>
            <w:vAlign w:val="center"/>
          </w:tcPr>
          <w:p w14:paraId="2B308C1E" w14:textId="77777777" w:rsidR="00BE36CA" w:rsidRPr="006E760C" w:rsidRDefault="00BE36CA" w:rsidP="001C3B76">
            <w:pPr>
              <w:rPr>
                <w:rFonts w:ascii="Century Gothic" w:hAnsi="Century Gothic" w:cs="Arial"/>
                <w:color w:val="000000"/>
                <w:sz w:val="20"/>
              </w:rPr>
            </w:pPr>
          </w:p>
        </w:tc>
      </w:tr>
      <w:tr w:rsidR="00BE36CA" w:rsidRPr="006E760C" w14:paraId="26AE46EC"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4769112"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43A832B6"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 xml:space="preserve">Supplier will not be responsible for any customer subsequent customer dissatisfaction reports </w:t>
            </w:r>
            <w:proofErr w:type="gramStart"/>
            <w:r w:rsidRPr="006E760C">
              <w:rPr>
                <w:rFonts w:ascii="Century Gothic" w:hAnsi="Century Gothic" w:cs="Arial"/>
                <w:color w:val="000000"/>
                <w:sz w:val="20"/>
              </w:rPr>
              <w:t>as a result of</w:t>
            </w:r>
            <w:proofErr w:type="gramEnd"/>
            <w:r w:rsidRPr="006E760C">
              <w:rPr>
                <w:rFonts w:ascii="Century Gothic" w:hAnsi="Century Gothic" w:cs="Arial"/>
                <w:color w:val="000000"/>
                <w:sz w:val="20"/>
              </w:rPr>
              <w:t xml:space="preserve"> reduced budgets</w:t>
            </w:r>
          </w:p>
        </w:tc>
      </w:tr>
      <w:tr w:rsidR="00BE36CA" w:rsidRPr="006E760C" w14:paraId="33AF2ECC" w14:textId="77777777" w:rsidTr="001C3B76">
        <w:trPr>
          <w:trHeight w:val="300"/>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06E3A2F4"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Formulae</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tcPr>
          <w:p w14:paraId="65EF2E99"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 xml:space="preserve">Pass- Food &amp; Beverage </w:t>
            </w:r>
            <w:proofErr w:type="spellStart"/>
            <w:r w:rsidRPr="006E760C">
              <w:rPr>
                <w:rFonts w:ascii="Century Gothic" w:hAnsi="Century Gothic" w:cs="Arial"/>
                <w:color w:val="000000"/>
                <w:sz w:val="20"/>
              </w:rPr>
              <w:t>VoC</w:t>
            </w:r>
            <w:proofErr w:type="spellEnd"/>
            <w:r w:rsidRPr="006E760C">
              <w:rPr>
                <w:rFonts w:ascii="Century Gothic" w:hAnsi="Century Gothic" w:cs="Arial"/>
                <w:color w:val="000000"/>
                <w:sz w:val="20"/>
              </w:rPr>
              <w:t xml:space="preserve"> score for BLR operations above previous quarters score. Score in line or above network average.</w:t>
            </w:r>
          </w:p>
          <w:p w14:paraId="23DB9A1F" w14:textId="77777777" w:rsidR="00BE36CA" w:rsidRPr="006E760C" w:rsidRDefault="00BE36CA" w:rsidP="001C3B76">
            <w:pPr>
              <w:jc w:val="left"/>
              <w:rPr>
                <w:rFonts w:ascii="Century Gothic" w:hAnsi="Century Gothic" w:cs="Arial"/>
                <w:color w:val="000000"/>
                <w:sz w:val="20"/>
              </w:rPr>
            </w:pPr>
          </w:p>
          <w:p w14:paraId="3AB45860"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 xml:space="preserve">Fail- Food &amp; Beverage </w:t>
            </w:r>
            <w:proofErr w:type="spellStart"/>
            <w:r w:rsidRPr="006E760C">
              <w:rPr>
                <w:rFonts w:ascii="Century Gothic" w:hAnsi="Century Gothic" w:cs="Arial"/>
                <w:color w:val="000000"/>
                <w:sz w:val="20"/>
              </w:rPr>
              <w:t>VoC</w:t>
            </w:r>
            <w:proofErr w:type="spellEnd"/>
            <w:r w:rsidRPr="006E760C">
              <w:rPr>
                <w:rFonts w:ascii="Century Gothic" w:hAnsi="Century Gothic" w:cs="Arial"/>
                <w:color w:val="000000"/>
                <w:sz w:val="20"/>
              </w:rPr>
              <w:t xml:space="preserve"> score for BLR operations below previous quarters score. Score below network average.</w:t>
            </w:r>
          </w:p>
        </w:tc>
      </w:tr>
    </w:tbl>
    <w:p w14:paraId="62A30C5E" w14:textId="77777777" w:rsidR="00BE36CA" w:rsidRPr="006E760C" w:rsidRDefault="00BE36CA" w:rsidP="00BE36CA">
      <w:pPr>
        <w:pStyle w:val="Title"/>
        <w:ind w:left="0"/>
        <w:rPr>
          <w:rFonts w:ascii="Century Gothic" w:hAnsi="Century Gothic"/>
          <w:sz w:val="20"/>
          <w:szCs w:val="20"/>
        </w:rPr>
      </w:pPr>
    </w:p>
    <w:p w14:paraId="241E5E32" w14:textId="77777777" w:rsidR="00BE36CA" w:rsidRDefault="00BE36CA" w:rsidP="00BE36CA">
      <w:pPr>
        <w:pStyle w:val="Title"/>
        <w:ind w:left="0"/>
        <w:rPr>
          <w:rFonts w:ascii="Century Gothic" w:hAnsi="Century Gothic"/>
          <w:sz w:val="20"/>
          <w:szCs w:val="20"/>
        </w:rPr>
      </w:pPr>
    </w:p>
    <w:p w14:paraId="3C107B28" w14:textId="77777777" w:rsidR="00BE36CA" w:rsidRDefault="00BE36CA" w:rsidP="00BE36CA">
      <w:pPr>
        <w:pStyle w:val="Title"/>
        <w:ind w:left="0"/>
        <w:rPr>
          <w:rFonts w:ascii="Century Gothic" w:hAnsi="Century Gothic"/>
          <w:sz w:val="20"/>
          <w:szCs w:val="20"/>
        </w:rPr>
      </w:pPr>
    </w:p>
    <w:p w14:paraId="5F5182F3" w14:textId="77777777" w:rsidR="00BE36CA" w:rsidRDefault="00BE36CA" w:rsidP="00BE36CA">
      <w:pPr>
        <w:pStyle w:val="Title"/>
        <w:ind w:left="0"/>
        <w:rPr>
          <w:rFonts w:ascii="Century Gothic" w:hAnsi="Century Gothic"/>
          <w:sz w:val="20"/>
          <w:szCs w:val="20"/>
        </w:rPr>
      </w:pPr>
    </w:p>
    <w:p w14:paraId="551980D0" w14:textId="77777777" w:rsidR="00BE36CA" w:rsidRDefault="00BE36CA" w:rsidP="00BE36CA">
      <w:pPr>
        <w:pStyle w:val="Title"/>
        <w:ind w:left="0"/>
        <w:rPr>
          <w:rFonts w:ascii="Century Gothic" w:hAnsi="Century Gothic"/>
          <w:sz w:val="20"/>
          <w:szCs w:val="20"/>
        </w:rPr>
      </w:pPr>
    </w:p>
    <w:p w14:paraId="4E6F91EA" w14:textId="77777777" w:rsidR="00BE36CA" w:rsidRDefault="00BE36CA" w:rsidP="00BE36CA">
      <w:pPr>
        <w:pStyle w:val="Title"/>
        <w:ind w:left="0"/>
        <w:rPr>
          <w:rFonts w:ascii="Century Gothic" w:hAnsi="Century Gothic"/>
          <w:sz w:val="20"/>
          <w:szCs w:val="20"/>
        </w:rPr>
      </w:pPr>
    </w:p>
    <w:p w14:paraId="293D9C7E" w14:textId="77777777" w:rsidR="00BE36CA" w:rsidRDefault="00BE36CA" w:rsidP="00BE36CA">
      <w:pPr>
        <w:pStyle w:val="Title"/>
        <w:ind w:left="0"/>
        <w:rPr>
          <w:rFonts w:ascii="Century Gothic" w:hAnsi="Century Gothic"/>
          <w:sz w:val="20"/>
          <w:szCs w:val="20"/>
        </w:rPr>
      </w:pPr>
    </w:p>
    <w:p w14:paraId="05408A3F" w14:textId="77777777" w:rsidR="006F3832" w:rsidRDefault="006F3832" w:rsidP="00BE36CA">
      <w:pPr>
        <w:pStyle w:val="Title"/>
        <w:ind w:left="0"/>
        <w:rPr>
          <w:rFonts w:ascii="Century Gothic" w:hAnsi="Century Gothic"/>
          <w:sz w:val="20"/>
          <w:szCs w:val="20"/>
        </w:rPr>
      </w:pPr>
    </w:p>
    <w:p w14:paraId="49DB37A0" w14:textId="77777777" w:rsidR="006F3832" w:rsidRDefault="006F3832" w:rsidP="00BE36CA">
      <w:pPr>
        <w:pStyle w:val="Title"/>
        <w:ind w:left="0"/>
        <w:rPr>
          <w:rFonts w:ascii="Century Gothic" w:hAnsi="Century Gothic"/>
          <w:sz w:val="20"/>
          <w:szCs w:val="20"/>
        </w:rPr>
      </w:pPr>
    </w:p>
    <w:p w14:paraId="2A67BB4A" w14:textId="77777777" w:rsidR="006F3832" w:rsidRDefault="006F3832" w:rsidP="00BE36CA">
      <w:pPr>
        <w:pStyle w:val="Title"/>
        <w:ind w:left="0"/>
        <w:rPr>
          <w:rFonts w:ascii="Century Gothic" w:hAnsi="Century Gothic"/>
          <w:sz w:val="20"/>
          <w:szCs w:val="20"/>
        </w:rPr>
      </w:pPr>
    </w:p>
    <w:p w14:paraId="3BA9697C" w14:textId="77777777" w:rsidR="00BE36CA" w:rsidRDefault="00BE36CA" w:rsidP="00BE36CA">
      <w:pPr>
        <w:pStyle w:val="Title"/>
        <w:ind w:left="0"/>
        <w:rPr>
          <w:rFonts w:ascii="Century Gothic" w:hAnsi="Century Gothic"/>
          <w:sz w:val="20"/>
          <w:szCs w:val="20"/>
        </w:rPr>
      </w:pPr>
    </w:p>
    <w:p w14:paraId="6D40A079" w14:textId="77777777" w:rsidR="00BE36CA" w:rsidRDefault="00BE36CA" w:rsidP="00BE36CA">
      <w:pPr>
        <w:pStyle w:val="Title"/>
        <w:ind w:left="0"/>
        <w:rPr>
          <w:rFonts w:ascii="Century Gothic" w:hAnsi="Century Gothic"/>
          <w:sz w:val="20"/>
          <w:szCs w:val="20"/>
        </w:rPr>
      </w:pPr>
    </w:p>
    <w:tbl>
      <w:tblPr>
        <w:tblW w:w="5000" w:type="pct"/>
        <w:tblLook w:val="04A0" w:firstRow="1" w:lastRow="0" w:firstColumn="1" w:lastColumn="0" w:noHBand="0" w:noVBand="1"/>
      </w:tblPr>
      <w:tblGrid>
        <w:gridCol w:w="2505"/>
        <w:gridCol w:w="6405"/>
      </w:tblGrid>
      <w:tr w:rsidR="00BE36CA" w:rsidRPr="006E760C" w14:paraId="07BC4B46" w14:textId="77777777" w:rsidTr="001C3B76">
        <w:trPr>
          <w:trHeight w:val="315"/>
        </w:trPr>
        <w:tc>
          <w:tcPr>
            <w:tcW w:w="1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6A6A6" w:themeFill="background1" w:themeFillShade="A6"/>
            <w:vAlign w:val="center"/>
            <w:hideMark/>
          </w:tcPr>
          <w:p w14:paraId="37A585E2"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themeColor="text1"/>
                <w:sz w:val="20"/>
              </w:rPr>
              <w:lastRenderedPageBreak/>
              <w:t>13</w:t>
            </w:r>
          </w:p>
        </w:tc>
        <w:tc>
          <w:tcPr>
            <w:tcW w:w="3594" w:type="pct"/>
            <w:tcBorders>
              <w:top w:val="single" w:sz="8" w:space="0" w:color="000000" w:themeColor="text1"/>
              <w:left w:val="nil"/>
              <w:bottom w:val="single" w:sz="8" w:space="0" w:color="000000" w:themeColor="text1"/>
              <w:right w:val="single" w:sz="8" w:space="0" w:color="000000" w:themeColor="text1"/>
            </w:tcBorders>
            <w:shd w:val="clear" w:color="auto" w:fill="A6A6A6" w:themeFill="background1" w:themeFillShade="A6"/>
            <w:vAlign w:val="center"/>
          </w:tcPr>
          <w:p w14:paraId="640DFD53" w14:textId="77777777" w:rsidR="00BE36CA" w:rsidRPr="006E760C" w:rsidRDefault="00BE36CA" w:rsidP="001C3B76">
            <w:pPr>
              <w:jc w:val="center"/>
              <w:rPr>
                <w:rFonts w:ascii="Century Gothic" w:hAnsi="Century Gothic" w:cs="Arial"/>
                <w:b/>
                <w:bCs/>
                <w:color w:val="000000"/>
                <w:sz w:val="20"/>
              </w:rPr>
            </w:pPr>
            <w:r w:rsidRPr="006E760C">
              <w:rPr>
                <w:rFonts w:ascii="Century Gothic" w:hAnsi="Century Gothic" w:cs="Arial"/>
                <w:b/>
                <w:bCs/>
                <w:color w:val="000000"/>
                <w:sz w:val="20"/>
              </w:rPr>
              <w:t>Completeness of Service Plans</w:t>
            </w:r>
          </w:p>
        </w:tc>
      </w:tr>
      <w:tr w:rsidR="00BE36CA" w:rsidRPr="006E760C" w14:paraId="00B0E271" w14:textId="77777777" w:rsidTr="001C3B76">
        <w:trPr>
          <w:trHeight w:val="103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DA0620B"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Purpose / measures</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6CDE20E0"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 xml:space="preserve">To measure the Supplier on their ability to complete Service Plans to Virgin’s requirements. This includes: </w:t>
            </w:r>
          </w:p>
          <w:p w14:paraId="20A02C42" w14:textId="77777777" w:rsidR="00BE36CA" w:rsidRPr="006E760C" w:rsidRDefault="00BE36CA" w:rsidP="001C3B76">
            <w:pPr>
              <w:jc w:val="left"/>
              <w:rPr>
                <w:rFonts w:ascii="Century Gothic" w:hAnsi="Century Gothic" w:cs="Arial"/>
                <w:color w:val="000000"/>
                <w:sz w:val="20"/>
              </w:rPr>
            </w:pPr>
          </w:p>
          <w:p w14:paraId="3BCEB59F" w14:textId="77777777" w:rsidR="00BE36CA" w:rsidRPr="006E760C" w:rsidRDefault="00BE36CA" w:rsidP="009A418A">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All listings for all classes, all service types (</w:t>
            </w:r>
            <w:proofErr w:type="spellStart"/>
            <w:r w:rsidRPr="006E760C">
              <w:rPr>
                <w:rFonts w:ascii="Century Gothic" w:hAnsi="Century Gothic" w:cs="Arial"/>
                <w:color w:val="000000"/>
                <w:sz w:val="20"/>
              </w:rPr>
              <w:t>ie</w:t>
            </w:r>
            <w:proofErr w:type="spellEnd"/>
            <w:r w:rsidRPr="006E760C">
              <w:rPr>
                <w:rFonts w:ascii="Century Gothic" w:hAnsi="Century Gothic" w:cs="Arial"/>
                <w:color w:val="000000"/>
                <w:sz w:val="20"/>
              </w:rPr>
              <w:t xml:space="preserve"> main menu, SPML, crew) as per instructed service proposition </w:t>
            </w:r>
          </w:p>
          <w:p w14:paraId="041A5FD8" w14:textId="77777777" w:rsidR="00BE36CA" w:rsidRPr="006E760C" w:rsidRDefault="00BE36CA" w:rsidP="009A418A">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All pricing for each listing at component level (</w:t>
            </w:r>
            <w:proofErr w:type="spellStart"/>
            <w:r w:rsidRPr="006E760C">
              <w:rPr>
                <w:rFonts w:ascii="Century Gothic" w:hAnsi="Century Gothic" w:cs="Arial"/>
                <w:color w:val="000000"/>
                <w:sz w:val="20"/>
              </w:rPr>
              <w:t>ie</w:t>
            </w:r>
            <w:proofErr w:type="spellEnd"/>
            <w:r w:rsidRPr="006E760C">
              <w:rPr>
                <w:rFonts w:ascii="Century Gothic" w:hAnsi="Century Gothic" w:cs="Arial"/>
                <w:color w:val="000000"/>
                <w:sz w:val="20"/>
              </w:rPr>
              <w:t>. dessert, starter, entrée, bread, butter etc)</w:t>
            </w:r>
          </w:p>
          <w:p w14:paraId="02DB9519" w14:textId="77777777" w:rsidR="00BE36CA" w:rsidRPr="006E760C" w:rsidRDefault="00BE36CA" w:rsidP="009A418A">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All imagery (in kit and plated format)</w:t>
            </w:r>
          </w:p>
          <w:p w14:paraId="3CF39954" w14:textId="77777777" w:rsidR="00BE36CA" w:rsidRPr="006E760C" w:rsidRDefault="00BE36CA" w:rsidP="009A418A">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 xml:space="preserve">All Spec Sheets. </w:t>
            </w:r>
          </w:p>
          <w:p w14:paraId="684DFCAA" w14:textId="77777777" w:rsidR="00BE36CA" w:rsidRPr="006E760C" w:rsidRDefault="00BE36CA" w:rsidP="009A418A">
            <w:pPr>
              <w:pStyle w:val="ListParagraph"/>
              <w:numPr>
                <w:ilvl w:val="1"/>
                <w:numId w:val="198"/>
              </w:numPr>
              <w:jc w:val="left"/>
              <w:rPr>
                <w:rFonts w:ascii="Century Gothic" w:hAnsi="Century Gothic" w:cs="Arial"/>
                <w:color w:val="000000"/>
                <w:sz w:val="20"/>
              </w:rPr>
            </w:pPr>
            <w:r w:rsidRPr="006E760C">
              <w:rPr>
                <w:rFonts w:ascii="Century Gothic" w:hAnsi="Century Gothic" w:cs="Arial"/>
                <w:color w:val="000000"/>
                <w:sz w:val="20"/>
              </w:rPr>
              <w:t xml:space="preserve">Allergen and nutritional information </w:t>
            </w:r>
          </w:p>
          <w:p w14:paraId="12E2EBBD" w14:textId="77777777" w:rsidR="00BE36CA" w:rsidRPr="006E760C" w:rsidRDefault="00BE36CA" w:rsidP="001C3B76">
            <w:pPr>
              <w:jc w:val="left"/>
              <w:rPr>
                <w:rFonts w:ascii="Century Gothic" w:hAnsi="Century Gothic" w:cs="Arial"/>
                <w:color w:val="000000"/>
                <w:sz w:val="20"/>
              </w:rPr>
            </w:pPr>
          </w:p>
          <w:p w14:paraId="267A6D4E"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u w:val="single"/>
              </w:rPr>
              <w:t>NB. Supplier must notify Virgin/</w:t>
            </w:r>
            <w:proofErr w:type="spellStart"/>
            <w:r w:rsidRPr="006E760C">
              <w:rPr>
                <w:rFonts w:ascii="Century Gothic" w:hAnsi="Century Gothic" w:cs="Arial"/>
                <w:color w:val="000000"/>
                <w:sz w:val="20"/>
                <w:u w:val="single"/>
              </w:rPr>
              <w:t>Lomature</w:t>
            </w:r>
            <w:proofErr w:type="spellEnd"/>
            <w:r w:rsidRPr="006E760C">
              <w:rPr>
                <w:rFonts w:ascii="Century Gothic" w:hAnsi="Century Gothic" w:cs="Arial"/>
                <w:color w:val="000000"/>
                <w:sz w:val="20"/>
                <w:u w:val="single"/>
              </w:rPr>
              <w:t xml:space="preserve"> at the very earliest moment possible of any IT failure which prevents them from meeting the agreed </w:t>
            </w:r>
            <w:r>
              <w:rPr>
                <w:rFonts w:ascii="Century Gothic" w:hAnsi="Century Gothic" w:cs="Arial"/>
                <w:color w:val="000000"/>
                <w:sz w:val="20"/>
                <w:u w:val="single"/>
              </w:rPr>
              <w:t>Service Level</w:t>
            </w:r>
            <w:r w:rsidRPr="006E760C">
              <w:rPr>
                <w:rFonts w:ascii="Century Gothic" w:hAnsi="Century Gothic" w:cs="Arial"/>
                <w:color w:val="000000"/>
                <w:sz w:val="20"/>
                <w:u w:val="single"/>
              </w:rPr>
              <w:t>s if the system is down and adversely affects any aspect of the Virgin service. The Supplier must notify a member of the IFS team immediately. Supplier must be given full and correct access to the systems affecting their ability to provide all elements of their service to Virgin.</w:t>
            </w:r>
            <w:r w:rsidRPr="006E760C">
              <w:rPr>
                <w:rFonts w:ascii="Century Gothic" w:hAnsi="Century Gothic" w:cs="Arial"/>
                <w:color w:val="000000"/>
                <w:sz w:val="20"/>
              </w:rPr>
              <w:t xml:space="preserve"> </w:t>
            </w:r>
          </w:p>
          <w:p w14:paraId="41C0134A" w14:textId="77777777" w:rsidR="00BE36CA" w:rsidRPr="006E760C" w:rsidRDefault="00BE36CA" w:rsidP="001C3B76">
            <w:pPr>
              <w:jc w:val="left"/>
              <w:rPr>
                <w:rFonts w:ascii="Century Gothic" w:hAnsi="Century Gothic" w:cs="Arial"/>
                <w:color w:val="000000"/>
                <w:sz w:val="20"/>
              </w:rPr>
            </w:pPr>
          </w:p>
        </w:tc>
      </w:tr>
      <w:tr w:rsidR="00BE36CA" w:rsidRPr="006E760C" w14:paraId="5345D2B6"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1CEBB363"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Performance</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94DA87F"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themeColor="text1"/>
                <w:sz w:val="20"/>
              </w:rPr>
              <w:t>Supplier</w:t>
            </w:r>
          </w:p>
        </w:tc>
      </w:tr>
      <w:tr w:rsidR="00BE36CA" w:rsidRPr="006E760C" w14:paraId="66536696"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38B165A6"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source</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08956514"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themeColor="text1"/>
                <w:sz w:val="20"/>
              </w:rPr>
              <w:t xml:space="preserve">Supplier &amp; </w:t>
            </w:r>
            <w:proofErr w:type="spellStart"/>
            <w:r w:rsidRPr="006E760C">
              <w:rPr>
                <w:rFonts w:ascii="Century Gothic" w:hAnsi="Century Gothic" w:cs="Arial"/>
                <w:color w:val="000000" w:themeColor="text1"/>
                <w:sz w:val="20"/>
              </w:rPr>
              <w:t>Lomature</w:t>
            </w:r>
            <w:proofErr w:type="spellEnd"/>
          </w:p>
        </w:tc>
      </w:tr>
      <w:tr w:rsidR="00BE36CA" w:rsidRPr="006E760C" w14:paraId="16A88605"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28937CC8"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Data Collection periodicity</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3D26DAE6"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 xml:space="preserve">Per Menu Change and in line with </w:t>
            </w:r>
            <w:proofErr w:type="spellStart"/>
            <w:r w:rsidRPr="006E760C">
              <w:rPr>
                <w:rFonts w:ascii="Century Gothic" w:hAnsi="Century Gothic" w:cs="Arial"/>
                <w:color w:val="000000"/>
                <w:sz w:val="20"/>
              </w:rPr>
              <w:t>adhoc</w:t>
            </w:r>
            <w:proofErr w:type="spellEnd"/>
            <w:r w:rsidRPr="006E760C">
              <w:rPr>
                <w:rFonts w:ascii="Century Gothic" w:hAnsi="Century Gothic" w:cs="Arial"/>
                <w:color w:val="000000"/>
                <w:sz w:val="20"/>
              </w:rPr>
              <w:t xml:space="preserve"> changes </w:t>
            </w:r>
          </w:p>
        </w:tc>
      </w:tr>
      <w:tr w:rsidR="00BE36CA" w:rsidRPr="006E760C" w14:paraId="69CCABAB"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A2A26D6"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Responsibility for data collection</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1E20C25A"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 xml:space="preserve">Supplier, Virgin, </w:t>
            </w:r>
            <w:proofErr w:type="spellStart"/>
            <w:r w:rsidRPr="006E760C">
              <w:rPr>
                <w:rFonts w:ascii="Century Gothic" w:hAnsi="Century Gothic" w:cs="Arial"/>
                <w:color w:val="000000"/>
                <w:sz w:val="20"/>
              </w:rPr>
              <w:t>Lomature</w:t>
            </w:r>
            <w:proofErr w:type="spellEnd"/>
          </w:p>
        </w:tc>
      </w:tr>
      <w:tr w:rsidR="00BE36CA" w:rsidRPr="006E760C" w14:paraId="60593297"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BE2A911"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Recipient(s)</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717CEB3B"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Virgin</w:t>
            </w:r>
          </w:p>
        </w:tc>
      </w:tr>
      <w:tr w:rsidR="00BE36CA" w:rsidRPr="006E760C" w14:paraId="532123B9"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58F6A3F2" w14:textId="77777777" w:rsidR="00BE36CA" w:rsidRPr="006E760C" w:rsidRDefault="00BE36CA" w:rsidP="001C3B76">
            <w:pPr>
              <w:jc w:val="left"/>
              <w:rPr>
                <w:rFonts w:ascii="Century Gothic" w:hAnsi="Century Gothic" w:cs="Arial"/>
                <w:b/>
                <w:bCs/>
                <w:color w:val="000000"/>
                <w:sz w:val="20"/>
              </w:rPr>
            </w:pPr>
            <w:r w:rsidRPr="006E760C">
              <w:rPr>
                <w:rFonts w:ascii="Century Gothic" w:hAnsi="Century Gothic" w:cs="Arial"/>
                <w:b/>
                <w:bCs/>
                <w:color w:val="000000"/>
                <w:sz w:val="20"/>
              </w:rPr>
              <w:t>Measurement period</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08FC53A2" w14:textId="77777777" w:rsidR="00BE36CA" w:rsidRPr="006E760C" w:rsidRDefault="00BE36CA" w:rsidP="001C3B76">
            <w:pPr>
              <w:rPr>
                <w:rFonts w:ascii="Century Gothic" w:hAnsi="Century Gothic" w:cs="Arial"/>
                <w:color w:val="000000"/>
                <w:sz w:val="20"/>
              </w:rPr>
            </w:pPr>
            <w:r w:rsidRPr="006E760C">
              <w:rPr>
                <w:rFonts w:ascii="Century Gothic" w:hAnsi="Century Gothic" w:cs="Arial"/>
                <w:color w:val="000000"/>
                <w:sz w:val="20"/>
              </w:rPr>
              <w:t>Monthly</w:t>
            </w:r>
          </w:p>
        </w:tc>
      </w:tr>
      <w:tr w:rsidR="00BE36CA" w:rsidRPr="006E760C" w14:paraId="29A288BB" w14:textId="77777777" w:rsidTr="001C3B76">
        <w:trPr>
          <w:trHeight w:val="51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3964610D"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Methodology</w:t>
            </w:r>
          </w:p>
        </w:tc>
        <w:tc>
          <w:tcPr>
            <w:tcW w:w="3594" w:type="pct"/>
            <w:tcBorders>
              <w:top w:val="nil"/>
              <w:left w:val="nil"/>
              <w:bottom w:val="nil"/>
              <w:right w:val="single" w:sz="8" w:space="0" w:color="000000" w:themeColor="text1"/>
            </w:tcBorders>
            <w:shd w:val="clear" w:color="auto" w:fill="auto"/>
            <w:vAlign w:val="center"/>
          </w:tcPr>
          <w:p w14:paraId="5AEBF854" w14:textId="77777777" w:rsidR="00BE36CA" w:rsidRPr="006E760C" w:rsidRDefault="00BE36CA" w:rsidP="009A418A">
            <w:pPr>
              <w:pStyle w:val="ListParagraph"/>
              <w:numPr>
                <w:ilvl w:val="2"/>
                <w:numId w:val="197"/>
              </w:numPr>
              <w:rPr>
                <w:rFonts w:ascii="Century Gothic" w:hAnsi="Century Gothic" w:cs="Arial"/>
                <w:color w:val="000000"/>
                <w:sz w:val="20"/>
              </w:rPr>
            </w:pPr>
            <w:r w:rsidRPr="006E760C">
              <w:rPr>
                <w:rFonts w:ascii="Century Gothic" w:hAnsi="Century Gothic" w:cs="Arial"/>
                <w:color w:val="000000"/>
                <w:sz w:val="20"/>
              </w:rPr>
              <w:t xml:space="preserve">Listings, pricing, imagery, allergen and nutritional information and spec sheets: These must be uploaded in </w:t>
            </w:r>
            <w:proofErr w:type="spellStart"/>
            <w:r w:rsidRPr="006E760C">
              <w:rPr>
                <w:rFonts w:ascii="Century Gothic" w:hAnsi="Century Gothic" w:cs="Arial"/>
                <w:color w:val="000000"/>
                <w:sz w:val="20"/>
              </w:rPr>
              <w:t>Promeus</w:t>
            </w:r>
            <w:proofErr w:type="spellEnd"/>
            <w:r w:rsidRPr="006E760C">
              <w:rPr>
                <w:rFonts w:ascii="Century Gothic" w:hAnsi="Century Gothic" w:cs="Arial"/>
                <w:color w:val="000000"/>
                <w:sz w:val="20"/>
              </w:rPr>
              <w:t xml:space="preserve"> by Supplier no less than 45 days to Menu Change.</w:t>
            </w:r>
          </w:p>
        </w:tc>
      </w:tr>
      <w:tr w:rsidR="00BE36CA" w:rsidRPr="006E760C" w14:paraId="585F8E64" w14:textId="77777777" w:rsidTr="001C3B76">
        <w:trPr>
          <w:trHeight w:val="300"/>
        </w:trPr>
        <w:tc>
          <w:tcPr>
            <w:tcW w:w="1406" w:type="pct"/>
            <w:tcBorders>
              <w:top w:val="nil"/>
              <w:left w:val="single" w:sz="8" w:space="0" w:color="000000" w:themeColor="text1"/>
              <w:bottom w:val="nil"/>
              <w:right w:val="single" w:sz="8" w:space="0" w:color="000000" w:themeColor="text1"/>
            </w:tcBorders>
            <w:shd w:val="clear" w:color="auto" w:fill="auto"/>
            <w:vAlign w:val="center"/>
            <w:hideMark/>
          </w:tcPr>
          <w:p w14:paraId="5B643C15"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nil"/>
              <w:right w:val="single" w:sz="8" w:space="0" w:color="000000" w:themeColor="text1"/>
            </w:tcBorders>
            <w:shd w:val="clear" w:color="auto" w:fill="auto"/>
            <w:vAlign w:val="center"/>
          </w:tcPr>
          <w:p w14:paraId="2F61DCC7" w14:textId="77777777" w:rsidR="00BE36CA" w:rsidRPr="006E760C" w:rsidRDefault="00BE36CA" w:rsidP="001C3B76">
            <w:pPr>
              <w:rPr>
                <w:rFonts w:ascii="Century Gothic" w:hAnsi="Century Gothic" w:cs="Arial"/>
                <w:color w:val="000000"/>
                <w:sz w:val="20"/>
              </w:rPr>
            </w:pPr>
          </w:p>
        </w:tc>
      </w:tr>
      <w:tr w:rsidR="00BE36CA" w:rsidRPr="006E760C" w14:paraId="0E2B09E8" w14:textId="77777777" w:rsidTr="001C3B76">
        <w:trPr>
          <w:trHeight w:val="315"/>
        </w:trPr>
        <w:tc>
          <w:tcPr>
            <w:tcW w:w="1406" w:type="pct"/>
            <w:tcBorders>
              <w:top w:val="nil"/>
              <w:left w:val="single" w:sz="8" w:space="0" w:color="000000" w:themeColor="text1"/>
              <w:bottom w:val="single" w:sz="8" w:space="0" w:color="000000" w:themeColor="text1"/>
              <w:right w:val="single" w:sz="8" w:space="0" w:color="000000" w:themeColor="text1"/>
            </w:tcBorders>
            <w:shd w:val="clear" w:color="auto" w:fill="auto"/>
            <w:vAlign w:val="center"/>
            <w:hideMark/>
          </w:tcPr>
          <w:p w14:paraId="64E672D5"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 </w:t>
            </w:r>
          </w:p>
        </w:tc>
        <w:tc>
          <w:tcPr>
            <w:tcW w:w="3594" w:type="pct"/>
            <w:tcBorders>
              <w:top w:val="nil"/>
              <w:left w:val="nil"/>
              <w:bottom w:val="single" w:sz="8" w:space="0" w:color="000000" w:themeColor="text1"/>
              <w:right w:val="single" w:sz="8" w:space="0" w:color="000000" w:themeColor="text1"/>
            </w:tcBorders>
            <w:shd w:val="clear" w:color="auto" w:fill="auto"/>
            <w:vAlign w:val="center"/>
          </w:tcPr>
          <w:p w14:paraId="77D053C8" w14:textId="77777777" w:rsidR="00BE36CA" w:rsidRPr="006E760C" w:rsidRDefault="00BE36CA" w:rsidP="001C3B76">
            <w:pPr>
              <w:rPr>
                <w:rFonts w:ascii="Century Gothic" w:hAnsi="Century Gothic" w:cs="Arial"/>
                <w:color w:val="000000"/>
                <w:sz w:val="20"/>
              </w:rPr>
            </w:pPr>
          </w:p>
        </w:tc>
      </w:tr>
      <w:tr w:rsidR="00BE36CA" w:rsidRPr="006E760C" w14:paraId="5A6D1ED3" w14:textId="77777777" w:rsidTr="001C3B76">
        <w:trPr>
          <w:trHeight w:val="300"/>
        </w:trPr>
        <w:tc>
          <w:tcPr>
            <w:tcW w:w="1406" w:type="pct"/>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vAlign w:val="center"/>
            <w:hideMark/>
          </w:tcPr>
          <w:p w14:paraId="2427D2A3" w14:textId="77777777" w:rsidR="00BE36CA" w:rsidRPr="006E760C" w:rsidRDefault="00BE36CA" w:rsidP="001C3B76">
            <w:pPr>
              <w:rPr>
                <w:rFonts w:ascii="Century Gothic" w:hAnsi="Century Gothic" w:cs="Arial"/>
                <w:b/>
                <w:bCs/>
                <w:color w:val="000000"/>
                <w:sz w:val="20"/>
              </w:rPr>
            </w:pPr>
            <w:r w:rsidRPr="006E760C">
              <w:rPr>
                <w:rFonts w:ascii="Century Gothic" w:hAnsi="Century Gothic" w:cs="Arial"/>
                <w:b/>
                <w:bCs/>
                <w:color w:val="000000"/>
                <w:sz w:val="20"/>
              </w:rPr>
              <w:t>Formulae</w:t>
            </w:r>
          </w:p>
        </w:tc>
        <w:tc>
          <w:tcPr>
            <w:tcW w:w="3594" w:type="pct"/>
            <w:tcBorders>
              <w:top w:val="single" w:sz="8" w:space="0" w:color="000000" w:themeColor="text1"/>
              <w:left w:val="nil"/>
              <w:bottom w:val="single" w:sz="4" w:space="0" w:color="auto"/>
              <w:right w:val="single" w:sz="8" w:space="0" w:color="000000" w:themeColor="text1"/>
            </w:tcBorders>
            <w:shd w:val="clear" w:color="auto" w:fill="auto"/>
            <w:vAlign w:val="center"/>
          </w:tcPr>
          <w:p w14:paraId="26C88A63"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 xml:space="preserve">Pass- Service plans complete in line with target </w:t>
            </w:r>
            <w:proofErr w:type="gramStart"/>
            <w:r w:rsidRPr="006E760C">
              <w:rPr>
                <w:rFonts w:ascii="Century Gothic" w:hAnsi="Century Gothic" w:cs="Arial"/>
                <w:color w:val="000000"/>
                <w:sz w:val="20"/>
              </w:rPr>
              <w:t>methodology</w:t>
            </w:r>
            <w:proofErr w:type="gramEnd"/>
          </w:p>
          <w:p w14:paraId="7671C344" w14:textId="77777777" w:rsidR="00BE36CA" w:rsidRPr="006E760C" w:rsidRDefault="00BE36CA" w:rsidP="001C3B76">
            <w:pPr>
              <w:jc w:val="left"/>
              <w:rPr>
                <w:rFonts w:ascii="Century Gothic" w:hAnsi="Century Gothic" w:cs="Arial"/>
                <w:color w:val="000000"/>
                <w:sz w:val="20"/>
              </w:rPr>
            </w:pPr>
          </w:p>
          <w:p w14:paraId="055CF69A" w14:textId="77777777" w:rsidR="00BE36CA" w:rsidRPr="006E760C" w:rsidRDefault="00BE36CA" w:rsidP="001C3B76">
            <w:pPr>
              <w:jc w:val="left"/>
              <w:rPr>
                <w:rFonts w:ascii="Century Gothic" w:hAnsi="Century Gothic" w:cs="Arial"/>
                <w:color w:val="000000"/>
                <w:sz w:val="20"/>
              </w:rPr>
            </w:pPr>
            <w:r w:rsidRPr="006E760C">
              <w:rPr>
                <w:rFonts w:ascii="Century Gothic" w:hAnsi="Century Gothic" w:cs="Arial"/>
                <w:color w:val="000000"/>
                <w:sz w:val="20"/>
              </w:rPr>
              <w:t>Fail- Incompleteness and/or inaccuracy of service plans information per month</w:t>
            </w:r>
          </w:p>
        </w:tc>
      </w:tr>
    </w:tbl>
    <w:p w14:paraId="27447D4A" w14:textId="77777777" w:rsidR="00BE36CA" w:rsidRDefault="00BE36CA" w:rsidP="00BE36CA">
      <w:pPr>
        <w:pStyle w:val="Title"/>
        <w:ind w:left="0"/>
        <w:rPr>
          <w:rFonts w:ascii="Century Gothic" w:hAnsi="Century Gothic"/>
          <w:sz w:val="20"/>
          <w:szCs w:val="20"/>
        </w:rPr>
      </w:pPr>
    </w:p>
    <w:p w14:paraId="0987444C" w14:textId="77777777" w:rsidR="00BE36CA" w:rsidRDefault="00BE36CA" w:rsidP="00BE36CA">
      <w:pPr>
        <w:pStyle w:val="Title"/>
        <w:ind w:left="0"/>
        <w:rPr>
          <w:rFonts w:ascii="Century Gothic" w:hAnsi="Century Gothic"/>
          <w:sz w:val="20"/>
          <w:szCs w:val="20"/>
        </w:rPr>
      </w:pPr>
    </w:p>
    <w:p w14:paraId="2553C4DE" w14:textId="77777777" w:rsidR="00BE36CA" w:rsidRDefault="00BE36CA" w:rsidP="00BE36CA">
      <w:pPr>
        <w:pStyle w:val="Title"/>
        <w:ind w:left="0"/>
        <w:rPr>
          <w:rFonts w:ascii="Century Gothic" w:hAnsi="Century Gothic"/>
          <w:sz w:val="20"/>
          <w:szCs w:val="20"/>
        </w:rPr>
      </w:pPr>
    </w:p>
    <w:p w14:paraId="19B44767" w14:textId="77777777" w:rsidR="00BE36CA" w:rsidRDefault="00BE36CA" w:rsidP="00BE36CA">
      <w:pPr>
        <w:pStyle w:val="Title"/>
        <w:ind w:left="0"/>
        <w:rPr>
          <w:rFonts w:ascii="Century Gothic" w:hAnsi="Century Gothic"/>
          <w:sz w:val="20"/>
          <w:szCs w:val="20"/>
        </w:rPr>
      </w:pPr>
    </w:p>
    <w:p w14:paraId="3423EA39" w14:textId="77777777" w:rsidR="00BE36CA" w:rsidRDefault="00BE36CA" w:rsidP="00BE36CA">
      <w:pPr>
        <w:pStyle w:val="Title"/>
        <w:ind w:left="0"/>
        <w:rPr>
          <w:rFonts w:ascii="Century Gothic" w:hAnsi="Century Gothic"/>
          <w:sz w:val="20"/>
          <w:szCs w:val="20"/>
        </w:rPr>
      </w:pPr>
    </w:p>
    <w:p w14:paraId="60DD6233" w14:textId="77777777" w:rsidR="00BE36CA" w:rsidRDefault="00BE36CA" w:rsidP="00BE36CA">
      <w:pPr>
        <w:pStyle w:val="Title"/>
        <w:ind w:left="0"/>
        <w:rPr>
          <w:rFonts w:ascii="Century Gothic" w:hAnsi="Century Gothic"/>
          <w:sz w:val="20"/>
          <w:szCs w:val="20"/>
        </w:rPr>
      </w:pPr>
    </w:p>
    <w:p w14:paraId="280D2209" w14:textId="77777777" w:rsidR="00BE36CA" w:rsidRDefault="00BE36CA" w:rsidP="00BE36CA">
      <w:pPr>
        <w:pStyle w:val="Title"/>
        <w:ind w:left="0"/>
        <w:rPr>
          <w:rFonts w:ascii="Century Gothic" w:hAnsi="Century Gothic"/>
          <w:sz w:val="20"/>
          <w:szCs w:val="20"/>
        </w:rPr>
      </w:pPr>
    </w:p>
    <w:p w14:paraId="1ADF6F24" w14:textId="77777777" w:rsidR="00BE36CA" w:rsidRDefault="00BE36CA" w:rsidP="00BE36CA">
      <w:pPr>
        <w:pStyle w:val="Title"/>
        <w:ind w:left="0"/>
        <w:rPr>
          <w:rFonts w:ascii="Century Gothic" w:hAnsi="Century Gothic"/>
          <w:sz w:val="20"/>
          <w:szCs w:val="20"/>
        </w:rPr>
      </w:pPr>
    </w:p>
    <w:p w14:paraId="08B77094" w14:textId="77777777" w:rsidR="00BE36CA" w:rsidRDefault="00BE36CA" w:rsidP="00BE36CA">
      <w:pPr>
        <w:pStyle w:val="Title"/>
        <w:ind w:left="0"/>
        <w:rPr>
          <w:rFonts w:ascii="Century Gothic" w:hAnsi="Century Gothic"/>
          <w:sz w:val="20"/>
          <w:szCs w:val="20"/>
        </w:rPr>
      </w:pPr>
    </w:p>
    <w:p w14:paraId="00668F99" w14:textId="77777777" w:rsidR="00BE36CA" w:rsidRDefault="00BE36CA" w:rsidP="00BE36CA">
      <w:pPr>
        <w:pStyle w:val="Title"/>
        <w:ind w:left="0"/>
        <w:rPr>
          <w:rFonts w:ascii="Century Gothic" w:hAnsi="Century Gothic"/>
          <w:sz w:val="20"/>
          <w:szCs w:val="20"/>
        </w:rPr>
      </w:pPr>
    </w:p>
    <w:p w14:paraId="799F8C0A" w14:textId="77777777" w:rsidR="00BE36CA" w:rsidRDefault="00BE36CA" w:rsidP="00BE36CA">
      <w:pPr>
        <w:pStyle w:val="Title"/>
        <w:ind w:left="0"/>
        <w:rPr>
          <w:rFonts w:ascii="Century Gothic" w:hAnsi="Century Gothic"/>
          <w:sz w:val="20"/>
          <w:szCs w:val="20"/>
        </w:rPr>
      </w:pPr>
    </w:p>
    <w:p w14:paraId="78CC42F5" w14:textId="77777777" w:rsidR="00BE36CA" w:rsidRDefault="00BE36CA" w:rsidP="00BE36CA">
      <w:pPr>
        <w:pStyle w:val="Title"/>
        <w:ind w:left="0"/>
        <w:rPr>
          <w:rFonts w:ascii="Century Gothic" w:hAnsi="Century Gothic"/>
          <w:sz w:val="20"/>
          <w:szCs w:val="20"/>
        </w:rPr>
      </w:pPr>
    </w:p>
    <w:p w14:paraId="53E5FDBF" w14:textId="77777777" w:rsidR="006F3832" w:rsidRDefault="006F3832" w:rsidP="00BE36CA">
      <w:pPr>
        <w:pStyle w:val="Title"/>
        <w:ind w:left="0"/>
        <w:rPr>
          <w:rFonts w:ascii="Century Gothic" w:hAnsi="Century Gothic"/>
          <w:sz w:val="20"/>
          <w:szCs w:val="20"/>
        </w:rPr>
      </w:pPr>
    </w:p>
    <w:p w14:paraId="45E2A7A8" w14:textId="77777777" w:rsidR="006F3832" w:rsidRDefault="006F3832" w:rsidP="00BE36CA">
      <w:pPr>
        <w:pStyle w:val="Title"/>
        <w:ind w:left="0"/>
        <w:rPr>
          <w:rFonts w:ascii="Century Gothic" w:hAnsi="Century Gothic"/>
          <w:sz w:val="20"/>
          <w:szCs w:val="20"/>
        </w:rPr>
      </w:pPr>
    </w:p>
    <w:p w14:paraId="36469646" w14:textId="77777777" w:rsidR="006F3832" w:rsidRDefault="006F3832" w:rsidP="00BE36CA">
      <w:pPr>
        <w:pStyle w:val="Title"/>
        <w:ind w:left="0"/>
        <w:rPr>
          <w:rFonts w:ascii="Century Gothic" w:hAnsi="Century Gothic"/>
          <w:sz w:val="20"/>
          <w:szCs w:val="20"/>
        </w:rPr>
      </w:pPr>
    </w:p>
    <w:p w14:paraId="4F31ABD0" w14:textId="77777777" w:rsidR="00BE36CA" w:rsidRDefault="00BE36CA" w:rsidP="00BE36CA">
      <w:pPr>
        <w:pStyle w:val="Title"/>
        <w:ind w:left="0"/>
        <w:rPr>
          <w:rFonts w:ascii="Century Gothic" w:hAnsi="Century Gothic"/>
          <w:sz w:val="20"/>
          <w:szCs w:val="20"/>
        </w:rPr>
      </w:pPr>
    </w:p>
    <w:p w14:paraId="67755A5E" w14:textId="5DF0FE0D" w:rsidR="00202E85" w:rsidRPr="00912EC7" w:rsidRDefault="00202E85" w:rsidP="009A418A">
      <w:pPr>
        <w:pStyle w:val="BodyText2"/>
        <w:numPr>
          <w:ilvl w:val="0"/>
          <w:numId w:val="26"/>
        </w:numPr>
        <w:ind w:left="567" w:hanging="567"/>
        <w:rPr>
          <w:rFonts w:ascii="Century Gothic" w:hAnsi="Century Gothic" w:cs="Arial"/>
          <w:b/>
          <w:bCs/>
          <w:sz w:val="20"/>
        </w:rPr>
      </w:pPr>
      <w:r>
        <w:rPr>
          <w:rFonts w:ascii="Century Gothic" w:hAnsi="Century Gothic"/>
          <w:b/>
          <w:bCs/>
          <w:sz w:val="20"/>
        </w:rPr>
        <w:lastRenderedPageBreak/>
        <w:t>Performance Model</w:t>
      </w:r>
    </w:p>
    <w:p w14:paraId="4F5A3662" w14:textId="77777777" w:rsidR="00E86421" w:rsidRPr="00912EC7" w:rsidRDefault="00E86421" w:rsidP="00E86421">
      <w:pPr>
        <w:pStyle w:val="BodyText2"/>
        <w:ind w:left="1134" w:hanging="567"/>
        <w:rPr>
          <w:rFonts w:ascii="Century Gothic" w:hAnsi="Century Gothic" w:cs="Arial"/>
          <w:sz w:val="20"/>
        </w:rPr>
      </w:pPr>
    </w:p>
    <w:p w14:paraId="6ADBB88B" w14:textId="77777777" w:rsidR="00D717CF" w:rsidRPr="000E371F" w:rsidRDefault="003708E6" w:rsidP="009A418A">
      <w:pPr>
        <w:pStyle w:val="BodyText2"/>
        <w:numPr>
          <w:ilvl w:val="1"/>
          <w:numId w:val="26"/>
        </w:numPr>
        <w:ind w:left="1134" w:hanging="567"/>
        <w:rPr>
          <w:rFonts w:ascii="Century Gothic" w:hAnsi="Century Gothic" w:cs="Arial"/>
          <w:sz w:val="20"/>
        </w:rPr>
      </w:pPr>
      <w:r>
        <w:rPr>
          <w:rFonts w:ascii="Century Gothic" w:hAnsi="Century Gothic" w:cs="Arial"/>
          <w:sz w:val="20"/>
        </w:rPr>
        <w:t xml:space="preserve">Virgin </w:t>
      </w:r>
      <w:r w:rsidR="00E045EB">
        <w:rPr>
          <w:rFonts w:ascii="Century Gothic" w:hAnsi="Century Gothic" w:cs="Arial"/>
          <w:sz w:val="20"/>
        </w:rPr>
        <w:t>measures Suppl</w:t>
      </w:r>
      <w:r w:rsidR="00676884">
        <w:rPr>
          <w:rFonts w:ascii="Century Gothic" w:hAnsi="Century Gothic" w:cs="Arial"/>
          <w:sz w:val="20"/>
        </w:rPr>
        <w:t xml:space="preserve">ier’s </w:t>
      </w:r>
      <w:r w:rsidR="00051006">
        <w:rPr>
          <w:rFonts w:ascii="Century Gothic" w:hAnsi="Century Gothic"/>
          <w:szCs w:val="22"/>
        </w:rPr>
        <w:t xml:space="preserve">individual station </w:t>
      </w:r>
      <w:r w:rsidR="00051006" w:rsidRPr="0065294B">
        <w:rPr>
          <w:rFonts w:ascii="Century Gothic" w:hAnsi="Century Gothic"/>
          <w:szCs w:val="22"/>
        </w:rPr>
        <w:t xml:space="preserve">performance through Service Levels (Schedule </w:t>
      </w:r>
      <w:r w:rsidR="00051006">
        <w:rPr>
          <w:rFonts w:ascii="Century Gothic" w:hAnsi="Century Gothic"/>
          <w:szCs w:val="22"/>
        </w:rPr>
        <w:t>4</w:t>
      </w:r>
      <w:r w:rsidR="00051006" w:rsidRPr="0065294B">
        <w:rPr>
          <w:rFonts w:ascii="Century Gothic" w:hAnsi="Century Gothic"/>
          <w:szCs w:val="22"/>
        </w:rPr>
        <w:t>), calculated by Virgin’s Representative based on the performance in any given month of operation.</w:t>
      </w:r>
    </w:p>
    <w:p w14:paraId="68D2AF0E" w14:textId="77777777" w:rsidR="000E371F" w:rsidRPr="00D717CF" w:rsidRDefault="000E371F" w:rsidP="000E371F">
      <w:pPr>
        <w:pStyle w:val="BodyText2"/>
        <w:ind w:left="1134"/>
        <w:rPr>
          <w:rFonts w:ascii="Century Gothic" w:hAnsi="Century Gothic" w:cs="Arial"/>
          <w:sz w:val="20"/>
        </w:rPr>
      </w:pPr>
    </w:p>
    <w:p w14:paraId="6D178150" w14:textId="77777777" w:rsidR="000E371F" w:rsidRPr="000E371F" w:rsidRDefault="00D717CF" w:rsidP="009A418A">
      <w:pPr>
        <w:pStyle w:val="BodyText2"/>
        <w:numPr>
          <w:ilvl w:val="1"/>
          <w:numId w:val="26"/>
        </w:numPr>
        <w:ind w:left="1134" w:hanging="567"/>
        <w:rPr>
          <w:rFonts w:ascii="Century Gothic" w:hAnsi="Century Gothic" w:cs="Arial"/>
          <w:sz w:val="20"/>
        </w:rPr>
      </w:pPr>
      <w:r w:rsidRPr="00D717CF">
        <w:rPr>
          <w:rFonts w:ascii="Century Gothic" w:hAnsi="Century Gothic"/>
          <w:szCs w:val="22"/>
        </w:rPr>
        <w:t>The Service Levels achieved by Supplier will contribute towards a monthly review of overall performance, through the monthly business review (MBR) which in turn will be scored in the Performance Model below.</w:t>
      </w:r>
    </w:p>
    <w:p w14:paraId="39C8C37D" w14:textId="77777777" w:rsidR="000E371F" w:rsidRDefault="000E371F" w:rsidP="000E371F">
      <w:pPr>
        <w:pStyle w:val="ListParagraph"/>
        <w:rPr>
          <w:rFonts w:ascii="Century Gothic" w:hAnsi="Century Gothic"/>
          <w:szCs w:val="22"/>
        </w:rPr>
      </w:pPr>
    </w:p>
    <w:p w14:paraId="05F7A918" w14:textId="77777777" w:rsidR="000E371F" w:rsidRPr="000E371F" w:rsidRDefault="00D717CF" w:rsidP="009A418A">
      <w:pPr>
        <w:pStyle w:val="BodyText2"/>
        <w:numPr>
          <w:ilvl w:val="1"/>
          <w:numId w:val="26"/>
        </w:numPr>
        <w:ind w:left="1134" w:hanging="567"/>
        <w:rPr>
          <w:rFonts w:ascii="Century Gothic" w:hAnsi="Century Gothic" w:cs="Arial"/>
          <w:sz w:val="20"/>
        </w:rPr>
      </w:pPr>
      <w:r w:rsidRPr="000E371F">
        <w:rPr>
          <w:rFonts w:ascii="Century Gothic" w:hAnsi="Century Gothic"/>
          <w:szCs w:val="22"/>
        </w:rPr>
        <w:t xml:space="preserve">The Performance Model below details the applicable service credits to Virgin based on the respective monthly Performance Level, as delivered by the Supplier to Virgin. </w:t>
      </w:r>
    </w:p>
    <w:p w14:paraId="091EAE6D" w14:textId="77777777" w:rsidR="000E371F" w:rsidRDefault="000E371F" w:rsidP="000E371F">
      <w:pPr>
        <w:pStyle w:val="ListParagraph"/>
        <w:rPr>
          <w:rFonts w:ascii="Century Gothic" w:hAnsi="Century Gothic"/>
          <w:szCs w:val="22"/>
        </w:rPr>
      </w:pPr>
    </w:p>
    <w:p w14:paraId="1F6AA9CE" w14:textId="52AE5B76" w:rsidR="00D717CF" w:rsidRPr="00262EC5" w:rsidRDefault="00D717CF" w:rsidP="009A418A">
      <w:pPr>
        <w:pStyle w:val="BodyText2"/>
        <w:numPr>
          <w:ilvl w:val="1"/>
          <w:numId w:val="26"/>
        </w:numPr>
        <w:ind w:left="1134" w:hanging="567"/>
        <w:rPr>
          <w:rFonts w:ascii="Century Gothic" w:hAnsi="Century Gothic" w:cs="Arial"/>
          <w:sz w:val="20"/>
        </w:rPr>
      </w:pPr>
      <w:r w:rsidRPr="000E371F">
        <w:rPr>
          <w:rFonts w:ascii="Century Gothic" w:hAnsi="Century Gothic"/>
          <w:szCs w:val="22"/>
        </w:rPr>
        <w:t>Virgin agrees to an initial familiarisation period of 2 months, from the commencement of the contract, whereby financial penalties will not be applied for Supplier not meeting Performance Level 1.</w:t>
      </w:r>
    </w:p>
    <w:p w14:paraId="2C833F05" w14:textId="77777777" w:rsidR="00262EC5" w:rsidRDefault="00262EC5" w:rsidP="00262EC5">
      <w:pPr>
        <w:pStyle w:val="ListParagraph"/>
        <w:rPr>
          <w:rFonts w:ascii="Century Gothic" w:hAnsi="Century Gothic" w:cs="Arial"/>
          <w:sz w:val="20"/>
        </w:rPr>
      </w:pPr>
    </w:p>
    <w:p w14:paraId="603C9940" w14:textId="77777777" w:rsidR="00F421CA" w:rsidRDefault="00F421CA" w:rsidP="00262EC5">
      <w:pPr>
        <w:pStyle w:val="ListParagraph"/>
        <w:rPr>
          <w:rFonts w:ascii="Century Gothic" w:hAnsi="Century Gothic" w:cs="Arial"/>
          <w:sz w:val="20"/>
        </w:rPr>
      </w:pPr>
    </w:p>
    <w:tbl>
      <w:tblPr>
        <w:tblStyle w:val="TableGrid"/>
        <w:tblW w:w="0" w:type="auto"/>
        <w:tblLook w:val="04A0" w:firstRow="1" w:lastRow="0" w:firstColumn="1" w:lastColumn="0" w:noHBand="0" w:noVBand="1"/>
      </w:tblPr>
      <w:tblGrid>
        <w:gridCol w:w="1955"/>
        <w:gridCol w:w="2247"/>
        <w:gridCol w:w="2384"/>
        <w:gridCol w:w="2334"/>
      </w:tblGrid>
      <w:tr w:rsidR="002C0968" w:rsidRPr="0065294B" w14:paraId="62C11E0F" w14:textId="77777777" w:rsidTr="359F3121">
        <w:tc>
          <w:tcPr>
            <w:tcW w:w="1980" w:type="dxa"/>
          </w:tcPr>
          <w:p w14:paraId="11FEACEC" w14:textId="77777777" w:rsidR="002C0968" w:rsidRPr="0065294B" w:rsidRDefault="002C0968" w:rsidP="001C3B76">
            <w:pPr>
              <w:pStyle w:val="Default"/>
              <w:rPr>
                <w:rFonts w:ascii="Century Gothic" w:hAnsi="Century Gothic"/>
                <w:sz w:val="22"/>
                <w:szCs w:val="22"/>
              </w:rPr>
            </w:pPr>
          </w:p>
        </w:tc>
        <w:tc>
          <w:tcPr>
            <w:tcW w:w="2268" w:type="dxa"/>
          </w:tcPr>
          <w:p w14:paraId="723C9F31" w14:textId="77777777" w:rsidR="002C0968" w:rsidRPr="0065294B" w:rsidRDefault="002C0968" w:rsidP="001C3B76">
            <w:pPr>
              <w:pStyle w:val="Default"/>
              <w:jc w:val="center"/>
              <w:rPr>
                <w:rFonts w:ascii="Century Gothic" w:hAnsi="Century Gothic"/>
                <w:b/>
                <w:bCs/>
                <w:sz w:val="22"/>
                <w:szCs w:val="22"/>
              </w:rPr>
            </w:pPr>
            <w:r w:rsidRPr="0065294B">
              <w:rPr>
                <w:rFonts w:ascii="Century Gothic" w:hAnsi="Century Gothic"/>
                <w:b/>
                <w:bCs/>
                <w:sz w:val="22"/>
                <w:szCs w:val="22"/>
              </w:rPr>
              <w:t>Performance Level 1</w:t>
            </w:r>
          </w:p>
        </w:tc>
        <w:tc>
          <w:tcPr>
            <w:tcW w:w="2410" w:type="dxa"/>
          </w:tcPr>
          <w:p w14:paraId="1AB40341" w14:textId="77777777" w:rsidR="002C0968" w:rsidRPr="0065294B" w:rsidRDefault="002C0968" w:rsidP="001C3B76">
            <w:pPr>
              <w:pStyle w:val="Default"/>
              <w:jc w:val="center"/>
              <w:rPr>
                <w:rFonts w:ascii="Century Gothic" w:hAnsi="Century Gothic"/>
                <w:b/>
                <w:bCs/>
                <w:sz w:val="22"/>
                <w:szCs w:val="22"/>
              </w:rPr>
            </w:pPr>
            <w:r w:rsidRPr="0065294B">
              <w:rPr>
                <w:rFonts w:ascii="Century Gothic" w:hAnsi="Century Gothic"/>
                <w:b/>
                <w:bCs/>
                <w:sz w:val="22"/>
                <w:szCs w:val="22"/>
              </w:rPr>
              <w:t>Performance Level 2</w:t>
            </w:r>
          </w:p>
        </w:tc>
        <w:tc>
          <w:tcPr>
            <w:tcW w:w="2358" w:type="dxa"/>
          </w:tcPr>
          <w:p w14:paraId="06ED902F" w14:textId="77777777" w:rsidR="002C0968" w:rsidRPr="0065294B" w:rsidRDefault="002C0968" w:rsidP="001C3B76">
            <w:pPr>
              <w:pStyle w:val="Default"/>
              <w:jc w:val="center"/>
              <w:rPr>
                <w:rFonts w:ascii="Century Gothic" w:hAnsi="Century Gothic"/>
                <w:b/>
                <w:bCs/>
                <w:sz w:val="22"/>
                <w:szCs w:val="22"/>
              </w:rPr>
            </w:pPr>
            <w:r w:rsidRPr="0065294B">
              <w:rPr>
                <w:rFonts w:ascii="Century Gothic" w:hAnsi="Century Gothic"/>
                <w:b/>
                <w:bCs/>
                <w:sz w:val="22"/>
                <w:szCs w:val="22"/>
              </w:rPr>
              <w:t>Performance Level 3</w:t>
            </w:r>
          </w:p>
        </w:tc>
      </w:tr>
      <w:tr w:rsidR="002C0968" w:rsidRPr="0065294B" w14:paraId="1D8863FD" w14:textId="77777777" w:rsidTr="359F3121">
        <w:tc>
          <w:tcPr>
            <w:tcW w:w="1980" w:type="dxa"/>
          </w:tcPr>
          <w:p w14:paraId="25AB0E20" w14:textId="77777777" w:rsidR="002C0968" w:rsidRPr="0065294B" w:rsidRDefault="002C0968" w:rsidP="001C3B76">
            <w:pPr>
              <w:pStyle w:val="Default"/>
              <w:jc w:val="center"/>
              <w:rPr>
                <w:rFonts w:ascii="Century Gothic" w:hAnsi="Century Gothic"/>
                <w:sz w:val="22"/>
                <w:szCs w:val="22"/>
              </w:rPr>
            </w:pPr>
            <w:r w:rsidRPr="0065294B">
              <w:rPr>
                <w:rFonts w:ascii="Century Gothic" w:hAnsi="Century Gothic"/>
                <w:sz w:val="22"/>
                <w:szCs w:val="22"/>
              </w:rPr>
              <w:t xml:space="preserve">Service Level </w:t>
            </w:r>
            <w:proofErr w:type="gramStart"/>
            <w:r w:rsidRPr="0065294B">
              <w:rPr>
                <w:rFonts w:ascii="Century Gothic" w:hAnsi="Century Gothic"/>
                <w:sz w:val="22"/>
                <w:szCs w:val="22"/>
              </w:rPr>
              <w:t>scores</w:t>
            </w:r>
            <w:proofErr w:type="gramEnd"/>
          </w:p>
          <w:p w14:paraId="2E49B1F3" w14:textId="77777777" w:rsidR="002C0968" w:rsidRPr="0065294B" w:rsidRDefault="002C0968" w:rsidP="001C3B76">
            <w:pPr>
              <w:pStyle w:val="Default"/>
              <w:jc w:val="center"/>
              <w:rPr>
                <w:rFonts w:ascii="Century Gothic" w:hAnsi="Century Gothic"/>
                <w:sz w:val="22"/>
                <w:szCs w:val="22"/>
              </w:rPr>
            </w:pPr>
            <w:r w:rsidRPr="001C6E62">
              <w:rPr>
                <w:rFonts w:ascii="Century Gothic" w:hAnsi="Century Gothic"/>
                <w:sz w:val="18"/>
                <w:szCs w:val="18"/>
              </w:rPr>
              <w:t>(Monthly total, max achievable 25)</w:t>
            </w:r>
          </w:p>
        </w:tc>
        <w:tc>
          <w:tcPr>
            <w:tcW w:w="2268" w:type="dxa"/>
          </w:tcPr>
          <w:p w14:paraId="5C3C8653" w14:textId="77777777" w:rsidR="002C0968" w:rsidRPr="0065294B" w:rsidRDefault="002C0968" w:rsidP="001C3B76">
            <w:pPr>
              <w:pStyle w:val="Default"/>
              <w:jc w:val="center"/>
              <w:rPr>
                <w:rFonts w:ascii="Century Gothic" w:hAnsi="Century Gothic"/>
                <w:sz w:val="22"/>
                <w:szCs w:val="22"/>
              </w:rPr>
            </w:pPr>
            <w:r>
              <w:rPr>
                <w:rFonts w:ascii="Century Gothic" w:hAnsi="Century Gothic"/>
                <w:sz w:val="22"/>
                <w:szCs w:val="22"/>
              </w:rPr>
              <w:t>Equal to or above score of 22</w:t>
            </w:r>
          </w:p>
        </w:tc>
        <w:tc>
          <w:tcPr>
            <w:tcW w:w="2410" w:type="dxa"/>
          </w:tcPr>
          <w:p w14:paraId="18FA1032" w14:textId="77777777" w:rsidR="002C0968" w:rsidRPr="0065294B" w:rsidRDefault="002C0968" w:rsidP="001C3B76">
            <w:pPr>
              <w:pStyle w:val="Default"/>
              <w:jc w:val="center"/>
              <w:rPr>
                <w:rFonts w:ascii="Century Gothic" w:hAnsi="Century Gothic"/>
                <w:sz w:val="22"/>
                <w:szCs w:val="22"/>
              </w:rPr>
            </w:pPr>
            <w:r>
              <w:rPr>
                <w:rFonts w:ascii="Century Gothic" w:hAnsi="Century Gothic"/>
                <w:sz w:val="22"/>
                <w:szCs w:val="22"/>
              </w:rPr>
              <w:t>Below 22 and above 19</w:t>
            </w:r>
          </w:p>
        </w:tc>
        <w:tc>
          <w:tcPr>
            <w:tcW w:w="2358" w:type="dxa"/>
          </w:tcPr>
          <w:p w14:paraId="4C4C132C" w14:textId="77777777" w:rsidR="002C0968" w:rsidRPr="0065294B" w:rsidRDefault="002C0968" w:rsidP="001C3B76">
            <w:pPr>
              <w:pStyle w:val="Default"/>
              <w:jc w:val="center"/>
              <w:rPr>
                <w:rFonts w:ascii="Century Gothic" w:hAnsi="Century Gothic"/>
                <w:sz w:val="22"/>
                <w:szCs w:val="22"/>
              </w:rPr>
            </w:pPr>
            <w:r>
              <w:rPr>
                <w:rFonts w:ascii="Century Gothic" w:hAnsi="Century Gothic"/>
                <w:sz w:val="22"/>
                <w:szCs w:val="22"/>
              </w:rPr>
              <w:t>Equal to or below 19</w:t>
            </w:r>
          </w:p>
        </w:tc>
      </w:tr>
      <w:tr w:rsidR="002C0968" w:rsidRPr="0065294B" w14:paraId="123F1445" w14:textId="77777777" w:rsidTr="359F3121">
        <w:tc>
          <w:tcPr>
            <w:tcW w:w="1980" w:type="dxa"/>
          </w:tcPr>
          <w:p w14:paraId="1470B50F" w14:textId="77777777" w:rsidR="002C0968" w:rsidRDefault="002C0968" w:rsidP="001C3B76">
            <w:pPr>
              <w:pStyle w:val="Default"/>
              <w:jc w:val="center"/>
              <w:rPr>
                <w:rFonts w:ascii="Century Gothic" w:hAnsi="Century Gothic"/>
                <w:sz w:val="22"/>
                <w:szCs w:val="22"/>
              </w:rPr>
            </w:pPr>
          </w:p>
          <w:p w14:paraId="42DEB340" w14:textId="77777777" w:rsidR="002C0968" w:rsidRDefault="002C0968" w:rsidP="001C3B76">
            <w:pPr>
              <w:pStyle w:val="Default"/>
              <w:jc w:val="center"/>
              <w:rPr>
                <w:rFonts w:ascii="Century Gothic" w:hAnsi="Century Gothic"/>
                <w:sz w:val="22"/>
                <w:szCs w:val="22"/>
              </w:rPr>
            </w:pPr>
          </w:p>
          <w:p w14:paraId="748F7DEE" w14:textId="77777777" w:rsidR="002C0968" w:rsidRDefault="002C0968" w:rsidP="001C3B76">
            <w:pPr>
              <w:pStyle w:val="Default"/>
              <w:jc w:val="center"/>
              <w:rPr>
                <w:rFonts w:ascii="Century Gothic" w:hAnsi="Century Gothic"/>
                <w:sz w:val="22"/>
                <w:szCs w:val="22"/>
              </w:rPr>
            </w:pPr>
            <w:r w:rsidRPr="0065294B">
              <w:rPr>
                <w:rFonts w:ascii="Century Gothic" w:hAnsi="Century Gothic"/>
                <w:sz w:val="22"/>
                <w:szCs w:val="22"/>
              </w:rPr>
              <w:t>Total rebate to Virgin</w:t>
            </w:r>
          </w:p>
          <w:p w14:paraId="3FDF11F1" w14:textId="77777777" w:rsidR="002C0968" w:rsidRPr="0065294B" w:rsidRDefault="002C0968" w:rsidP="001C3B76">
            <w:pPr>
              <w:pStyle w:val="Default"/>
              <w:jc w:val="center"/>
              <w:rPr>
                <w:rFonts w:ascii="Century Gothic" w:hAnsi="Century Gothic"/>
                <w:sz w:val="22"/>
                <w:szCs w:val="22"/>
              </w:rPr>
            </w:pPr>
            <w:r w:rsidRPr="001C6E62">
              <w:rPr>
                <w:rFonts w:ascii="Century Gothic" w:hAnsi="Century Gothic"/>
                <w:sz w:val="18"/>
                <w:szCs w:val="18"/>
              </w:rPr>
              <w:t>(Paid by credit note)</w:t>
            </w:r>
          </w:p>
        </w:tc>
        <w:tc>
          <w:tcPr>
            <w:tcW w:w="2268" w:type="dxa"/>
          </w:tcPr>
          <w:p w14:paraId="6BC01567" w14:textId="77777777" w:rsidR="002C0968" w:rsidRDefault="002C0968" w:rsidP="001C3B76">
            <w:pPr>
              <w:pStyle w:val="Default"/>
              <w:jc w:val="center"/>
              <w:rPr>
                <w:rFonts w:ascii="Century Gothic" w:hAnsi="Century Gothic"/>
                <w:sz w:val="22"/>
                <w:szCs w:val="22"/>
              </w:rPr>
            </w:pPr>
          </w:p>
          <w:p w14:paraId="4301FBDE" w14:textId="77777777" w:rsidR="002C0968" w:rsidRDefault="002C0968" w:rsidP="001C3B76">
            <w:pPr>
              <w:pStyle w:val="Default"/>
              <w:jc w:val="center"/>
              <w:rPr>
                <w:rFonts w:ascii="Century Gothic" w:hAnsi="Century Gothic"/>
                <w:sz w:val="22"/>
                <w:szCs w:val="22"/>
              </w:rPr>
            </w:pPr>
          </w:p>
          <w:p w14:paraId="3E283968" w14:textId="77777777" w:rsidR="002C0968" w:rsidRDefault="002C0968" w:rsidP="001C3B76">
            <w:pPr>
              <w:pStyle w:val="Default"/>
              <w:jc w:val="center"/>
              <w:rPr>
                <w:rFonts w:ascii="Century Gothic" w:hAnsi="Century Gothic"/>
                <w:sz w:val="22"/>
                <w:szCs w:val="22"/>
              </w:rPr>
            </w:pPr>
          </w:p>
          <w:p w14:paraId="282F28BE" w14:textId="77777777" w:rsidR="002C0968" w:rsidRDefault="002C0968" w:rsidP="001C3B76">
            <w:pPr>
              <w:pStyle w:val="Default"/>
              <w:jc w:val="center"/>
              <w:rPr>
                <w:rFonts w:ascii="Century Gothic" w:hAnsi="Century Gothic"/>
                <w:sz w:val="22"/>
                <w:szCs w:val="22"/>
              </w:rPr>
            </w:pPr>
          </w:p>
          <w:p w14:paraId="343AD252" w14:textId="77777777" w:rsidR="002C0968" w:rsidRPr="0065294B" w:rsidRDefault="002C0968" w:rsidP="001C3B76">
            <w:pPr>
              <w:pStyle w:val="Default"/>
              <w:jc w:val="center"/>
              <w:rPr>
                <w:rFonts w:ascii="Century Gothic" w:hAnsi="Century Gothic"/>
                <w:sz w:val="22"/>
                <w:szCs w:val="22"/>
              </w:rPr>
            </w:pPr>
            <w:r w:rsidRPr="0065294B">
              <w:rPr>
                <w:rFonts w:ascii="Century Gothic" w:hAnsi="Century Gothic"/>
                <w:sz w:val="22"/>
                <w:szCs w:val="22"/>
              </w:rPr>
              <w:t>Nil</w:t>
            </w:r>
          </w:p>
        </w:tc>
        <w:tc>
          <w:tcPr>
            <w:tcW w:w="2410" w:type="dxa"/>
          </w:tcPr>
          <w:p w14:paraId="4FA370B3" w14:textId="2C949B38" w:rsidR="002C0968" w:rsidRDefault="2FD2A805" w:rsidP="001C3B76">
            <w:pPr>
              <w:pStyle w:val="Default"/>
              <w:jc w:val="center"/>
              <w:rPr>
                <w:rFonts w:ascii="Century Gothic" w:hAnsi="Century Gothic"/>
                <w:sz w:val="22"/>
                <w:szCs w:val="22"/>
              </w:rPr>
            </w:pPr>
            <w:del w:id="120" w:author="Steve Lenderman" w:date="2024-05-29T17:43:00Z" w16du:dateUtc="2024-05-29T21:43:00Z">
              <w:r w:rsidRPr="359F3121" w:rsidDel="00FA3EFC">
                <w:rPr>
                  <w:rFonts w:ascii="Century Gothic" w:hAnsi="Century Gothic"/>
                  <w:sz w:val="22"/>
                  <w:szCs w:val="22"/>
                </w:rPr>
                <w:delText>25%</w:delText>
              </w:r>
            </w:del>
            <w:ins w:id="121" w:author="Steve Lenderman" w:date="2024-05-29T17:43:00Z" w16du:dateUtc="2024-05-29T21:43:00Z">
              <w:r w:rsidR="00FA3EFC">
                <w:rPr>
                  <w:rFonts w:ascii="Century Gothic" w:hAnsi="Century Gothic"/>
                  <w:sz w:val="22"/>
                  <w:szCs w:val="22"/>
                </w:rPr>
                <w:t>10%</w:t>
              </w:r>
            </w:ins>
            <w:r w:rsidRPr="359F3121">
              <w:rPr>
                <w:rFonts w:ascii="Century Gothic" w:hAnsi="Century Gothic"/>
                <w:sz w:val="22"/>
                <w:szCs w:val="22"/>
              </w:rPr>
              <w:t xml:space="preserve"> of the profit element outlined in the Cost Model template, 'Operational Overhead </w:t>
            </w:r>
            <w:proofErr w:type="gramStart"/>
            <w:r w:rsidRPr="359F3121">
              <w:rPr>
                <w:rFonts w:ascii="Century Gothic" w:hAnsi="Century Gothic"/>
                <w:sz w:val="22"/>
                <w:szCs w:val="22"/>
              </w:rPr>
              <w:t>tab’</w:t>
            </w:r>
            <w:proofErr w:type="gramEnd"/>
            <w:r w:rsidRPr="359F3121">
              <w:rPr>
                <w:rFonts w:ascii="Century Gothic" w:hAnsi="Century Gothic"/>
                <w:sz w:val="22"/>
                <w:szCs w:val="22"/>
              </w:rPr>
              <w:t xml:space="preserve"> </w:t>
            </w:r>
          </w:p>
          <w:p w14:paraId="4C2765DB" w14:textId="77777777" w:rsidR="002C0968" w:rsidRPr="0065294B" w:rsidRDefault="002C0968" w:rsidP="001C3B76">
            <w:pPr>
              <w:pStyle w:val="Default"/>
              <w:jc w:val="center"/>
              <w:rPr>
                <w:rFonts w:ascii="Century Gothic" w:hAnsi="Century Gothic"/>
                <w:sz w:val="22"/>
                <w:szCs w:val="22"/>
              </w:rPr>
            </w:pPr>
            <w:r w:rsidRPr="001C6E62">
              <w:rPr>
                <w:rFonts w:ascii="Century Gothic" w:hAnsi="Century Gothic"/>
                <w:sz w:val="16"/>
                <w:szCs w:val="16"/>
                <w:highlight w:val="yellow"/>
              </w:rPr>
              <w:t>(To be calculated once Cost Model completed by Supplier)</w:t>
            </w:r>
            <w:r w:rsidRPr="001F4523">
              <w:rPr>
                <w:rFonts w:ascii="Century Gothic" w:hAnsi="Century Gothic"/>
                <w:sz w:val="16"/>
                <w:szCs w:val="16"/>
              </w:rPr>
              <w:t xml:space="preserve">  </w:t>
            </w:r>
          </w:p>
        </w:tc>
        <w:tc>
          <w:tcPr>
            <w:tcW w:w="2358" w:type="dxa"/>
          </w:tcPr>
          <w:p w14:paraId="1E7B72CE" w14:textId="141B3C19" w:rsidR="002C0968" w:rsidRDefault="002C0968" w:rsidP="001C3B76">
            <w:pPr>
              <w:pStyle w:val="Default"/>
              <w:jc w:val="center"/>
              <w:rPr>
                <w:rFonts w:ascii="Century Gothic" w:hAnsi="Century Gothic"/>
                <w:sz w:val="22"/>
                <w:szCs w:val="22"/>
              </w:rPr>
            </w:pPr>
            <w:del w:id="122" w:author="Steve Lenderman" w:date="2024-05-29T17:43:00Z" w16du:dateUtc="2024-05-29T21:43:00Z">
              <w:r w:rsidRPr="110ECC7F" w:rsidDel="00FA3EFC">
                <w:rPr>
                  <w:rFonts w:ascii="Century Gothic" w:hAnsi="Century Gothic"/>
                  <w:sz w:val="22"/>
                  <w:szCs w:val="22"/>
                </w:rPr>
                <w:delText>5</w:delText>
              </w:r>
            </w:del>
            <w:del w:id="123" w:author="Steve Lenderman" w:date="2024-05-29T17:44:00Z" w16du:dateUtc="2024-05-29T21:44:00Z">
              <w:r w:rsidRPr="110ECC7F" w:rsidDel="00FA3EFC">
                <w:rPr>
                  <w:rFonts w:ascii="Century Gothic" w:hAnsi="Century Gothic"/>
                  <w:sz w:val="22"/>
                  <w:szCs w:val="22"/>
                </w:rPr>
                <w:delText>0</w:delText>
              </w:r>
            </w:del>
            <w:ins w:id="124" w:author="Steve Lenderman" w:date="2024-05-29T17:44:00Z" w16du:dateUtc="2024-05-29T21:44:00Z">
              <w:r w:rsidR="00FA3EFC">
                <w:rPr>
                  <w:rFonts w:ascii="Century Gothic" w:hAnsi="Century Gothic"/>
                  <w:sz w:val="22"/>
                  <w:szCs w:val="22"/>
                </w:rPr>
                <w:t>15</w:t>
              </w:r>
            </w:ins>
            <w:r w:rsidRPr="110ECC7F">
              <w:rPr>
                <w:rFonts w:ascii="Century Gothic" w:hAnsi="Century Gothic"/>
                <w:sz w:val="22"/>
                <w:szCs w:val="22"/>
              </w:rPr>
              <w:t xml:space="preserve">% of the profit element outlined in the Cost Model template, 'Operational Overhead </w:t>
            </w:r>
            <w:proofErr w:type="gramStart"/>
            <w:r w:rsidRPr="110ECC7F">
              <w:rPr>
                <w:rFonts w:ascii="Century Gothic" w:hAnsi="Century Gothic"/>
                <w:sz w:val="22"/>
                <w:szCs w:val="22"/>
              </w:rPr>
              <w:t>tab’</w:t>
            </w:r>
            <w:proofErr w:type="gramEnd"/>
          </w:p>
          <w:p w14:paraId="00F00010" w14:textId="77777777" w:rsidR="002C0968" w:rsidRPr="0065294B" w:rsidRDefault="2FD2A805" w:rsidP="001C3B76">
            <w:pPr>
              <w:pStyle w:val="Default"/>
              <w:jc w:val="center"/>
              <w:rPr>
                <w:rFonts w:ascii="Century Gothic" w:hAnsi="Century Gothic"/>
                <w:sz w:val="22"/>
                <w:szCs w:val="22"/>
              </w:rPr>
            </w:pPr>
            <w:r w:rsidRPr="359F3121">
              <w:rPr>
                <w:rFonts w:ascii="Century Gothic" w:hAnsi="Century Gothic"/>
                <w:sz w:val="16"/>
                <w:szCs w:val="16"/>
                <w:highlight w:val="yellow"/>
              </w:rPr>
              <w:t>(To be calculated once Cost Model completed by Supplier)</w:t>
            </w:r>
            <w:r w:rsidRPr="359F3121">
              <w:rPr>
                <w:rFonts w:ascii="Century Gothic" w:hAnsi="Century Gothic"/>
                <w:sz w:val="16"/>
                <w:szCs w:val="16"/>
              </w:rPr>
              <w:t xml:space="preserve"> </w:t>
            </w:r>
          </w:p>
        </w:tc>
      </w:tr>
    </w:tbl>
    <w:p w14:paraId="4638B03A" w14:textId="77777777" w:rsidR="002F1A63" w:rsidRDefault="002F1A63" w:rsidP="00262EC5">
      <w:pPr>
        <w:pStyle w:val="ListParagraph"/>
        <w:rPr>
          <w:rFonts w:ascii="Century Gothic" w:hAnsi="Century Gothic" w:cs="Arial"/>
          <w:sz w:val="20"/>
        </w:rPr>
      </w:pPr>
    </w:p>
    <w:p w14:paraId="4EC6C4AD" w14:textId="7B16B1A9" w:rsidR="00785017" w:rsidRDefault="0089147D" w:rsidP="009A418A">
      <w:pPr>
        <w:pStyle w:val="BodyText2"/>
        <w:numPr>
          <w:ilvl w:val="1"/>
          <w:numId w:val="26"/>
        </w:numPr>
        <w:ind w:left="1134" w:hanging="567"/>
        <w:rPr>
          <w:rFonts w:ascii="Century Gothic" w:hAnsi="Century Gothic" w:cs="Arial"/>
          <w:sz w:val="20"/>
        </w:rPr>
      </w:pPr>
      <w:r w:rsidRPr="0089147D">
        <w:rPr>
          <w:rFonts w:ascii="Century Gothic" w:hAnsi="Century Gothic" w:cs="Arial"/>
          <w:sz w:val="20"/>
        </w:rPr>
        <w:t xml:space="preserve">When Supplier meets or exceeds all the performance indicators in Performance Level 1 for a consecutive three months, and subsequently the Supplier only meets Performance Level 2 or Performance Level 3 in one of the following three months, then Virgin shall waive the rebate due from the Supplier for the first month that Performance Level 2 or Performance Level 3 is met. The rebate shall be reinstated for any subsequent months where Performance Level 2 or </w:t>
      </w:r>
      <w:r w:rsidR="005D2735" w:rsidRPr="0089147D">
        <w:rPr>
          <w:rFonts w:ascii="Century Gothic" w:hAnsi="Century Gothic" w:cs="Arial"/>
          <w:sz w:val="20"/>
        </w:rPr>
        <w:t>Performance</w:t>
      </w:r>
      <w:r w:rsidRPr="0089147D">
        <w:rPr>
          <w:rFonts w:ascii="Century Gothic" w:hAnsi="Century Gothic" w:cs="Arial"/>
          <w:sz w:val="20"/>
        </w:rPr>
        <w:t xml:space="preserve"> Level 3 are met.  </w:t>
      </w:r>
    </w:p>
    <w:p w14:paraId="11EB42B8" w14:textId="77777777" w:rsidR="005D2735" w:rsidRDefault="005D2735" w:rsidP="005D2735">
      <w:pPr>
        <w:pStyle w:val="BodyText2"/>
        <w:ind w:left="1134"/>
        <w:rPr>
          <w:rFonts w:ascii="Century Gothic" w:hAnsi="Century Gothic" w:cs="Arial"/>
          <w:sz w:val="20"/>
        </w:rPr>
      </w:pPr>
    </w:p>
    <w:p w14:paraId="51F8C13E" w14:textId="6E491723" w:rsidR="0089147D" w:rsidRDefault="00143C86" w:rsidP="009A418A">
      <w:pPr>
        <w:pStyle w:val="BodyText2"/>
        <w:numPr>
          <w:ilvl w:val="1"/>
          <w:numId w:val="26"/>
        </w:numPr>
        <w:ind w:left="1134" w:hanging="567"/>
        <w:rPr>
          <w:rFonts w:ascii="Century Gothic" w:hAnsi="Century Gothic" w:cs="Arial"/>
          <w:sz w:val="20"/>
        </w:rPr>
      </w:pPr>
      <w:r w:rsidRPr="00143C86">
        <w:rPr>
          <w:rFonts w:ascii="Century Gothic" w:hAnsi="Century Gothic" w:cs="Arial"/>
          <w:sz w:val="20"/>
        </w:rPr>
        <w:t>In the event an individual station consistently fails to exceed Performance Level 3, in three consecutive quarters, then the parties agree that this is an unacceptable level of service and may be subjected to termination in accordance with Clause 16.5.</w:t>
      </w:r>
    </w:p>
    <w:p w14:paraId="4433FDC7" w14:textId="77777777" w:rsidR="005D2735" w:rsidRDefault="005D2735" w:rsidP="005D2735">
      <w:pPr>
        <w:pStyle w:val="BodyText2"/>
        <w:ind w:left="0"/>
        <w:rPr>
          <w:rFonts w:ascii="Century Gothic" w:hAnsi="Century Gothic" w:cs="Arial"/>
          <w:sz w:val="20"/>
        </w:rPr>
      </w:pPr>
    </w:p>
    <w:p w14:paraId="2E639933" w14:textId="15B29C7B" w:rsidR="00143C86" w:rsidRDefault="002E3859" w:rsidP="009A418A">
      <w:pPr>
        <w:pStyle w:val="BodyText2"/>
        <w:numPr>
          <w:ilvl w:val="1"/>
          <w:numId w:val="26"/>
        </w:numPr>
        <w:ind w:left="1134" w:hanging="567"/>
        <w:rPr>
          <w:rFonts w:ascii="Century Gothic" w:hAnsi="Century Gothic" w:cs="Arial"/>
          <w:sz w:val="20"/>
        </w:rPr>
      </w:pPr>
      <w:r w:rsidRPr="002E3859">
        <w:rPr>
          <w:rFonts w:ascii="Century Gothic" w:hAnsi="Century Gothic" w:cs="Arial"/>
          <w:sz w:val="20"/>
        </w:rPr>
        <w:t>Within 15 working days of the end of each month, Virgin and Supplier will review the previous months Service Levels achieved and agree the previous months Service Level score to determine the Performance Level met.</w:t>
      </w:r>
    </w:p>
    <w:p w14:paraId="52B537CA" w14:textId="77777777" w:rsidR="00CE1D83" w:rsidRDefault="00CE1D83" w:rsidP="00CE1D83">
      <w:pPr>
        <w:pStyle w:val="BodyText2"/>
        <w:ind w:left="0"/>
        <w:rPr>
          <w:rFonts w:ascii="Century Gothic" w:hAnsi="Century Gothic" w:cs="Arial"/>
          <w:sz w:val="20"/>
        </w:rPr>
      </w:pPr>
    </w:p>
    <w:p w14:paraId="7A87DAD9" w14:textId="629B78BA" w:rsidR="002E3859" w:rsidRPr="00785017" w:rsidRDefault="0019633F" w:rsidP="009A418A">
      <w:pPr>
        <w:pStyle w:val="BodyText2"/>
        <w:numPr>
          <w:ilvl w:val="1"/>
          <w:numId w:val="26"/>
        </w:numPr>
        <w:ind w:left="1134" w:hanging="567"/>
        <w:rPr>
          <w:rFonts w:ascii="Century Gothic" w:hAnsi="Century Gothic" w:cs="Arial"/>
          <w:sz w:val="20"/>
        </w:rPr>
      </w:pPr>
      <w:r w:rsidRPr="0019633F">
        <w:rPr>
          <w:rFonts w:ascii="Century Gothic" w:hAnsi="Century Gothic" w:cs="Arial"/>
          <w:sz w:val="20"/>
        </w:rPr>
        <w:t>Credit notes shall be expressed in USD and are exclusive of all taxes and fees.</w:t>
      </w:r>
    </w:p>
    <w:p w14:paraId="578C6FCC" w14:textId="639B18F5" w:rsidR="00E86421" w:rsidRDefault="00E86421" w:rsidP="00FC066B">
      <w:pPr>
        <w:pStyle w:val="Title"/>
        <w:ind w:left="0"/>
        <w:rPr>
          <w:rFonts w:ascii="Century Gothic" w:hAnsi="Century Gothic"/>
          <w:sz w:val="20"/>
          <w:szCs w:val="20"/>
        </w:rPr>
      </w:pPr>
    </w:p>
    <w:p w14:paraId="78146BD6" w14:textId="77777777" w:rsidR="0061446D" w:rsidRDefault="0061446D" w:rsidP="00FC066B">
      <w:pPr>
        <w:pStyle w:val="Title"/>
        <w:ind w:left="0"/>
        <w:rPr>
          <w:rFonts w:ascii="Century Gothic" w:hAnsi="Century Gothic"/>
          <w:sz w:val="20"/>
          <w:szCs w:val="20"/>
        </w:rPr>
      </w:pPr>
    </w:p>
    <w:p w14:paraId="1C49E2D6" w14:textId="77777777" w:rsidR="0061446D" w:rsidRDefault="0061446D" w:rsidP="00FC066B">
      <w:pPr>
        <w:pStyle w:val="Title"/>
        <w:ind w:left="0"/>
        <w:rPr>
          <w:rFonts w:ascii="Century Gothic" w:hAnsi="Century Gothic"/>
          <w:sz w:val="20"/>
          <w:szCs w:val="20"/>
        </w:rPr>
      </w:pPr>
    </w:p>
    <w:p w14:paraId="3A27D11D" w14:textId="53BC3A82" w:rsidR="00F45412" w:rsidRPr="00912EC7" w:rsidRDefault="00F45412" w:rsidP="00FC066B">
      <w:pPr>
        <w:pStyle w:val="Title"/>
        <w:ind w:left="0"/>
        <w:rPr>
          <w:rFonts w:ascii="Century Gothic" w:hAnsi="Century Gothic"/>
          <w:color w:val="auto"/>
          <w:sz w:val="20"/>
          <w:szCs w:val="20"/>
        </w:rPr>
      </w:pPr>
      <w:r w:rsidRPr="00912EC7">
        <w:rPr>
          <w:rFonts w:ascii="Century Gothic" w:hAnsi="Century Gothic"/>
          <w:sz w:val="20"/>
          <w:szCs w:val="20"/>
        </w:rPr>
        <w:lastRenderedPageBreak/>
        <w:t>SCHEDULE 5</w:t>
      </w:r>
    </w:p>
    <w:p w14:paraId="248E29A4" w14:textId="77777777" w:rsidR="00130620" w:rsidRPr="00912EC7" w:rsidRDefault="00130620" w:rsidP="00FC066B">
      <w:pPr>
        <w:jc w:val="center"/>
        <w:rPr>
          <w:rFonts w:ascii="Century Gothic" w:hAnsi="Century Gothic"/>
          <w:b/>
          <w:color w:val="000000"/>
          <w:sz w:val="20"/>
        </w:rPr>
      </w:pPr>
    </w:p>
    <w:p w14:paraId="7CE045D3" w14:textId="77777777" w:rsidR="00F45412" w:rsidRPr="00912EC7" w:rsidRDefault="00934F9B" w:rsidP="00FC066B">
      <w:pPr>
        <w:pStyle w:val="Subtitle"/>
        <w:rPr>
          <w:rFonts w:ascii="Century Gothic" w:hAnsi="Century Gothic"/>
          <w:sz w:val="20"/>
          <w:szCs w:val="20"/>
        </w:rPr>
      </w:pPr>
      <w:r w:rsidRPr="00912EC7">
        <w:rPr>
          <w:rFonts w:ascii="Century Gothic" w:eastAsiaTheme="minorEastAsia" w:hAnsi="Century Gothic"/>
          <w:sz w:val="20"/>
          <w:szCs w:val="20"/>
        </w:rPr>
        <w:t>Destinations</w:t>
      </w:r>
      <w:r w:rsidR="000A567D" w:rsidRPr="00912EC7">
        <w:rPr>
          <w:rFonts w:ascii="Century Gothic" w:hAnsi="Century Gothic" w:cs="FoundryMonoline-Medium"/>
          <w:sz w:val="20"/>
          <w:szCs w:val="20"/>
        </w:rPr>
        <w:br/>
      </w:r>
    </w:p>
    <w:p w14:paraId="42E3BA45" w14:textId="77777777" w:rsidR="00F45412" w:rsidRPr="00912EC7" w:rsidRDefault="00F45412" w:rsidP="009A4DF3">
      <w:pPr>
        <w:rPr>
          <w:rFonts w:ascii="Century Gothic" w:hAnsi="Century Gothic"/>
          <w:b/>
          <w:color w:val="000000"/>
          <w:sz w:val="20"/>
        </w:rPr>
      </w:pPr>
    </w:p>
    <w:p w14:paraId="356DC468" w14:textId="77777777" w:rsidR="00BE4C9A" w:rsidRPr="00912EC7" w:rsidRDefault="00A07339" w:rsidP="009A4DF3">
      <w:pPr>
        <w:rPr>
          <w:rFonts w:ascii="Century Gothic" w:hAnsi="Century Gothic" w:cs="Arial"/>
          <w:bCs/>
          <w:color w:val="000000"/>
          <w:sz w:val="20"/>
        </w:rPr>
      </w:pPr>
      <w:r w:rsidRPr="00912EC7">
        <w:rPr>
          <w:rFonts w:ascii="Century Gothic" w:hAnsi="Century Gothic" w:cs="Arial"/>
          <w:bCs/>
          <w:color w:val="000000"/>
          <w:sz w:val="20"/>
          <w:highlight w:val="yellow"/>
        </w:rPr>
        <w:t>[</w:t>
      </w:r>
      <w:r w:rsidR="00E11065" w:rsidRPr="00912EC7">
        <w:rPr>
          <w:rFonts w:ascii="Century Gothic" w:hAnsi="Century Gothic" w:cs="Arial"/>
          <w:bCs/>
          <w:color w:val="000000"/>
          <w:sz w:val="20"/>
          <w:highlight w:val="yellow"/>
        </w:rPr>
        <w:t>Supplier</w:t>
      </w:r>
      <w:r w:rsidR="00130620" w:rsidRPr="00912EC7">
        <w:rPr>
          <w:rFonts w:ascii="Century Gothic" w:hAnsi="Century Gothic" w:cs="Arial"/>
          <w:bCs/>
          <w:color w:val="000000"/>
          <w:sz w:val="20"/>
          <w:highlight w:val="yellow"/>
        </w:rPr>
        <w:t xml:space="preserve"> to complete full airport address</w:t>
      </w:r>
      <w:r w:rsidR="00BE4C9A" w:rsidRPr="00912EC7">
        <w:rPr>
          <w:rFonts w:ascii="Century Gothic" w:hAnsi="Century Gothic" w:cs="Arial"/>
          <w:bCs/>
          <w:color w:val="000000"/>
          <w:sz w:val="20"/>
          <w:highlight w:val="yellow"/>
        </w:rPr>
        <w:t xml:space="preserve"> for each Destination served under the Framework Agreement</w:t>
      </w:r>
      <w:r w:rsidRPr="00912EC7">
        <w:rPr>
          <w:rFonts w:ascii="Century Gothic" w:hAnsi="Century Gothic" w:cs="Arial"/>
          <w:bCs/>
          <w:color w:val="000000"/>
          <w:sz w:val="20"/>
        </w:rPr>
        <w:t>]</w:t>
      </w:r>
    </w:p>
    <w:p w14:paraId="4F148D5E" w14:textId="77777777" w:rsidR="00BE4C9A" w:rsidRPr="00912EC7" w:rsidRDefault="00BE4C9A" w:rsidP="009A4DF3">
      <w:pPr>
        <w:rPr>
          <w:rFonts w:ascii="Century Gothic" w:hAnsi="Century Gothic" w:cs="Arial"/>
          <w:bCs/>
          <w:color w:val="000000"/>
          <w:sz w:val="20"/>
        </w:rPr>
      </w:pPr>
    </w:p>
    <w:p w14:paraId="628022D7" w14:textId="77777777" w:rsidR="00BE4C9A" w:rsidRPr="00912EC7" w:rsidRDefault="00BE4C9A" w:rsidP="009A4DF3">
      <w:pPr>
        <w:rPr>
          <w:rFonts w:ascii="Century Gothic" w:hAnsi="Century Gothic" w:cs="Arial"/>
          <w:bCs/>
          <w:color w:val="000000"/>
          <w:sz w:val="20"/>
        </w:rPr>
      </w:pPr>
    </w:p>
    <w:p w14:paraId="68C58E2F" w14:textId="77777777" w:rsidR="00753980" w:rsidRPr="00912EC7" w:rsidRDefault="00F45412" w:rsidP="009A4DF3">
      <w:pPr>
        <w:rPr>
          <w:rFonts w:ascii="Century Gothic" w:eastAsiaTheme="minorEastAsia" w:hAnsi="Century Gothic"/>
          <w:sz w:val="20"/>
        </w:rPr>
      </w:pPr>
      <w:r w:rsidRPr="00912EC7">
        <w:rPr>
          <w:rFonts w:ascii="Century Gothic" w:eastAsiaTheme="minorEastAsia" w:hAnsi="Century Gothic"/>
          <w:sz w:val="20"/>
        </w:rPr>
        <w:br w:type="page"/>
      </w:r>
    </w:p>
    <w:p w14:paraId="7DEC997B" w14:textId="77777777" w:rsidR="00F45412" w:rsidRPr="00912EC7" w:rsidRDefault="00F45412" w:rsidP="00FC066B">
      <w:pPr>
        <w:pStyle w:val="Title"/>
        <w:ind w:left="0"/>
        <w:rPr>
          <w:rFonts w:ascii="Century Gothic" w:hAnsi="Century Gothic"/>
          <w:sz w:val="20"/>
          <w:szCs w:val="20"/>
        </w:rPr>
      </w:pPr>
      <w:r w:rsidRPr="00912EC7">
        <w:rPr>
          <w:rFonts w:ascii="Century Gothic" w:eastAsiaTheme="minorEastAsia" w:hAnsi="Century Gothic"/>
          <w:sz w:val="20"/>
          <w:szCs w:val="20"/>
        </w:rPr>
        <w:lastRenderedPageBreak/>
        <w:t>SCHEDULE 6</w:t>
      </w:r>
    </w:p>
    <w:p w14:paraId="78C8FFE9" w14:textId="77777777" w:rsidR="00130620" w:rsidRPr="00912EC7" w:rsidRDefault="00130620" w:rsidP="00FC066B">
      <w:pPr>
        <w:jc w:val="center"/>
        <w:rPr>
          <w:rFonts w:ascii="Century Gothic" w:hAnsi="Century Gothic"/>
          <w:b/>
          <w:color w:val="000000"/>
          <w:sz w:val="20"/>
        </w:rPr>
      </w:pPr>
    </w:p>
    <w:p w14:paraId="520E9424" w14:textId="77777777" w:rsidR="00F45412" w:rsidRPr="00912EC7" w:rsidRDefault="00934F9B" w:rsidP="00FC066B">
      <w:pPr>
        <w:pStyle w:val="Subtitle"/>
        <w:rPr>
          <w:rFonts w:ascii="Century Gothic" w:hAnsi="Century Gothic"/>
          <w:sz w:val="20"/>
          <w:szCs w:val="20"/>
        </w:rPr>
      </w:pPr>
      <w:r w:rsidRPr="00912EC7">
        <w:rPr>
          <w:rFonts w:ascii="Century Gothic" w:eastAsiaTheme="minorEastAsia" w:hAnsi="Century Gothic"/>
          <w:sz w:val="20"/>
          <w:szCs w:val="20"/>
        </w:rPr>
        <w:t>Transition Plan</w:t>
      </w:r>
    </w:p>
    <w:p w14:paraId="145604B8" w14:textId="77777777" w:rsidR="00F45412" w:rsidRPr="00912EC7" w:rsidRDefault="00F45412" w:rsidP="009A4DF3">
      <w:pPr>
        <w:rPr>
          <w:rFonts w:ascii="Century Gothic" w:hAnsi="Century Gothic"/>
          <w:b/>
          <w:color w:val="000000"/>
          <w:sz w:val="20"/>
        </w:rPr>
      </w:pPr>
    </w:p>
    <w:p w14:paraId="42FFBFF0" w14:textId="77777777" w:rsidR="00BE4C9A" w:rsidRPr="00286DDB" w:rsidRDefault="00BE4C9A" w:rsidP="009A418A">
      <w:pPr>
        <w:pStyle w:val="Heading1"/>
        <w:numPr>
          <w:ilvl w:val="0"/>
          <w:numId w:val="66"/>
        </w:numPr>
        <w:tabs>
          <w:tab w:val="clear" w:pos="720"/>
          <w:tab w:val="num" w:pos="567"/>
        </w:tabs>
        <w:rPr>
          <w:rFonts w:ascii="Century Gothic" w:hAnsi="Century Gothic"/>
          <w:sz w:val="20"/>
        </w:rPr>
      </w:pPr>
      <w:r w:rsidRPr="00286DDB">
        <w:rPr>
          <w:rFonts w:ascii="Century Gothic" w:hAnsi="Century Gothic"/>
          <w:sz w:val="20"/>
        </w:rPr>
        <w:t>General</w:t>
      </w:r>
    </w:p>
    <w:p w14:paraId="687343C2" w14:textId="77777777" w:rsidR="00BE4C9A" w:rsidRPr="00912EC7" w:rsidRDefault="00BE4C9A" w:rsidP="009A4DF3">
      <w:pPr>
        <w:pStyle w:val="BodyText1"/>
        <w:rPr>
          <w:rFonts w:ascii="Century Gothic" w:hAnsi="Century Gothic"/>
          <w:sz w:val="20"/>
        </w:rPr>
      </w:pPr>
    </w:p>
    <w:p w14:paraId="28FB670F" w14:textId="77777777" w:rsidR="00D857B2" w:rsidRPr="00286DDB" w:rsidRDefault="00D857B2" w:rsidP="009A418A">
      <w:pPr>
        <w:pStyle w:val="Heading2"/>
        <w:numPr>
          <w:ilvl w:val="1"/>
          <w:numId w:val="67"/>
        </w:numPr>
        <w:rPr>
          <w:rFonts w:ascii="Century Gothic" w:hAnsi="Century Gothic"/>
        </w:rPr>
      </w:pPr>
      <w:r w:rsidRPr="00286DDB">
        <w:rPr>
          <w:rFonts w:ascii="Century Gothic" w:hAnsi="Century Gothic"/>
        </w:rPr>
        <w:t xml:space="preserve">The Supplier will implement transition in accordance with a transition plan, with zero disruption and no negative impact on Virgin flights and passengers. </w:t>
      </w:r>
    </w:p>
    <w:p w14:paraId="4FAD6E69" w14:textId="77777777" w:rsidR="00D857B2" w:rsidRPr="00912EC7" w:rsidRDefault="00D857B2" w:rsidP="009A4DF3">
      <w:pPr>
        <w:pStyle w:val="Heading2"/>
        <w:numPr>
          <w:ilvl w:val="0"/>
          <w:numId w:val="0"/>
        </w:numPr>
        <w:tabs>
          <w:tab w:val="num" w:pos="1418"/>
        </w:tabs>
        <w:ind w:left="1418" w:hanging="851"/>
        <w:rPr>
          <w:rFonts w:ascii="Century Gothic" w:hAnsi="Century Gothic"/>
        </w:rPr>
      </w:pPr>
    </w:p>
    <w:p w14:paraId="4B718251" w14:textId="77777777" w:rsidR="00D857B2" w:rsidRPr="00912EC7" w:rsidRDefault="00D857B2"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This transition will be achieved through a structured governance and planning process with clear roles and responsibilities identified between Virgin, the </w:t>
      </w:r>
      <w:proofErr w:type="gramStart"/>
      <w:r w:rsidRPr="00912EC7">
        <w:rPr>
          <w:rFonts w:ascii="Century Gothic" w:hAnsi="Century Gothic"/>
        </w:rPr>
        <w:t>Supplier</w:t>
      </w:r>
      <w:proofErr w:type="gramEnd"/>
      <w:r w:rsidRPr="00912EC7">
        <w:rPr>
          <w:rFonts w:ascii="Century Gothic" w:hAnsi="Century Gothic"/>
        </w:rPr>
        <w:t xml:space="preserve"> and the </w:t>
      </w:r>
      <w:r w:rsidR="00512165" w:rsidRPr="00912EC7">
        <w:rPr>
          <w:rFonts w:ascii="Century Gothic" w:hAnsi="Century Gothic"/>
        </w:rPr>
        <w:t>p</w:t>
      </w:r>
      <w:r w:rsidRPr="00912EC7">
        <w:rPr>
          <w:rFonts w:ascii="Century Gothic" w:hAnsi="Century Gothic"/>
        </w:rPr>
        <w:t xml:space="preserve">revious Supplier. It may also include a robust training programme and familiarisation of Virgin’s product and service for all employees involved. </w:t>
      </w:r>
    </w:p>
    <w:p w14:paraId="5CA144E6" w14:textId="77777777" w:rsidR="00D857B2" w:rsidRPr="00912EC7" w:rsidRDefault="00D857B2" w:rsidP="009A4DF3">
      <w:pPr>
        <w:pStyle w:val="Heading2"/>
        <w:numPr>
          <w:ilvl w:val="0"/>
          <w:numId w:val="0"/>
        </w:numPr>
        <w:tabs>
          <w:tab w:val="num" w:pos="1418"/>
        </w:tabs>
        <w:ind w:left="1418" w:hanging="851"/>
        <w:rPr>
          <w:rFonts w:ascii="Century Gothic" w:hAnsi="Century Gothic"/>
        </w:rPr>
      </w:pPr>
    </w:p>
    <w:p w14:paraId="31DD25D7" w14:textId="77777777" w:rsidR="00D857B2" w:rsidRPr="00912EC7" w:rsidRDefault="00D857B2"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Both </w:t>
      </w:r>
      <w:r w:rsidR="006E3DA7" w:rsidRPr="00912EC7">
        <w:rPr>
          <w:rFonts w:ascii="Century Gothic" w:hAnsi="Century Gothic"/>
        </w:rPr>
        <w:t>parties</w:t>
      </w:r>
      <w:r w:rsidRPr="00912EC7">
        <w:rPr>
          <w:rFonts w:ascii="Century Gothic" w:hAnsi="Century Gothic"/>
        </w:rPr>
        <w:t xml:space="preserve"> will work together to ensure a successful transition. Virgin will use reasonable endeavours to ensure that the Previous Supplier assists in the transition of the Services. </w:t>
      </w:r>
    </w:p>
    <w:p w14:paraId="0C016D5E" w14:textId="77777777" w:rsidR="00D857B2" w:rsidRPr="00912EC7" w:rsidRDefault="00D857B2" w:rsidP="009A4DF3">
      <w:pPr>
        <w:pStyle w:val="Heading2"/>
        <w:numPr>
          <w:ilvl w:val="0"/>
          <w:numId w:val="0"/>
        </w:numPr>
        <w:tabs>
          <w:tab w:val="num" w:pos="1418"/>
        </w:tabs>
        <w:ind w:left="1418" w:hanging="851"/>
        <w:rPr>
          <w:rFonts w:ascii="Century Gothic" w:hAnsi="Century Gothic"/>
        </w:rPr>
      </w:pPr>
    </w:p>
    <w:p w14:paraId="2DCD74D5" w14:textId="77777777" w:rsidR="00D857B2" w:rsidRPr="00912EC7" w:rsidRDefault="00D857B2"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Transition </w:t>
      </w:r>
      <w:proofErr w:type="gramStart"/>
      <w:r w:rsidRPr="00912EC7">
        <w:rPr>
          <w:rFonts w:ascii="Century Gothic" w:hAnsi="Century Gothic"/>
        </w:rPr>
        <w:t>start</w:t>
      </w:r>
      <w:proofErr w:type="gramEnd"/>
      <w:r w:rsidRPr="00912EC7">
        <w:rPr>
          <w:rFonts w:ascii="Century Gothic" w:hAnsi="Century Gothic"/>
        </w:rPr>
        <w:t xml:space="preserve"> up is based on the following key areas and both </w:t>
      </w:r>
      <w:r w:rsidR="006E3DA7" w:rsidRPr="00912EC7">
        <w:rPr>
          <w:rFonts w:ascii="Century Gothic" w:hAnsi="Century Gothic"/>
        </w:rPr>
        <w:t>parties</w:t>
      </w:r>
      <w:r w:rsidRPr="00912EC7">
        <w:rPr>
          <w:rFonts w:ascii="Century Gothic" w:hAnsi="Century Gothic"/>
        </w:rPr>
        <w:t xml:space="preserve"> will:</w:t>
      </w:r>
    </w:p>
    <w:p w14:paraId="3E07E65F" w14:textId="77777777" w:rsidR="00D857B2" w:rsidRPr="00912EC7" w:rsidRDefault="00D857B2" w:rsidP="009A4DF3">
      <w:pPr>
        <w:pStyle w:val="CM13"/>
        <w:ind w:left="360"/>
        <w:jc w:val="both"/>
        <w:rPr>
          <w:rFonts w:ascii="Century Gothic" w:hAnsi="Century Gothic"/>
          <w:color w:val="000000"/>
          <w:sz w:val="20"/>
          <w:szCs w:val="20"/>
        </w:rPr>
      </w:pPr>
    </w:p>
    <w:p w14:paraId="4FCB26BA" w14:textId="77777777" w:rsidR="006C5DAD" w:rsidRDefault="00D857B2" w:rsidP="009A418A">
      <w:pPr>
        <w:pStyle w:val="Heading3"/>
        <w:numPr>
          <w:ilvl w:val="0"/>
          <w:numId w:val="201"/>
        </w:numPr>
        <w:tabs>
          <w:tab w:val="num" w:pos="1985"/>
        </w:tabs>
        <w:ind w:left="1985" w:hanging="567"/>
        <w:rPr>
          <w:rFonts w:ascii="Century Gothic" w:hAnsi="Century Gothic"/>
        </w:rPr>
      </w:pPr>
      <w:r w:rsidRPr="00F4129C">
        <w:rPr>
          <w:rFonts w:ascii="Century Gothic" w:hAnsi="Century Gothic"/>
        </w:rPr>
        <w:t xml:space="preserve">Work together to agree a transition plan within </w:t>
      </w:r>
      <w:r w:rsidR="0002067D" w:rsidRPr="00F4129C">
        <w:rPr>
          <w:rFonts w:ascii="Century Gothic" w:hAnsi="Century Gothic"/>
        </w:rPr>
        <w:t>thirty (</w:t>
      </w:r>
      <w:r w:rsidRPr="00F4129C">
        <w:rPr>
          <w:rFonts w:ascii="Century Gothic" w:hAnsi="Century Gothic"/>
        </w:rPr>
        <w:t>30</w:t>
      </w:r>
      <w:r w:rsidR="0002067D" w:rsidRPr="00F4129C">
        <w:rPr>
          <w:rFonts w:ascii="Century Gothic" w:hAnsi="Century Gothic"/>
        </w:rPr>
        <w:t>)</w:t>
      </w:r>
      <w:r w:rsidRPr="00F4129C">
        <w:rPr>
          <w:rFonts w:ascii="Century Gothic" w:hAnsi="Century Gothic"/>
        </w:rPr>
        <w:t xml:space="preserve"> days from the Effective Date unless otherwise agreed by the </w:t>
      </w:r>
      <w:proofErr w:type="gramStart"/>
      <w:r w:rsidR="006E3DA7" w:rsidRPr="00F4129C">
        <w:rPr>
          <w:rFonts w:ascii="Century Gothic" w:hAnsi="Century Gothic"/>
        </w:rPr>
        <w:t>parties</w:t>
      </w:r>
      <w:r w:rsidRPr="00F4129C">
        <w:rPr>
          <w:rFonts w:ascii="Century Gothic" w:hAnsi="Century Gothic"/>
        </w:rPr>
        <w:t>;</w:t>
      </w:r>
      <w:proofErr w:type="gramEnd"/>
      <w:r w:rsidRPr="00F4129C">
        <w:rPr>
          <w:rFonts w:ascii="Century Gothic" w:hAnsi="Century Gothic"/>
        </w:rPr>
        <w:t xml:space="preserve"> </w:t>
      </w:r>
    </w:p>
    <w:p w14:paraId="42265E23" w14:textId="77777777" w:rsidR="006C5DAD" w:rsidRDefault="00D857B2" w:rsidP="009A418A">
      <w:pPr>
        <w:pStyle w:val="Heading3"/>
        <w:numPr>
          <w:ilvl w:val="0"/>
          <w:numId w:val="201"/>
        </w:numPr>
        <w:tabs>
          <w:tab w:val="num" w:pos="1985"/>
        </w:tabs>
        <w:ind w:left="1985" w:hanging="567"/>
        <w:rPr>
          <w:rFonts w:ascii="Century Gothic" w:hAnsi="Century Gothic"/>
        </w:rPr>
      </w:pPr>
      <w:r w:rsidRPr="006C5DAD">
        <w:rPr>
          <w:rFonts w:ascii="Century Gothic" w:hAnsi="Century Gothic"/>
        </w:rPr>
        <w:t>Ensure a robust governance structure with appropriate participation from al</w:t>
      </w:r>
      <w:r w:rsidR="0002067D" w:rsidRPr="006C5DAD">
        <w:rPr>
          <w:rFonts w:ascii="Century Gothic" w:hAnsi="Century Gothic"/>
        </w:rPr>
        <w:t xml:space="preserve">l </w:t>
      </w:r>
      <w:proofErr w:type="gramStart"/>
      <w:r w:rsidR="0002067D" w:rsidRPr="006C5DAD">
        <w:rPr>
          <w:rFonts w:ascii="Century Gothic" w:hAnsi="Century Gothic"/>
        </w:rPr>
        <w:t>stakeh</w:t>
      </w:r>
      <w:r w:rsidR="00BE4C9A" w:rsidRPr="006C5DAD">
        <w:rPr>
          <w:rFonts w:ascii="Century Gothic" w:hAnsi="Century Gothic"/>
        </w:rPr>
        <w:t>olders;</w:t>
      </w:r>
      <w:proofErr w:type="gramEnd"/>
    </w:p>
    <w:p w14:paraId="663DD8A5" w14:textId="77777777" w:rsidR="006C5DAD" w:rsidRDefault="00D857B2" w:rsidP="009A418A">
      <w:pPr>
        <w:pStyle w:val="Heading3"/>
        <w:numPr>
          <w:ilvl w:val="0"/>
          <w:numId w:val="201"/>
        </w:numPr>
        <w:tabs>
          <w:tab w:val="num" w:pos="1985"/>
        </w:tabs>
        <w:ind w:left="1985" w:hanging="567"/>
        <w:rPr>
          <w:rFonts w:ascii="Century Gothic" w:hAnsi="Century Gothic"/>
        </w:rPr>
      </w:pPr>
      <w:r w:rsidRPr="006C5DAD">
        <w:rPr>
          <w:rFonts w:ascii="Century Gothic" w:hAnsi="Century Gothic"/>
        </w:rPr>
        <w:t>Provide transparency of all pro</w:t>
      </w:r>
      <w:r w:rsidR="00BE4C9A" w:rsidRPr="006C5DAD">
        <w:rPr>
          <w:rFonts w:ascii="Century Gothic" w:hAnsi="Century Gothic"/>
        </w:rPr>
        <w:t xml:space="preserve">cesses, activities and </w:t>
      </w:r>
      <w:proofErr w:type="gramStart"/>
      <w:r w:rsidR="00BE4C9A" w:rsidRPr="006C5DAD">
        <w:rPr>
          <w:rFonts w:ascii="Century Gothic" w:hAnsi="Century Gothic"/>
        </w:rPr>
        <w:t>actions;</w:t>
      </w:r>
      <w:proofErr w:type="gramEnd"/>
    </w:p>
    <w:p w14:paraId="16EA982B" w14:textId="77777777" w:rsidR="006C5DAD" w:rsidRDefault="00D857B2" w:rsidP="009A418A">
      <w:pPr>
        <w:pStyle w:val="Heading3"/>
        <w:numPr>
          <w:ilvl w:val="0"/>
          <w:numId w:val="201"/>
        </w:numPr>
        <w:tabs>
          <w:tab w:val="num" w:pos="1985"/>
        </w:tabs>
        <w:ind w:left="1985" w:hanging="567"/>
        <w:rPr>
          <w:rFonts w:ascii="Century Gothic" w:hAnsi="Century Gothic"/>
        </w:rPr>
      </w:pPr>
      <w:r w:rsidRPr="006C5DAD">
        <w:rPr>
          <w:rFonts w:ascii="Century Gothic" w:hAnsi="Century Gothic"/>
        </w:rPr>
        <w:t xml:space="preserve">Review all risks, based on a detailed risk register maintained by the </w:t>
      </w:r>
      <w:proofErr w:type="gramStart"/>
      <w:r w:rsidRPr="006C5DAD">
        <w:rPr>
          <w:rFonts w:ascii="Century Gothic" w:hAnsi="Century Gothic"/>
        </w:rPr>
        <w:t>Supplier;</w:t>
      </w:r>
      <w:proofErr w:type="gramEnd"/>
    </w:p>
    <w:p w14:paraId="0629F29F" w14:textId="77777777" w:rsidR="006C5DAD" w:rsidRDefault="00D857B2" w:rsidP="009A418A">
      <w:pPr>
        <w:pStyle w:val="Heading3"/>
        <w:numPr>
          <w:ilvl w:val="0"/>
          <w:numId w:val="201"/>
        </w:numPr>
        <w:tabs>
          <w:tab w:val="num" w:pos="1985"/>
        </w:tabs>
        <w:ind w:left="1985" w:hanging="567"/>
        <w:rPr>
          <w:rFonts w:ascii="Century Gothic" w:hAnsi="Century Gothic"/>
        </w:rPr>
      </w:pPr>
      <w:r w:rsidRPr="006C5DAD">
        <w:rPr>
          <w:rFonts w:ascii="Century Gothic" w:hAnsi="Century Gothic"/>
        </w:rPr>
        <w:t xml:space="preserve">Review equipment requirements to support the transition plan with full visibility of equipment availability and any additional equipment requirements during transition as it becomes </w:t>
      </w:r>
      <w:proofErr w:type="gramStart"/>
      <w:r w:rsidRPr="006C5DAD">
        <w:rPr>
          <w:rFonts w:ascii="Century Gothic" w:hAnsi="Century Gothic"/>
        </w:rPr>
        <w:t>available;</w:t>
      </w:r>
      <w:proofErr w:type="gramEnd"/>
      <w:r w:rsidRPr="006C5DAD">
        <w:rPr>
          <w:rFonts w:ascii="Century Gothic" w:hAnsi="Century Gothic"/>
        </w:rPr>
        <w:t xml:space="preserve"> </w:t>
      </w:r>
    </w:p>
    <w:p w14:paraId="3E679E64" w14:textId="6CC6153F" w:rsidR="00D857B2" w:rsidRPr="006C5DAD" w:rsidRDefault="00D857B2" w:rsidP="009A418A">
      <w:pPr>
        <w:pStyle w:val="Heading3"/>
        <w:numPr>
          <w:ilvl w:val="0"/>
          <w:numId w:val="201"/>
        </w:numPr>
        <w:tabs>
          <w:tab w:val="num" w:pos="1985"/>
        </w:tabs>
        <w:ind w:left="1985" w:hanging="567"/>
        <w:rPr>
          <w:rFonts w:ascii="Century Gothic" w:hAnsi="Century Gothic"/>
        </w:rPr>
      </w:pPr>
      <w:r w:rsidRPr="006C5DAD">
        <w:rPr>
          <w:rFonts w:ascii="Century Gothic" w:hAnsi="Century Gothic"/>
        </w:rPr>
        <w:t xml:space="preserve">Produce a transition plan detailing resource requirements, clear milestones, appropriate authority, </w:t>
      </w:r>
      <w:proofErr w:type="gramStart"/>
      <w:r w:rsidRPr="006C5DAD">
        <w:rPr>
          <w:rFonts w:ascii="Century Gothic" w:hAnsi="Century Gothic"/>
        </w:rPr>
        <w:t>accountability</w:t>
      </w:r>
      <w:proofErr w:type="gramEnd"/>
      <w:r w:rsidRPr="006C5DAD">
        <w:rPr>
          <w:rFonts w:ascii="Century Gothic" w:hAnsi="Century Gothic"/>
        </w:rPr>
        <w:t xml:space="preserve"> and direct reporting into the governance structure</w:t>
      </w:r>
      <w:r w:rsidR="00BE4C9A" w:rsidRPr="006C5DAD">
        <w:rPr>
          <w:rFonts w:ascii="Century Gothic" w:hAnsi="Century Gothic"/>
        </w:rPr>
        <w:t>.</w:t>
      </w:r>
      <w:r w:rsidRPr="006C5DAD">
        <w:rPr>
          <w:rFonts w:ascii="Century Gothic" w:hAnsi="Century Gothic"/>
        </w:rPr>
        <w:t xml:space="preserve"> </w:t>
      </w:r>
    </w:p>
    <w:p w14:paraId="283424CB" w14:textId="77777777" w:rsidR="00D857B2" w:rsidRPr="00912EC7" w:rsidRDefault="00D857B2" w:rsidP="009A4DF3">
      <w:pPr>
        <w:pStyle w:val="Default"/>
        <w:jc w:val="both"/>
        <w:rPr>
          <w:rFonts w:ascii="Century Gothic" w:hAnsi="Century Gothic"/>
          <w:sz w:val="20"/>
          <w:szCs w:val="20"/>
        </w:rPr>
      </w:pPr>
    </w:p>
    <w:p w14:paraId="737437A4" w14:textId="77777777" w:rsidR="00D857B2" w:rsidRPr="00912EC7" w:rsidRDefault="00D857B2" w:rsidP="009A4DF3">
      <w:pPr>
        <w:pStyle w:val="Heading2"/>
        <w:tabs>
          <w:tab w:val="clear" w:pos="1430"/>
          <w:tab w:val="num" w:pos="1418"/>
        </w:tabs>
        <w:ind w:left="1418" w:hanging="851"/>
        <w:rPr>
          <w:rFonts w:ascii="Century Gothic" w:hAnsi="Century Gothic"/>
        </w:rPr>
      </w:pPr>
      <w:r w:rsidRPr="00912EC7">
        <w:rPr>
          <w:rFonts w:ascii="Century Gothic" w:hAnsi="Century Gothic"/>
        </w:rPr>
        <w:t>The Supplier will manage all aspects of internal planning and preparation and will regularly review and update Virgin with the progress and areas of concern to ensure a robust and successful outcome as detailed in the transition governance.</w:t>
      </w:r>
    </w:p>
    <w:p w14:paraId="4C877BC0" w14:textId="77777777" w:rsidR="00D857B2" w:rsidRPr="00912EC7" w:rsidRDefault="00D857B2" w:rsidP="009A4DF3">
      <w:pPr>
        <w:pStyle w:val="Default"/>
        <w:jc w:val="both"/>
        <w:rPr>
          <w:rFonts w:ascii="Century Gothic" w:hAnsi="Century Gothic"/>
          <w:sz w:val="20"/>
          <w:szCs w:val="20"/>
        </w:rPr>
      </w:pPr>
    </w:p>
    <w:p w14:paraId="04A34141" w14:textId="77777777" w:rsidR="00D857B2" w:rsidRPr="00912EC7" w:rsidRDefault="00400631"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Equipment</w:t>
      </w:r>
      <w:r w:rsidR="00D857B2" w:rsidRPr="00912EC7">
        <w:rPr>
          <w:rFonts w:ascii="Century Gothic" w:hAnsi="Century Gothic"/>
          <w:sz w:val="20"/>
        </w:rPr>
        <w:t xml:space="preserve"> </w:t>
      </w:r>
    </w:p>
    <w:p w14:paraId="060B1F8D" w14:textId="77777777" w:rsidR="00BE4C9A" w:rsidRPr="00912EC7" w:rsidRDefault="00BE4C9A" w:rsidP="009A4DF3">
      <w:pPr>
        <w:rPr>
          <w:rFonts w:ascii="Century Gothic" w:hAnsi="Century Gothic"/>
          <w:sz w:val="20"/>
        </w:rPr>
      </w:pPr>
    </w:p>
    <w:p w14:paraId="73C61BE4" w14:textId="77777777" w:rsidR="00D857B2" w:rsidRPr="00286DDB" w:rsidRDefault="00D857B2" w:rsidP="009A418A">
      <w:pPr>
        <w:pStyle w:val="Heading2"/>
        <w:numPr>
          <w:ilvl w:val="1"/>
          <w:numId w:val="68"/>
        </w:numPr>
        <w:rPr>
          <w:rFonts w:ascii="Century Gothic" w:hAnsi="Century Gothic"/>
        </w:rPr>
      </w:pPr>
      <w:r w:rsidRPr="00286DDB">
        <w:rPr>
          <w:rFonts w:ascii="Century Gothic" w:hAnsi="Century Gothic"/>
        </w:rPr>
        <w:t xml:space="preserve">Virgin will use all reasonable endeavours to ensure </w:t>
      </w:r>
      <w:proofErr w:type="gramStart"/>
      <w:r w:rsidRPr="00286DDB">
        <w:rPr>
          <w:rFonts w:ascii="Century Gothic" w:hAnsi="Century Gothic"/>
        </w:rPr>
        <w:t>sufficient amounts of</w:t>
      </w:r>
      <w:proofErr w:type="gramEnd"/>
      <w:r w:rsidRPr="00286DDB">
        <w:rPr>
          <w:rFonts w:ascii="Century Gothic" w:hAnsi="Century Gothic"/>
        </w:rPr>
        <w:t xml:space="preserve"> equipment are available to execute the planned transition. Required equipment levels will be calculated by Supplier and verified with Virgin. </w:t>
      </w:r>
    </w:p>
    <w:p w14:paraId="1228F876" w14:textId="77777777" w:rsidR="00BE4C9A" w:rsidRPr="00912EC7" w:rsidRDefault="00BE4C9A" w:rsidP="009A4DF3">
      <w:pPr>
        <w:ind w:left="1440"/>
        <w:rPr>
          <w:rFonts w:ascii="Century Gothic" w:hAnsi="Century Gothic"/>
          <w:sz w:val="20"/>
        </w:rPr>
      </w:pPr>
    </w:p>
    <w:p w14:paraId="48D07972" w14:textId="77777777" w:rsidR="00D857B2" w:rsidRPr="00912EC7" w:rsidRDefault="00400631"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Systems</w:t>
      </w:r>
      <w:r w:rsidR="00D857B2" w:rsidRPr="00912EC7">
        <w:rPr>
          <w:rFonts w:ascii="Century Gothic" w:hAnsi="Century Gothic"/>
          <w:sz w:val="20"/>
        </w:rPr>
        <w:t xml:space="preserve"> </w:t>
      </w:r>
    </w:p>
    <w:p w14:paraId="00CFD532" w14:textId="77777777" w:rsidR="00BE4C9A" w:rsidRPr="00912EC7" w:rsidRDefault="00BE4C9A" w:rsidP="009A4DF3">
      <w:pPr>
        <w:ind w:left="1440"/>
        <w:rPr>
          <w:rFonts w:ascii="Century Gothic" w:hAnsi="Century Gothic"/>
          <w:sz w:val="20"/>
        </w:rPr>
      </w:pPr>
    </w:p>
    <w:p w14:paraId="40329D48" w14:textId="77777777" w:rsidR="00D857B2" w:rsidRPr="00286DDB" w:rsidRDefault="00D857B2" w:rsidP="009A418A">
      <w:pPr>
        <w:pStyle w:val="Heading2"/>
        <w:numPr>
          <w:ilvl w:val="1"/>
          <w:numId w:val="69"/>
        </w:numPr>
        <w:rPr>
          <w:rFonts w:ascii="Century Gothic" w:hAnsi="Century Gothic"/>
        </w:rPr>
      </w:pPr>
      <w:r w:rsidRPr="00286DDB">
        <w:rPr>
          <w:rFonts w:ascii="Century Gothic" w:hAnsi="Century Gothic"/>
        </w:rPr>
        <w:t xml:space="preserve">If applicable, Supplier will provide the required technical support, any other </w:t>
      </w:r>
      <w:proofErr w:type="gramStart"/>
      <w:r w:rsidRPr="00286DDB">
        <w:rPr>
          <w:rFonts w:ascii="Century Gothic" w:hAnsi="Century Gothic"/>
        </w:rPr>
        <w:t>support</w:t>
      </w:r>
      <w:proofErr w:type="gramEnd"/>
      <w:r w:rsidRPr="00286DDB">
        <w:rPr>
          <w:rFonts w:ascii="Century Gothic" w:hAnsi="Century Gothic"/>
        </w:rPr>
        <w:t xml:space="preserve"> and resources to enable systems interface and data transfer. Supplier will take responsibility for required systems redesign for the Supplier. Virgin will resourc</w:t>
      </w:r>
      <w:r w:rsidR="00BE4C9A" w:rsidRPr="00286DDB">
        <w:rPr>
          <w:rFonts w:ascii="Century Gothic" w:hAnsi="Century Gothic"/>
        </w:rPr>
        <w:t>e any redesign required on its</w:t>
      </w:r>
      <w:r w:rsidRPr="00286DDB">
        <w:rPr>
          <w:rFonts w:ascii="Century Gothic" w:hAnsi="Century Gothic"/>
        </w:rPr>
        <w:t xml:space="preserve"> side. </w:t>
      </w:r>
    </w:p>
    <w:p w14:paraId="70C89CE2" w14:textId="77777777" w:rsidR="00BE4C9A" w:rsidRPr="00912EC7" w:rsidRDefault="00BE4C9A" w:rsidP="009A4DF3">
      <w:pPr>
        <w:pStyle w:val="Heading2"/>
        <w:numPr>
          <w:ilvl w:val="0"/>
          <w:numId w:val="0"/>
        </w:numPr>
        <w:ind w:left="1430"/>
        <w:rPr>
          <w:rFonts w:ascii="Century Gothic" w:hAnsi="Century Gothic"/>
        </w:rPr>
      </w:pPr>
    </w:p>
    <w:p w14:paraId="5B378B94" w14:textId="77777777" w:rsidR="00D857B2" w:rsidRPr="00912EC7" w:rsidRDefault="00400631"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Training</w:t>
      </w:r>
      <w:r w:rsidR="00D857B2" w:rsidRPr="00912EC7">
        <w:rPr>
          <w:rFonts w:ascii="Century Gothic" w:hAnsi="Century Gothic"/>
          <w:sz w:val="20"/>
        </w:rPr>
        <w:t xml:space="preserve"> </w:t>
      </w:r>
    </w:p>
    <w:p w14:paraId="7CF281CE" w14:textId="77777777" w:rsidR="00BE4C9A" w:rsidRPr="00912EC7" w:rsidRDefault="00BE4C9A" w:rsidP="009A4DF3">
      <w:pPr>
        <w:pStyle w:val="BodyText2"/>
        <w:rPr>
          <w:rFonts w:ascii="Century Gothic" w:hAnsi="Century Gothic"/>
          <w:sz w:val="20"/>
        </w:rPr>
      </w:pPr>
    </w:p>
    <w:p w14:paraId="7E6AC241" w14:textId="77777777" w:rsidR="00BE4C9A" w:rsidRPr="00286DDB" w:rsidRDefault="00D857B2" w:rsidP="009A418A">
      <w:pPr>
        <w:pStyle w:val="Heading2"/>
        <w:numPr>
          <w:ilvl w:val="1"/>
          <w:numId w:val="70"/>
        </w:numPr>
        <w:rPr>
          <w:rFonts w:ascii="Century Gothic" w:hAnsi="Century Gothic"/>
        </w:rPr>
      </w:pPr>
      <w:r w:rsidRPr="00286DDB">
        <w:rPr>
          <w:rFonts w:ascii="Century Gothic" w:hAnsi="Century Gothic"/>
        </w:rPr>
        <w:t xml:space="preserve">Both </w:t>
      </w:r>
      <w:r w:rsidR="006E3DA7" w:rsidRPr="00286DDB">
        <w:rPr>
          <w:rFonts w:ascii="Century Gothic" w:hAnsi="Century Gothic"/>
        </w:rPr>
        <w:t>parties</w:t>
      </w:r>
      <w:r w:rsidRPr="00286DDB">
        <w:rPr>
          <w:rFonts w:ascii="Century Gothic" w:hAnsi="Century Gothic"/>
        </w:rPr>
        <w:t xml:space="preserve"> agree that there may be a requirement for technical airside training; the </w:t>
      </w:r>
      <w:r w:rsidR="006E3DA7" w:rsidRPr="00286DDB">
        <w:rPr>
          <w:rFonts w:ascii="Century Gothic" w:hAnsi="Century Gothic"/>
        </w:rPr>
        <w:t>parties</w:t>
      </w:r>
      <w:r w:rsidRPr="00286DDB">
        <w:rPr>
          <w:rFonts w:ascii="Century Gothic" w:hAnsi="Century Gothic"/>
        </w:rPr>
        <w:t xml:space="preserve"> will work collaboratively to devise an appropriate training programme in accordance with the transition plan.  </w:t>
      </w:r>
    </w:p>
    <w:p w14:paraId="60AB32B8" w14:textId="77777777" w:rsidR="00D857B2" w:rsidRPr="00912EC7" w:rsidRDefault="00D857B2" w:rsidP="009A4DF3">
      <w:pPr>
        <w:ind w:left="1284"/>
        <w:rPr>
          <w:rFonts w:ascii="Century Gothic" w:hAnsi="Century Gothic"/>
          <w:sz w:val="20"/>
        </w:rPr>
      </w:pPr>
      <w:r w:rsidRPr="00912EC7">
        <w:rPr>
          <w:rFonts w:ascii="Century Gothic" w:hAnsi="Century Gothic"/>
          <w:sz w:val="20"/>
        </w:rPr>
        <w:lastRenderedPageBreak/>
        <w:t xml:space="preserve"> </w:t>
      </w:r>
    </w:p>
    <w:p w14:paraId="22C5A778" w14:textId="77777777" w:rsidR="00D857B2" w:rsidRPr="00912EC7" w:rsidRDefault="00D857B2" w:rsidP="009A4DF3">
      <w:pPr>
        <w:pStyle w:val="Heading1"/>
        <w:tabs>
          <w:tab w:val="clear" w:pos="720"/>
          <w:tab w:val="num" w:pos="567"/>
        </w:tabs>
        <w:rPr>
          <w:rFonts w:ascii="Century Gothic" w:hAnsi="Century Gothic"/>
          <w:sz w:val="20"/>
        </w:rPr>
      </w:pPr>
      <w:r w:rsidRPr="00912EC7">
        <w:rPr>
          <w:rFonts w:ascii="Century Gothic" w:hAnsi="Century Gothic"/>
          <w:sz w:val="20"/>
        </w:rPr>
        <w:t xml:space="preserve">Transition Governance </w:t>
      </w:r>
    </w:p>
    <w:p w14:paraId="13B66C48" w14:textId="77777777" w:rsidR="00D857B2" w:rsidRPr="00912EC7" w:rsidRDefault="00D857B2" w:rsidP="009A4DF3">
      <w:pPr>
        <w:pStyle w:val="Default"/>
        <w:ind w:left="1128"/>
        <w:jc w:val="both"/>
        <w:rPr>
          <w:rFonts w:ascii="Century Gothic" w:hAnsi="Century Gothic"/>
          <w:sz w:val="20"/>
          <w:szCs w:val="20"/>
        </w:rPr>
      </w:pPr>
    </w:p>
    <w:p w14:paraId="5864B6C9" w14:textId="77777777" w:rsidR="00D857B2" w:rsidRPr="00286DDB" w:rsidRDefault="00D857B2" w:rsidP="009A418A">
      <w:pPr>
        <w:pStyle w:val="Heading2"/>
        <w:numPr>
          <w:ilvl w:val="1"/>
          <w:numId w:val="71"/>
        </w:numPr>
        <w:rPr>
          <w:rFonts w:ascii="Century Gothic" w:hAnsi="Century Gothic"/>
        </w:rPr>
      </w:pPr>
      <w:r w:rsidRPr="00286DDB">
        <w:rPr>
          <w:rFonts w:ascii="Century Gothic" w:hAnsi="Century Gothic"/>
        </w:rPr>
        <w:t xml:space="preserve">A robust transition governance structure will be agreed and implemented to ensure a seamless transition. A proposed governance structure for transition will be agreed between the </w:t>
      </w:r>
      <w:r w:rsidR="006E3DA7" w:rsidRPr="00286DDB">
        <w:rPr>
          <w:rFonts w:ascii="Century Gothic" w:hAnsi="Century Gothic"/>
        </w:rPr>
        <w:t>parties</w:t>
      </w:r>
      <w:r w:rsidRPr="00286DDB">
        <w:rPr>
          <w:rFonts w:ascii="Century Gothic" w:hAnsi="Century Gothic"/>
        </w:rPr>
        <w:t xml:space="preserve"> within </w:t>
      </w:r>
      <w:r w:rsidR="0002067D" w:rsidRPr="00286DDB">
        <w:rPr>
          <w:rFonts w:ascii="Century Gothic" w:hAnsi="Century Gothic"/>
        </w:rPr>
        <w:t>thirty (</w:t>
      </w:r>
      <w:r w:rsidRPr="00286DDB">
        <w:rPr>
          <w:rFonts w:ascii="Century Gothic" w:hAnsi="Century Gothic"/>
        </w:rPr>
        <w:t>30</w:t>
      </w:r>
      <w:r w:rsidR="0002067D" w:rsidRPr="00286DDB">
        <w:rPr>
          <w:rFonts w:ascii="Century Gothic" w:hAnsi="Century Gothic"/>
        </w:rPr>
        <w:t>)</w:t>
      </w:r>
      <w:r w:rsidRPr="00286DDB">
        <w:rPr>
          <w:rFonts w:ascii="Century Gothic" w:hAnsi="Century Gothic"/>
        </w:rPr>
        <w:t xml:space="preserve"> days of the Effective Date.  </w:t>
      </w:r>
    </w:p>
    <w:p w14:paraId="2AC51270" w14:textId="77777777" w:rsidR="00D857B2" w:rsidRPr="00912EC7" w:rsidRDefault="00D857B2" w:rsidP="009A4DF3">
      <w:pPr>
        <w:pStyle w:val="Heading2"/>
        <w:numPr>
          <w:ilvl w:val="0"/>
          <w:numId w:val="0"/>
        </w:numPr>
        <w:ind w:left="1418"/>
        <w:rPr>
          <w:rFonts w:ascii="Century Gothic" w:hAnsi="Century Gothic"/>
        </w:rPr>
      </w:pPr>
    </w:p>
    <w:p w14:paraId="65612F39" w14:textId="77777777" w:rsidR="00D857B2" w:rsidRPr="00912EC7" w:rsidRDefault="00D857B2" w:rsidP="009A4DF3">
      <w:pPr>
        <w:pStyle w:val="Heading2"/>
        <w:tabs>
          <w:tab w:val="clear" w:pos="1430"/>
          <w:tab w:val="num" w:pos="1418"/>
        </w:tabs>
        <w:ind w:left="1418" w:hanging="851"/>
        <w:rPr>
          <w:rFonts w:ascii="Century Gothic" w:hAnsi="Century Gothic"/>
        </w:rPr>
      </w:pPr>
      <w:proofErr w:type="gramStart"/>
      <w:r w:rsidRPr="00912EC7">
        <w:rPr>
          <w:rFonts w:ascii="Century Gothic" w:hAnsi="Century Gothic"/>
        </w:rPr>
        <w:t>By following this proposed governance structure, there</w:t>
      </w:r>
      <w:proofErr w:type="gramEnd"/>
      <w:r w:rsidRPr="00912EC7">
        <w:rPr>
          <w:rFonts w:ascii="Century Gothic" w:hAnsi="Century Gothic"/>
        </w:rPr>
        <w:t xml:space="preserve"> is a clear demarcation of responsibility and reporting lines, feeding into the joint Supplier and Virgin. For the </w:t>
      </w:r>
      <w:proofErr w:type="gramStart"/>
      <w:r w:rsidR="0002067D" w:rsidRPr="00912EC7">
        <w:rPr>
          <w:rFonts w:ascii="Century Gothic" w:hAnsi="Century Gothic"/>
        </w:rPr>
        <w:t>seventy two</w:t>
      </w:r>
      <w:proofErr w:type="gramEnd"/>
      <w:r w:rsidR="0002067D" w:rsidRPr="00912EC7">
        <w:rPr>
          <w:rFonts w:ascii="Century Gothic" w:hAnsi="Century Gothic"/>
        </w:rPr>
        <w:t xml:space="preserve"> (</w:t>
      </w:r>
      <w:r w:rsidRPr="00912EC7">
        <w:rPr>
          <w:rFonts w:ascii="Century Gothic" w:hAnsi="Century Gothic"/>
        </w:rPr>
        <w:t>72</w:t>
      </w:r>
      <w:r w:rsidR="0002067D" w:rsidRPr="00912EC7">
        <w:rPr>
          <w:rFonts w:ascii="Century Gothic" w:hAnsi="Century Gothic"/>
        </w:rPr>
        <w:t>)</w:t>
      </w:r>
      <w:r w:rsidRPr="00912EC7">
        <w:rPr>
          <w:rFonts w:ascii="Century Gothic" w:hAnsi="Century Gothic"/>
        </w:rPr>
        <w:t xml:space="preserve"> hours prior to transition until steady state, Supplier will also appoint ‘Transition </w:t>
      </w:r>
      <w:r w:rsidR="00512165" w:rsidRPr="00912EC7">
        <w:rPr>
          <w:rFonts w:ascii="Century Gothic" w:hAnsi="Century Gothic"/>
        </w:rPr>
        <w:t>Leaders</w:t>
      </w:r>
      <w:r w:rsidRPr="00912EC7">
        <w:rPr>
          <w:rFonts w:ascii="Century Gothic" w:hAnsi="Century Gothic"/>
        </w:rPr>
        <w:t xml:space="preserve">’ for each work stream to enable effective communication and decision making over this period. </w:t>
      </w:r>
    </w:p>
    <w:p w14:paraId="5C5D840F" w14:textId="77777777" w:rsidR="00D857B2" w:rsidRPr="00912EC7" w:rsidRDefault="00D857B2" w:rsidP="009A4DF3">
      <w:pPr>
        <w:pStyle w:val="Default"/>
        <w:jc w:val="both"/>
        <w:rPr>
          <w:rFonts w:ascii="Century Gothic" w:hAnsi="Century Gothic"/>
          <w:sz w:val="20"/>
          <w:szCs w:val="20"/>
        </w:rPr>
      </w:pPr>
    </w:p>
    <w:p w14:paraId="0AA011F0" w14:textId="77777777" w:rsidR="00D857B2" w:rsidRPr="00912EC7" w:rsidRDefault="00D857B2" w:rsidP="009A4DF3">
      <w:pPr>
        <w:pStyle w:val="Heading2"/>
        <w:tabs>
          <w:tab w:val="clear" w:pos="1430"/>
          <w:tab w:val="num" w:pos="1418"/>
        </w:tabs>
        <w:ind w:left="1418" w:hanging="851"/>
        <w:rPr>
          <w:rFonts w:ascii="Century Gothic" w:hAnsi="Century Gothic"/>
        </w:rPr>
      </w:pPr>
      <w:r w:rsidRPr="00912EC7">
        <w:rPr>
          <w:rFonts w:ascii="Century Gothic" w:hAnsi="Century Gothic"/>
        </w:rPr>
        <w:t>Transition Workstreams</w:t>
      </w:r>
    </w:p>
    <w:p w14:paraId="39DCD98A" w14:textId="77777777" w:rsidR="00D857B2" w:rsidRPr="00912EC7" w:rsidRDefault="00D857B2" w:rsidP="009A4DF3">
      <w:pPr>
        <w:pStyle w:val="Default"/>
        <w:jc w:val="both"/>
        <w:rPr>
          <w:rFonts w:ascii="Century Gothic" w:hAnsi="Century Gothic"/>
          <w:sz w:val="20"/>
          <w:szCs w:val="20"/>
        </w:rPr>
      </w:pPr>
    </w:p>
    <w:p w14:paraId="68924332" w14:textId="77777777" w:rsidR="00D857B2" w:rsidRPr="00912EC7" w:rsidRDefault="00D857B2" w:rsidP="009A4DF3">
      <w:pPr>
        <w:pStyle w:val="Heading3"/>
        <w:ind w:left="1418"/>
        <w:rPr>
          <w:rFonts w:ascii="Century Gothic" w:hAnsi="Century Gothic"/>
        </w:rPr>
      </w:pPr>
      <w:r w:rsidRPr="00912EC7">
        <w:rPr>
          <w:rFonts w:ascii="Century Gothic" w:hAnsi="Century Gothic"/>
        </w:rPr>
        <w:t xml:space="preserve">The transition team, in collaboration with Virgin, will develop detailed plans and key event schedules grouped into the following main work streams: </w:t>
      </w:r>
    </w:p>
    <w:p w14:paraId="4E28BA9E" w14:textId="77777777" w:rsidR="00D857B2" w:rsidRPr="00912EC7" w:rsidRDefault="00D857B2" w:rsidP="009A4DF3">
      <w:pPr>
        <w:pStyle w:val="Default"/>
        <w:jc w:val="both"/>
        <w:rPr>
          <w:rFonts w:ascii="Century Gothic" w:hAnsi="Century Gothic"/>
          <w:sz w:val="20"/>
          <w:szCs w:val="20"/>
        </w:rPr>
      </w:pPr>
    </w:p>
    <w:p w14:paraId="0B8C16FE"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People </w:t>
      </w:r>
    </w:p>
    <w:p w14:paraId="185ACEB7"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Product </w:t>
      </w:r>
    </w:p>
    <w:p w14:paraId="6EB8FE0C"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Equipment </w:t>
      </w:r>
    </w:p>
    <w:p w14:paraId="49F6FBB5"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Process </w:t>
      </w:r>
    </w:p>
    <w:p w14:paraId="23233795"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Property and Facilities </w:t>
      </w:r>
    </w:p>
    <w:p w14:paraId="19180707"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Systems </w:t>
      </w:r>
    </w:p>
    <w:p w14:paraId="49D25E5A" w14:textId="77777777" w:rsidR="00D857B2"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 xml:space="preserve">Risk Management </w:t>
      </w:r>
    </w:p>
    <w:p w14:paraId="267A6F20" w14:textId="77777777" w:rsidR="00400631" w:rsidRPr="00912EC7" w:rsidRDefault="00D857B2" w:rsidP="009A418A">
      <w:pPr>
        <w:pStyle w:val="ListParagraph"/>
        <w:numPr>
          <w:ilvl w:val="0"/>
          <w:numId w:val="14"/>
        </w:numPr>
        <w:ind w:left="2552" w:hanging="567"/>
        <w:rPr>
          <w:rFonts w:ascii="Century Gothic" w:hAnsi="Century Gothic"/>
          <w:sz w:val="20"/>
        </w:rPr>
      </w:pPr>
      <w:r w:rsidRPr="00912EC7">
        <w:rPr>
          <w:rFonts w:ascii="Century Gothic" w:hAnsi="Century Gothic"/>
          <w:sz w:val="20"/>
        </w:rPr>
        <w:t>Any Training requirements</w:t>
      </w:r>
    </w:p>
    <w:p w14:paraId="4205DC97" w14:textId="77777777" w:rsidR="00D857B2" w:rsidRPr="00912EC7" w:rsidRDefault="00D857B2" w:rsidP="009A4DF3">
      <w:pPr>
        <w:pStyle w:val="ListParagraph"/>
        <w:ind w:left="1800"/>
        <w:rPr>
          <w:rFonts w:ascii="Century Gothic" w:hAnsi="Century Gothic"/>
          <w:sz w:val="20"/>
        </w:rPr>
      </w:pPr>
      <w:r w:rsidRPr="00912EC7">
        <w:rPr>
          <w:rFonts w:ascii="Century Gothic" w:hAnsi="Century Gothic"/>
          <w:sz w:val="20"/>
        </w:rPr>
        <w:t xml:space="preserve"> </w:t>
      </w:r>
    </w:p>
    <w:p w14:paraId="75EC6F02" w14:textId="77777777" w:rsidR="00D857B2" w:rsidRPr="001F7778" w:rsidRDefault="00D857B2" w:rsidP="009A4DF3">
      <w:pPr>
        <w:pStyle w:val="Heading2"/>
        <w:tabs>
          <w:tab w:val="clear" w:pos="1430"/>
          <w:tab w:val="num" w:pos="1418"/>
        </w:tabs>
        <w:ind w:left="1418" w:hanging="851"/>
        <w:rPr>
          <w:rFonts w:ascii="Century Gothic" w:hAnsi="Century Gothic"/>
          <w:b/>
          <w:bCs/>
        </w:rPr>
      </w:pPr>
      <w:r w:rsidRPr="001F7778">
        <w:rPr>
          <w:rFonts w:ascii="Century Gothic" w:hAnsi="Century Gothic"/>
          <w:b/>
          <w:bCs/>
        </w:rPr>
        <w:t xml:space="preserve">People </w:t>
      </w:r>
    </w:p>
    <w:p w14:paraId="0A6B9DFC" w14:textId="77777777" w:rsidR="00D857B2" w:rsidRPr="00912EC7" w:rsidRDefault="00D857B2" w:rsidP="009A4DF3">
      <w:pPr>
        <w:pStyle w:val="Default"/>
        <w:jc w:val="both"/>
        <w:rPr>
          <w:rFonts w:ascii="Century Gothic" w:hAnsi="Century Gothic"/>
          <w:sz w:val="20"/>
          <w:szCs w:val="20"/>
        </w:rPr>
      </w:pPr>
    </w:p>
    <w:p w14:paraId="3EDD50D2" w14:textId="77777777" w:rsidR="006C5DAD" w:rsidRDefault="00D857B2" w:rsidP="009A418A">
      <w:pPr>
        <w:pStyle w:val="Heading3"/>
        <w:numPr>
          <w:ilvl w:val="2"/>
          <w:numId w:val="187"/>
        </w:numPr>
        <w:tabs>
          <w:tab w:val="num" w:pos="1985"/>
        </w:tabs>
        <w:rPr>
          <w:rFonts w:ascii="Century Gothic" w:hAnsi="Century Gothic"/>
        </w:rPr>
      </w:pPr>
      <w:r w:rsidRPr="00BF6274">
        <w:rPr>
          <w:rFonts w:ascii="Century Gothic" w:hAnsi="Century Gothic"/>
        </w:rPr>
        <w:t>If applicable, key positions will be recruited and trained prior to start up.</w:t>
      </w:r>
    </w:p>
    <w:p w14:paraId="30E98FDE" w14:textId="0D92413C" w:rsidR="00D857B2" w:rsidRPr="006C5DAD" w:rsidRDefault="00D857B2" w:rsidP="009A418A">
      <w:pPr>
        <w:pStyle w:val="Heading3"/>
        <w:numPr>
          <w:ilvl w:val="2"/>
          <w:numId w:val="187"/>
        </w:numPr>
        <w:tabs>
          <w:tab w:val="num" w:pos="1985"/>
        </w:tabs>
        <w:rPr>
          <w:rFonts w:ascii="Century Gothic" w:hAnsi="Century Gothic"/>
        </w:rPr>
      </w:pPr>
      <w:r w:rsidRPr="006C5DAD">
        <w:rPr>
          <w:rFonts w:ascii="Century Gothic" w:hAnsi="Century Gothic"/>
        </w:rPr>
        <w:t xml:space="preserve">From an early stage in the transition the Supplier will release key operational staff to work on the project. To enable this, the Supplier shall backfill with interim/corporate staff who will look after the </w:t>
      </w:r>
      <w:proofErr w:type="gramStart"/>
      <w:r w:rsidRPr="006C5DAD">
        <w:rPr>
          <w:rFonts w:ascii="Century Gothic" w:hAnsi="Century Gothic"/>
        </w:rPr>
        <w:t>day to day</w:t>
      </w:r>
      <w:proofErr w:type="gramEnd"/>
      <w:r w:rsidRPr="006C5DAD">
        <w:rPr>
          <w:rFonts w:ascii="Century Gothic" w:hAnsi="Century Gothic"/>
        </w:rPr>
        <w:t xml:space="preserve"> operation of the unit.</w:t>
      </w:r>
    </w:p>
    <w:p w14:paraId="0B41129D" w14:textId="77777777" w:rsidR="00D857B2" w:rsidRPr="00912EC7" w:rsidRDefault="00D857B2" w:rsidP="009A4DF3">
      <w:pPr>
        <w:pStyle w:val="Default"/>
        <w:jc w:val="both"/>
        <w:rPr>
          <w:rFonts w:ascii="Century Gothic" w:hAnsi="Century Gothic"/>
          <w:sz w:val="20"/>
          <w:szCs w:val="20"/>
        </w:rPr>
      </w:pPr>
    </w:p>
    <w:p w14:paraId="5A73D824" w14:textId="77777777" w:rsidR="00D857B2" w:rsidRPr="001F7778" w:rsidRDefault="00D857B2" w:rsidP="009A4DF3">
      <w:pPr>
        <w:pStyle w:val="Heading2"/>
        <w:tabs>
          <w:tab w:val="clear" w:pos="1430"/>
          <w:tab w:val="num" w:pos="1418"/>
        </w:tabs>
        <w:ind w:left="1418" w:hanging="851"/>
        <w:rPr>
          <w:rFonts w:ascii="Century Gothic" w:hAnsi="Century Gothic"/>
          <w:b/>
          <w:bCs/>
        </w:rPr>
      </w:pPr>
      <w:r w:rsidRPr="001F7778">
        <w:rPr>
          <w:rFonts w:ascii="Century Gothic" w:hAnsi="Century Gothic"/>
          <w:b/>
          <w:bCs/>
        </w:rPr>
        <w:t xml:space="preserve">Food and Product </w:t>
      </w:r>
    </w:p>
    <w:p w14:paraId="2937C561" w14:textId="77777777" w:rsidR="00D857B2" w:rsidRPr="00912EC7" w:rsidRDefault="00D857B2" w:rsidP="009A4DF3">
      <w:pPr>
        <w:pStyle w:val="Default"/>
        <w:ind w:left="927"/>
        <w:jc w:val="both"/>
        <w:rPr>
          <w:rFonts w:ascii="Century Gothic" w:hAnsi="Century Gothic"/>
          <w:sz w:val="20"/>
          <w:szCs w:val="20"/>
        </w:rPr>
      </w:pPr>
    </w:p>
    <w:p w14:paraId="5B9BEE15" w14:textId="71086AED" w:rsidR="00D857B2" w:rsidRPr="00912EC7" w:rsidRDefault="00D857B2" w:rsidP="009A4DF3">
      <w:pPr>
        <w:pStyle w:val="Heading3"/>
        <w:ind w:left="1418"/>
        <w:rPr>
          <w:rFonts w:ascii="Century Gothic" w:hAnsi="Century Gothic"/>
        </w:rPr>
      </w:pPr>
      <w:r w:rsidRPr="00912EC7">
        <w:rPr>
          <w:rFonts w:ascii="Century Gothic" w:hAnsi="Century Gothic"/>
        </w:rPr>
        <w:t>The Supplier will manage the development and sourcing of the Food products in accordance with Schedule 1</w:t>
      </w:r>
      <w:r w:rsidR="000E7A97">
        <w:rPr>
          <w:rFonts w:ascii="Century Gothic" w:hAnsi="Century Gothic"/>
        </w:rPr>
        <w:t>8</w:t>
      </w:r>
      <w:r w:rsidRPr="00912EC7">
        <w:rPr>
          <w:rFonts w:ascii="Century Gothic" w:hAnsi="Century Gothic"/>
        </w:rPr>
        <w:t xml:space="preserve">. Finalising the Food, menu and supplier selection with Virgin is a key activity to ensuring the supply chain is mobilised and set up with corresponding menu specifications, relevant </w:t>
      </w:r>
      <w:proofErr w:type="gramStart"/>
      <w:r w:rsidRPr="00912EC7">
        <w:rPr>
          <w:rFonts w:ascii="Century Gothic" w:hAnsi="Century Gothic"/>
        </w:rPr>
        <w:t>documentation</w:t>
      </w:r>
      <w:proofErr w:type="gramEnd"/>
      <w:r w:rsidRPr="00912EC7">
        <w:rPr>
          <w:rFonts w:ascii="Century Gothic" w:hAnsi="Century Gothic"/>
        </w:rPr>
        <w:t xml:space="preserve"> and information available for the operation (product lead times, minimum orders etc).</w:t>
      </w:r>
      <w:r w:rsidR="00753980" w:rsidRPr="00912EC7">
        <w:rPr>
          <w:rFonts w:ascii="Century Gothic" w:hAnsi="Century Gothic"/>
        </w:rPr>
        <w:t xml:space="preserve"> </w:t>
      </w:r>
      <w:r w:rsidRPr="00912EC7">
        <w:rPr>
          <w:rFonts w:ascii="Century Gothic" w:hAnsi="Century Gothic"/>
        </w:rPr>
        <w:t xml:space="preserve">The same criteria will apply to all disposable equipment, ambient products and other “one way” products. </w:t>
      </w:r>
    </w:p>
    <w:p w14:paraId="08097F4A" w14:textId="77777777" w:rsidR="00391BE3" w:rsidRPr="00912EC7" w:rsidRDefault="00391BE3" w:rsidP="009A4DF3">
      <w:pPr>
        <w:pStyle w:val="Default"/>
        <w:ind w:left="567"/>
        <w:jc w:val="both"/>
        <w:rPr>
          <w:rFonts w:ascii="Century Gothic" w:hAnsi="Century Gothic" w:cstheme="minorHAnsi"/>
          <w:sz w:val="20"/>
          <w:szCs w:val="20"/>
        </w:rPr>
      </w:pPr>
    </w:p>
    <w:p w14:paraId="6F64DD52"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Equipment </w:t>
      </w:r>
    </w:p>
    <w:p w14:paraId="0B8B8FC6" w14:textId="77777777" w:rsidR="00D857B2" w:rsidRPr="00912EC7" w:rsidRDefault="00D857B2" w:rsidP="009A4DF3">
      <w:pPr>
        <w:pStyle w:val="Heading3"/>
        <w:ind w:left="1985"/>
        <w:rPr>
          <w:rFonts w:ascii="Century Gothic" w:hAnsi="Century Gothic"/>
        </w:rPr>
      </w:pPr>
    </w:p>
    <w:p w14:paraId="04175183"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The Supplier’s preferred option is to conduct the transition in as short a time as possible at each location; the </w:t>
      </w:r>
      <w:r w:rsidR="006E3DA7" w:rsidRPr="00912EC7">
        <w:rPr>
          <w:rFonts w:ascii="Century Gothic" w:hAnsi="Century Gothic"/>
        </w:rPr>
        <w:t>parties</w:t>
      </w:r>
      <w:r w:rsidRPr="00912EC7">
        <w:rPr>
          <w:rFonts w:ascii="Century Gothic" w:hAnsi="Century Gothic"/>
        </w:rPr>
        <w:t xml:space="preserve"> will agree the best and most practical approach for the </w:t>
      </w:r>
      <w:proofErr w:type="gramStart"/>
      <w:r w:rsidRPr="00912EC7">
        <w:rPr>
          <w:rFonts w:ascii="Century Gothic" w:hAnsi="Century Gothic"/>
        </w:rPr>
        <w:t>equipment</w:t>
      </w:r>
      <w:proofErr w:type="gramEnd"/>
      <w:r w:rsidRPr="00912EC7">
        <w:rPr>
          <w:rFonts w:ascii="Century Gothic" w:hAnsi="Century Gothic"/>
        </w:rPr>
        <w:t xml:space="preserve"> and this will be detailed in the transition plan. </w:t>
      </w:r>
    </w:p>
    <w:p w14:paraId="0D9EB302" w14:textId="77777777" w:rsidR="00D857B2" w:rsidRPr="00912EC7" w:rsidRDefault="00D857B2" w:rsidP="009A4DF3">
      <w:pPr>
        <w:pStyle w:val="Default"/>
        <w:jc w:val="both"/>
        <w:rPr>
          <w:rFonts w:ascii="Century Gothic" w:hAnsi="Century Gothic"/>
          <w:sz w:val="20"/>
          <w:szCs w:val="20"/>
        </w:rPr>
      </w:pPr>
    </w:p>
    <w:p w14:paraId="1C4611D8"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Process </w:t>
      </w:r>
    </w:p>
    <w:p w14:paraId="47275533" w14:textId="77777777" w:rsidR="00D857B2" w:rsidRPr="00912EC7" w:rsidRDefault="00D857B2" w:rsidP="009A4DF3">
      <w:pPr>
        <w:pStyle w:val="Default"/>
        <w:ind w:left="927" w:hanging="927"/>
        <w:jc w:val="both"/>
        <w:rPr>
          <w:rFonts w:ascii="Century Gothic" w:hAnsi="Century Gothic"/>
          <w:sz w:val="20"/>
          <w:szCs w:val="20"/>
        </w:rPr>
      </w:pPr>
    </w:p>
    <w:p w14:paraId="0D128F25" w14:textId="77777777" w:rsidR="00A20F8E" w:rsidRDefault="00D857B2" w:rsidP="009A418A">
      <w:pPr>
        <w:pStyle w:val="Heading3"/>
        <w:numPr>
          <w:ilvl w:val="2"/>
          <w:numId w:val="188"/>
        </w:numPr>
        <w:tabs>
          <w:tab w:val="num" w:pos="1985"/>
        </w:tabs>
        <w:rPr>
          <w:rFonts w:ascii="Century Gothic" w:hAnsi="Century Gothic"/>
        </w:rPr>
      </w:pPr>
      <w:r w:rsidRPr="00BF6274">
        <w:rPr>
          <w:rFonts w:ascii="Century Gothic" w:hAnsi="Century Gothic"/>
        </w:rPr>
        <w:t xml:space="preserve">The Supplier will define and test all operational and non-operational processes to ensure consistent, </w:t>
      </w:r>
      <w:proofErr w:type="gramStart"/>
      <w:r w:rsidRPr="00BF6274">
        <w:rPr>
          <w:rFonts w:ascii="Century Gothic" w:hAnsi="Century Gothic"/>
        </w:rPr>
        <w:t>stable</w:t>
      </w:r>
      <w:proofErr w:type="gramEnd"/>
      <w:r w:rsidRPr="00BF6274">
        <w:rPr>
          <w:rFonts w:ascii="Century Gothic" w:hAnsi="Century Gothic"/>
        </w:rPr>
        <w:t xml:space="preserve"> and reliable delivery of Goods and Services to Virgin. </w:t>
      </w:r>
    </w:p>
    <w:p w14:paraId="74F71CA4" w14:textId="77777777" w:rsidR="00A20F8E" w:rsidRPr="00A20F8E" w:rsidRDefault="00A20F8E" w:rsidP="00A20F8E"/>
    <w:p w14:paraId="701D928C" w14:textId="3AC0AF51" w:rsidR="00D857B2" w:rsidRPr="00A20F8E" w:rsidRDefault="00D857B2" w:rsidP="009A418A">
      <w:pPr>
        <w:pStyle w:val="Heading3"/>
        <w:numPr>
          <w:ilvl w:val="2"/>
          <w:numId w:val="188"/>
        </w:numPr>
        <w:tabs>
          <w:tab w:val="num" w:pos="1985"/>
        </w:tabs>
        <w:rPr>
          <w:rFonts w:ascii="Century Gothic" w:hAnsi="Century Gothic"/>
        </w:rPr>
      </w:pPr>
      <w:r w:rsidRPr="00A20F8E">
        <w:rPr>
          <w:rFonts w:ascii="Century Gothic" w:hAnsi="Century Gothic"/>
        </w:rPr>
        <w:lastRenderedPageBreak/>
        <w:t xml:space="preserve">The Inflight Services </w:t>
      </w:r>
      <w:r w:rsidR="00594195" w:rsidRPr="00A20F8E">
        <w:rPr>
          <w:rFonts w:ascii="Century Gothic" w:hAnsi="Century Gothic"/>
        </w:rPr>
        <w:t xml:space="preserve">Procedures </w:t>
      </w:r>
      <w:r w:rsidRPr="00A20F8E">
        <w:rPr>
          <w:rFonts w:ascii="Century Gothic" w:hAnsi="Century Gothic"/>
        </w:rPr>
        <w:t xml:space="preserve">Manual will be </w:t>
      </w:r>
      <w:proofErr w:type="gramStart"/>
      <w:r w:rsidRPr="00A20F8E">
        <w:rPr>
          <w:rFonts w:ascii="Century Gothic" w:hAnsi="Century Gothic"/>
        </w:rPr>
        <w:t>referred to at all times</w:t>
      </w:r>
      <w:proofErr w:type="gramEnd"/>
      <w:r w:rsidRPr="00A20F8E">
        <w:rPr>
          <w:rFonts w:ascii="Century Gothic" w:hAnsi="Century Gothic"/>
        </w:rPr>
        <w:t xml:space="preserve"> in order to verify any process or system alignments needed to ensure overall compliance with Virgin’s expectations. </w:t>
      </w:r>
    </w:p>
    <w:p w14:paraId="398BECDC" w14:textId="77777777" w:rsidR="00D857B2" w:rsidRPr="00912EC7" w:rsidRDefault="00D857B2" w:rsidP="009A4DF3">
      <w:pPr>
        <w:pStyle w:val="Default"/>
        <w:jc w:val="both"/>
        <w:rPr>
          <w:rFonts w:ascii="Century Gothic" w:hAnsi="Century Gothic"/>
          <w:sz w:val="20"/>
          <w:szCs w:val="20"/>
        </w:rPr>
      </w:pPr>
    </w:p>
    <w:p w14:paraId="480A9242"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Property &amp; Facilities </w:t>
      </w:r>
    </w:p>
    <w:p w14:paraId="5899BBC0" w14:textId="77777777" w:rsidR="00D857B2" w:rsidRPr="00912EC7" w:rsidRDefault="00D857B2" w:rsidP="009A4DF3">
      <w:pPr>
        <w:pStyle w:val="Default"/>
        <w:ind w:left="927"/>
        <w:jc w:val="both"/>
        <w:rPr>
          <w:rFonts w:ascii="Century Gothic" w:hAnsi="Century Gothic"/>
          <w:sz w:val="20"/>
          <w:szCs w:val="20"/>
        </w:rPr>
      </w:pPr>
    </w:p>
    <w:p w14:paraId="3E356773" w14:textId="50ADB65D" w:rsidR="00A20F8E" w:rsidRPr="00A20F8E" w:rsidRDefault="00D857B2" w:rsidP="009A418A">
      <w:pPr>
        <w:pStyle w:val="Heading3"/>
        <w:numPr>
          <w:ilvl w:val="2"/>
          <w:numId w:val="189"/>
        </w:numPr>
        <w:tabs>
          <w:tab w:val="num" w:pos="1985"/>
        </w:tabs>
        <w:ind w:left="1985" w:hanging="567"/>
      </w:pPr>
      <w:r w:rsidRPr="006C5DAD">
        <w:rPr>
          <w:rFonts w:ascii="Century Gothic" w:hAnsi="Century Gothic"/>
        </w:rPr>
        <w:t xml:space="preserve">The Supplier will ensure any facility is delivered on time for the Virgin start-up and detailed in the transition plan. </w:t>
      </w:r>
    </w:p>
    <w:p w14:paraId="630D8413" w14:textId="6703D051" w:rsidR="00A20F8E" w:rsidRPr="00A20F8E" w:rsidRDefault="00D857B2" w:rsidP="009A418A">
      <w:pPr>
        <w:pStyle w:val="Heading3"/>
        <w:numPr>
          <w:ilvl w:val="2"/>
          <w:numId w:val="189"/>
        </w:numPr>
        <w:tabs>
          <w:tab w:val="num" w:pos="1985"/>
        </w:tabs>
        <w:ind w:left="1985" w:hanging="567"/>
      </w:pPr>
      <w:r w:rsidRPr="006C5DAD">
        <w:rPr>
          <w:rFonts w:ascii="Century Gothic" w:hAnsi="Century Gothic"/>
        </w:rPr>
        <w:t xml:space="preserve">Reconfiguring and refurbishment of existing facilities will be determined and implemented as required ready for start-up and detailed in the transition plan. </w:t>
      </w:r>
    </w:p>
    <w:p w14:paraId="2B35598F" w14:textId="1BED5F0E" w:rsidR="00D857B2" w:rsidRPr="00A20F8E" w:rsidRDefault="00D857B2" w:rsidP="009A418A">
      <w:pPr>
        <w:pStyle w:val="Heading3"/>
        <w:numPr>
          <w:ilvl w:val="2"/>
          <w:numId w:val="189"/>
        </w:numPr>
        <w:tabs>
          <w:tab w:val="num" w:pos="1985"/>
        </w:tabs>
        <w:ind w:left="1985" w:hanging="567"/>
        <w:rPr>
          <w:rFonts w:ascii="Century Gothic" w:hAnsi="Century Gothic"/>
        </w:rPr>
      </w:pPr>
      <w:r w:rsidRPr="00A20F8E">
        <w:rPr>
          <w:rFonts w:ascii="Century Gothic" w:hAnsi="Century Gothic"/>
        </w:rPr>
        <w:t xml:space="preserve">Any new catering trucks required to service Virgin flights will also be in place ready for start-up. </w:t>
      </w:r>
    </w:p>
    <w:p w14:paraId="38B982CA" w14:textId="77777777" w:rsidR="00D857B2" w:rsidRPr="00912EC7" w:rsidRDefault="00D857B2" w:rsidP="009A4DF3">
      <w:pPr>
        <w:pStyle w:val="Default"/>
        <w:ind w:left="720"/>
        <w:jc w:val="both"/>
        <w:rPr>
          <w:rFonts w:ascii="Century Gothic" w:hAnsi="Century Gothic"/>
          <w:sz w:val="20"/>
          <w:szCs w:val="20"/>
        </w:rPr>
      </w:pPr>
    </w:p>
    <w:p w14:paraId="3FDB4FEE"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912EC7">
        <w:rPr>
          <w:rFonts w:ascii="Century Gothic" w:hAnsi="Century Gothic"/>
        </w:rPr>
        <w:t xml:space="preserve"> </w:t>
      </w:r>
      <w:r w:rsidRPr="00A20F8E">
        <w:rPr>
          <w:rFonts w:ascii="Century Gothic" w:hAnsi="Century Gothic"/>
          <w:b/>
          <w:bCs/>
        </w:rPr>
        <w:t>Systems</w:t>
      </w:r>
    </w:p>
    <w:p w14:paraId="5B96416A" w14:textId="77777777" w:rsidR="00D857B2" w:rsidRPr="00912EC7" w:rsidRDefault="00D857B2" w:rsidP="009A4DF3">
      <w:pPr>
        <w:pStyle w:val="Default"/>
        <w:jc w:val="both"/>
        <w:rPr>
          <w:rFonts w:ascii="Century Gothic" w:hAnsi="Century Gothic"/>
          <w:sz w:val="20"/>
          <w:szCs w:val="20"/>
        </w:rPr>
      </w:pPr>
    </w:p>
    <w:p w14:paraId="2E586530"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All systems requirements (</w:t>
      </w:r>
      <w:r w:rsidR="00990BF1" w:rsidRPr="00912EC7">
        <w:rPr>
          <w:rFonts w:ascii="Century Gothic" w:hAnsi="Century Gothic"/>
        </w:rPr>
        <w:t>including</w:t>
      </w:r>
      <w:r w:rsidRPr="00912EC7">
        <w:rPr>
          <w:rFonts w:ascii="Century Gothic" w:hAnsi="Century Gothic"/>
        </w:rPr>
        <w:t xml:space="preserve"> any training requirements) will be detailed in the transition plan. </w:t>
      </w:r>
    </w:p>
    <w:p w14:paraId="102EA893" w14:textId="77777777" w:rsidR="00D857B2" w:rsidRPr="00912EC7" w:rsidRDefault="00D857B2" w:rsidP="009A4DF3">
      <w:pPr>
        <w:pStyle w:val="Default"/>
        <w:jc w:val="both"/>
        <w:rPr>
          <w:rFonts w:ascii="Century Gothic" w:hAnsi="Century Gothic"/>
          <w:sz w:val="20"/>
          <w:szCs w:val="20"/>
        </w:rPr>
      </w:pPr>
    </w:p>
    <w:p w14:paraId="6905C37A"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Risk Management </w:t>
      </w:r>
    </w:p>
    <w:p w14:paraId="1D290261" w14:textId="77777777" w:rsidR="00D857B2" w:rsidRPr="00912EC7" w:rsidRDefault="00D857B2" w:rsidP="009A4DF3">
      <w:pPr>
        <w:pStyle w:val="Default"/>
        <w:jc w:val="both"/>
        <w:rPr>
          <w:rFonts w:ascii="Century Gothic" w:hAnsi="Century Gothic"/>
          <w:sz w:val="20"/>
          <w:szCs w:val="20"/>
        </w:rPr>
      </w:pPr>
    </w:p>
    <w:p w14:paraId="494CFBA9"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Clear and transparent identification of all risks and potential risks associated with the transition plan will be clearly identified. The plan will cover all possible scenarios and will include detailed mitigation and recovery plans. Both </w:t>
      </w:r>
      <w:r w:rsidR="006E3DA7" w:rsidRPr="00912EC7">
        <w:rPr>
          <w:rFonts w:ascii="Century Gothic" w:hAnsi="Century Gothic"/>
        </w:rPr>
        <w:t>parties</w:t>
      </w:r>
      <w:r w:rsidRPr="00912EC7">
        <w:rPr>
          <w:rFonts w:ascii="Century Gothic" w:hAnsi="Century Gothic"/>
        </w:rPr>
        <w:t xml:space="preserve"> will agree and define acceptable and unacceptable risks with potential impacts on Virgin and the Supplier’s operation. The plan will also encompass regular reviews with clear escalation and control processes as detailed in the transition governance. </w:t>
      </w:r>
    </w:p>
    <w:p w14:paraId="295F539E" w14:textId="77777777" w:rsidR="00D857B2" w:rsidRPr="00912EC7" w:rsidRDefault="00D857B2" w:rsidP="009A4DF3">
      <w:pPr>
        <w:pStyle w:val="Default"/>
        <w:jc w:val="both"/>
        <w:rPr>
          <w:rFonts w:ascii="Century Gothic" w:hAnsi="Century Gothic"/>
          <w:sz w:val="20"/>
          <w:szCs w:val="20"/>
        </w:rPr>
      </w:pPr>
    </w:p>
    <w:p w14:paraId="4917AA57"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Equipment Requirements for Start-Up </w:t>
      </w:r>
    </w:p>
    <w:p w14:paraId="2BEEB28F" w14:textId="77777777" w:rsidR="00D857B2" w:rsidRPr="00912EC7" w:rsidRDefault="00D857B2" w:rsidP="009A4DF3">
      <w:pPr>
        <w:pStyle w:val="Heading3"/>
        <w:ind w:left="1440"/>
        <w:rPr>
          <w:rFonts w:ascii="Century Gothic" w:hAnsi="Century Gothic"/>
        </w:rPr>
      </w:pPr>
    </w:p>
    <w:p w14:paraId="7F44E173"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The transition plan will identify all equipment needs to create a safety buffer for </w:t>
      </w:r>
      <w:r w:rsidR="00CC7A74" w:rsidRPr="00912EC7">
        <w:rPr>
          <w:rFonts w:ascii="Century Gothic" w:hAnsi="Century Gothic"/>
        </w:rPr>
        <w:t>start-up</w:t>
      </w:r>
      <w:r w:rsidRPr="00912EC7">
        <w:rPr>
          <w:rFonts w:ascii="Century Gothic" w:hAnsi="Century Gothic"/>
        </w:rPr>
        <w:t xml:space="preserve">. The safety buffer will be agreed between the </w:t>
      </w:r>
      <w:r w:rsidR="006E3DA7" w:rsidRPr="00912EC7">
        <w:rPr>
          <w:rFonts w:ascii="Century Gothic" w:hAnsi="Century Gothic"/>
        </w:rPr>
        <w:t>parties</w:t>
      </w:r>
      <w:r w:rsidRPr="00912EC7">
        <w:rPr>
          <w:rFonts w:ascii="Century Gothic" w:hAnsi="Century Gothic"/>
        </w:rPr>
        <w:t xml:space="preserve">. </w:t>
      </w:r>
    </w:p>
    <w:p w14:paraId="108A0040" w14:textId="77777777" w:rsidR="00D857B2" w:rsidRPr="00912EC7" w:rsidRDefault="00D857B2" w:rsidP="009A4DF3">
      <w:pPr>
        <w:pStyle w:val="Default"/>
        <w:jc w:val="both"/>
        <w:rPr>
          <w:rFonts w:ascii="Century Gothic" w:hAnsi="Century Gothic"/>
          <w:sz w:val="20"/>
          <w:szCs w:val="20"/>
        </w:rPr>
      </w:pPr>
    </w:p>
    <w:p w14:paraId="19385A50" w14:textId="77777777"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 xml:space="preserve">Steady State Production Plan </w:t>
      </w:r>
    </w:p>
    <w:p w14:paraId="21ED7858" w14:textId="77777777" w:rsidR="00D857B2" w:rsidRPr="00912EC7" w:rsidRDefault="00D857B2" w:rsidP="009A4DF3">
      <w:pPr>
        <w:pStyle w:val="Default"/>
        <w:jc w:val="both"/>
        <w:rPr>
          <w:rFonts w:ascii="Century Gothic" w:hAnsi="Century Gothic"/>
          <w:sz w:val="20"/>
          <w:szCs w:val="20"/>
        </w:rPr>
      </w:pPr>
    </w:p>
    <w:p w14:paraId="2E2E942C"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There are </w:t>
      </w:r>
      <w:proofErr w:type="gramStart"/>
      <w:r w:rsidRPr="00912EC7">
        <w:rPr>
          <w:rFonts w:ascii="Century Gothic" w:hAnsi="Century Gothic"/>
        </w:rPr>
        <w:t>a number of</w:t>
      </w:r>
      <w:proofErr w:type="gramEnd"/>
      <w:r w:rsidRPr="00912EC7">
        <w:rPr>
          <w:rFonts w:ascii="Century Gothic" w:hAnsi="Century Gothic"/>
        </w:rPr>
        <w:t xml:space="preserve"> considerations surrounding the transition and transfer of product and equipment between the </w:t>
      </w:r>
      <w:r w:rsidR="00512165" w:rsidRPr="00912EC7">
        <w:rPr>
          <w:rFonts w:ascii="Century Gothic" w:hAnsi="Century Gothic"/>
        </w:rPr>
        <w:t>p</w:t>
      </w:r>
      <w:r w:rsidRPr="00912EC7">
        <w:rPr>
          <w:rFonts w:ascii="Century Gothic" w:hAnsi="Century Gothic"/>
        </w:rPr>
        <w:t xml:space="preserve">revious Supplier and the Supplier, such as excess bond stock, </w:t>
      </w:r>
      <w:proofErr w:type="spellStart"/>
      <w:r w:rsidRPr="00912EC7">
        <w:rPr>
          <w:rFonts w:ascii="Century Gothic" w:hAnsi="Century Gothic"/>
        </w:rPr>
        <w:t>rotable</w:t>
      </w:r>
      <w:proofErr w:type="spellEnd"/>
      <w:r w:rsidRPr="00912EC7">
        <w:rPr>
          <w:rFonts w:ascii="Century Gothic" w:hAnsi="Century Gothic"/>
        </w:rPr>
        <w:t xml:space="preserve"> equipment, ambient Virgin owned stock, disposable equipment etc. This will be detailed in the transition plan and agreed between the </w:t>
      </w:r>
      <w:r w:rsidR="006E3DA7" w:rsidRPr="00912EC7">
        <w:rPr>
          <w:rFonts w:ascii="Century Gothic" w:hAnsi="Century Gothic"/>
        </w:rPr>
        <w:t>parties</w:t>
      </w:r>
      <w:r w:rsidRPr="00912EC7">
        <w:rPr>
          <w:rFonts w:ascii="Century Gothic" w:hAnsi="Century Gothic"/>
        </w:rPr>
        <w:t xml:space="preserve">. </w:t>
      </w:r>
    </w:p>
    <w:p w14:paraId="4BF72B68" w14:textId="77777777" w:rsidR="00D857B2" w:rsidRPr="00912EC7" w:rsidRDefault="00D857B2" w:rsidP="009A4DF3">
      <w:pPr>
        <w:pStyle w:val="Default"/>
        <w:jc w:val="both"/>
        <w:rPr>
          <w:rFonts w:ascii="Century Gothic" w:hAnsi="Century Gothic"/>
          <w:sz w:val="20"/>
          <w:szCs w:val="20"/>
        </w:rPr>
      </w:pPr>
    </w:p>
    <w:p w14:paraId="6449234C" w14:textId="1BED8A4B"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Transition -</w:t>
      </w:r>
      <w:r w:rsidR="00A20F8E">
        <w:rPr>
          <w:rFonts w:ascii="Century Gothic" w:hAnsi="Century Gothic"/>
          <w:b/>
          <w:bCs/>
        </w:rPr>
        <w:t xml:space="preserve"> </w:t>
      </w:r>
      <w:r w:rsidRPr="00A20F8E">
        <w:rPr>
          <w:rFonts w:ascii="Century Gothic" w:hAnsi="Century Gothic"/>
          <w:b/>
          <w:bCs/>
        </w:rPr>
        <w:t xml:space="preserve">Contingency Product </w:t>
      </w:r>
    </w:p>
    <w:p w14:paraId="64DC17BD" w14:textId="77777777" w:rsidR="00D857B2" w:rsidRPr="00912EC7" w:rsidRDefault="00D857B2" w:rsidP="009A4DF3">
      <w:pPr>
        <w:pStyle w:val="Default"/>
        <w:jc w:val="both"/>
        <w:rPr>
          <w:rFonts w:ascii="Century Gothic" w:hAnsi="Century Gothic"/>
          <w:sz w:val="20"/>
          <w:szCs w:val="20"/>
        </w:rPr>
      </w:pPr>
    </w:p>
    <w:p w14:paraId="6A879489"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Both </w:t>
      </w:r>
      <w:r w:rsidR="006E3DA7" w:rsidRPr="00912EC7">
        <w:rPr>
          <w:rFonts w:ascii="Century Gothic" w:hAnsi="Century Gothic"/>
        </w:rPr>
        <w:t>parties</w:t>
      </w:r>
      <w:r w:rsidRPr="00912EC7">
        <w:rPr>
          <w:rFonts w:ascii="Century Gothic" w:hAnsi="Century Gothic"/>
        </w:rPr>
        <w:t xml:space="preserve"> understand the need for contingency product to mitigate any </w:t>
      </w:r>
      <w:r w:rsidR="001F2589" w:rsidRPr="00912EC7">
        <w:rPr>
          <w:rFonts w:ascii="Century Gothic" w:hAnsi="Century Gothic"/>
        </w:rPr>
        <w:t>unnecessary</w:t>
      </w:r>
      <w:r w:rsidRPr="00912EC7">
        <w:rPr>
          <w:rFonts w:ascii="Century Gothic" w:hAnsi="Century Gothic"/>
        </w:rPr>
        <w:t xml:space="preserve"> risks during transition. The </w:t>
      </w:r>
      <w:r w:rsidR="006E3DA7" w:rsidRPr="00912EC7">
        <w:rPr>
          <w:rFonts w:ascii="Century Gothic" w:hAnsi="Century Gothic"/>
        </w:rPr>
        <w:t>parties</w:t>
      </w:r>
      <w:r w:rsidRPr="00912EC7">
        <w:rPr>
          <w:rFonts w:ascii="Century Gothic" w:hAnsi="Century Gothic"/>
        </w:rPr>
        <w:t xml:space="preserve"> will agree the contingency product requirements and detail this in the transition plan. </w:t>
      </w:r>
    </w:p>
    <w:p w14:paraId="6E5A34AB" w14:textId="77777777" w:rsidR="00D857B2" w:rsidRPr="00912EC7" w:rsidRDefault="00D857B2" w:rsidP="009A4DF3">
      <w:pPr>
        <w:pStyle w:val="Default"/>
        <w:jc w:val="both"/>
        <w:rPr>
          <w:rFonts w:ascii="Century Gothic" w:hAnsi="Century Gothic"/>
          <w:sz w:val="20"/>
          <w:szCs w:val="20"/>
        </w:rPr>
      </w:pPr>
    </w:p>
    <w:p w14:paraId="15A3695A" w14:textId="3CE466A8" w:rsidR="00D857B2" w:rsidRPr="00A20F8E" w:rsidRDefault="00D857B2" w:rsidP="009A4DF3">
      <w:pPr>
        <w:pStyle w:val="Heading2"/>
        <w:tabs>
          <w:tab w:val="clear" w:pos="1430"/>
          <w:tab w:val="num" w:pos="1418"/>
        </w:tabs>
        <w:ind w:left="1418" w:hanging="851"/>
        <w:rPr>
          <w:rFonts w:ascii="Century Gothic" w:hAnsi="Century Gothic"/>
          <w:b/>
          <w:bCs/>
        </w:rPr>
      </w:pPr>
      <w:r w:rsidRPr="00A20F8E">
        <w:rPr>
          <w:rFonts w:ascii="Century Gothic" w:hAnsi="Century Gothic"/>
          <w:b/>
          <w:bCs/>
        </w:rPr>
        <w:t>Transition -</w:t>
      </w:r>
      <w:r w:rsidR="00A20F8E">
        <w:rPr>
          <w:rFonts w:ascii="Century Gothic" w:hAnsi="Century Gothic"/>
          <w:b/>
          <w:bCs/>
        </w:rPr>
        <w:t xml:space="preserve"> </w:t>
      </w:r>
      <w:r w:rsidRPr="00A20F8E">
        <w:rPr>
          <w:rFonts w:ascii="Century Gothic" w:hAnsi="Century Gothic"/>
          <w:b/>
          <w:bCs/>
        </w:rPr>
        <w:t xml:space="preserve">Food Supply Chain </w:t>
      </w:r>
    </w:p>
    <w:p w14:paraId="390D6475" w14:textId="77777777" w:rsidR="00D857B2" w:rsidRPr="00912EC7" w:rsidRDefault="00D857B2" w:rsidP="009A4DF3">
      <w:pPr>
        <w:pStyle w:val="Default"/>
        <w:ind w:left="567" w:hanging="567"/>
        <w:jc w:val="both"/>
        <w:rPr>
          <w:rFonts w:ascii="Century Gothic" w:hAnsi="Century Gothic"/>
          <w:sz w:val="20"/>
          <w:szCs w:val="20"/>
        </w:rPr>
      </w:pPr>
    </w:p>
    <w:p w14:paraId="51D3B046" w14:textId="77777777" w:rsidR="00D857B2" w:rsidRPr="00912EC7" w:rsidRDefault="00D857B2" w:rsidP="009A4DF3">
      <w:pPr>
        <w:pStyle w:val="Heading3"/>
        <w:tabs>
          <w:tab w:val="num" w:pos="1985"/>
        </w:tabs>
        <w:ind w:left="1418"/>
        <w:rPr>
          <w:rFonts w:ascii="Century Gothic" w:hAnsi="Century Gothic"/>
        </w:rPr>
      </w:pPr>
      <w:r w:rsidRPr="00912EC7">
        <w:rPr>
          <w:rFonts w:ascii="Century Gothic" w:hAnsi="Century Gothic"/>
        </w:rPr>
        <w:t xml:space="preserve">In planning for a successful start-up and transition, the Supplier will work in accordance with the transition governance and to the timelines in the agreed transition plan. </w:t>
      </w:r>
    </w:p>
    <w:p w14:paraId="411E4A1E" w14:textId="77777777" w:rsidR="00D857B2" w:rsidRPr="00912EC7" w:rsidRDefault="00D857B2" w:rsidP="009A4DF3">
      <w:pPr>
        <w:pStyle w:val="Default"/>
        <w:jc w:val="both"/>
        <w:rPr>
          <w:rFonts w:ascii="Century Gothic" w:hAnsi="Century Gothic"/>
          <w:sz w:val="20"/>
          <w:szCs w:val="20"/>
        </w:rPr>
      </w:pPr>
    </w:p>
    <w:p w14:paraId="420E2ED3" w14:textId="77777777" w:rsidR="00D857B2" w:rsidRPr="00B7111C" w:rsidRDefault="00D857B2" w:rsidP="009A4DF3">
      <w:pPr>
        <w:pStyle w:val="Heading2"/>
        <w:tabs>
          <w:tab w:val="clear" w:pos="1430"/>
          <w:tab w:val="num" w:pos="1418"/>
        </w:tabs>
        <w:ind w:left="1418" w:hanging="851"/>
        <w:rPr>
          <w:rFonts w:ascii="Century Gothic" w:hAnsi="Century Gothic"/>
          <w:b/>
          <w:bCs/>
        </w:rPr>
      </w:pPr>
      <w:r w:rsidRPr="00B7111C">
        <w:rPr>
          <w:rFonts w:ascii="Century Gothic" w:hAnsi="Century Gothic"/>
          <w:b/>
          <w:bCs/>
        </w:rPr>
        <w:t xml:space="preserve">Third Party Supplier Contracting &amp; System Set-Up </w:t>
      </w:r>
    </w:p>
    <w:p w14:paraId="35272AE5" w14:textId="77777777" w:rsidR="00D857B2" w:rsidRPr="00912EC7" w:rsidRDefault="00D857B2" w:rsidP="009A4DF3">
      <w:pPr>
        <w:pStyle w:val="Default"/>
        <w:jc w:val="both"/>
        <w:rPr>
          <w:rFonts w:ascii="Century Gothic" w:hAnsi="Century Gothic"/>
          <w:sz w:val="20"/>
          <w:szCs w:val="20"/>
        </w:rPr>
      </w:pPr>
    </w:p>
    <w:p w14:paraId="103404EF" w14:textId="51DCD686" w:rsidR="006C5DAD" w:rsidRDefault="00D857B2" w:rsidP="009A418A">
      <w:pPr>
        <w:pStyle w:val="Heading3"/>
        <w:numPr>
          <w:ilvl w:val="2"/>
          <w:numId w:val="190"/>
        </w:numPr>
        <w:tabs>
          <w:tab w:val="num" w:pos="1985"/>
        </w:tabs>
        <w:ind w:left="1985" w:hanging="567"/>
        <w:rPr>
          <w:rFonts w:ascii="Century Gothic" w:hAnsi="Century Gothic"/>
        </w:rPr>
      </w:pPr>
      <w:r w:rsidRPr="006C5DAD">
        <w:rPr>
          <w:rFonts w:ascii="Century Gothic" w:hAnsi="Century Gothic"/>
        </w:rPr>
        <w:lastRenderedPageBreak/>
        <w:t>Contract negotiation and finalisation will take place with selected Food suppliers in accordance with Schedule 1</w:t>
      </w:r>
      <w:r w:rsidR="000E7A97">
        <w:rPr>
          <w:rFonts w:ascii="Century Gothic" w:hAnsi="Century Gothic"/>
        </w:rPr>
        <w:t>8</w:t>
      </w:r>
      <w:r w:rsidRPr="006C5DAD">
        <w:rPr>
          <w:rFonts w:ascii="Century Gothic" w:hAnsi="Century Gothic"/>
        </w:rPr>
        <w:t xml:space="preserve">, including terms and conditions, outlining the agreements between both </w:t>
      </w:r>
      <w:r w:rsidR="006E3DA7" w:rsidRPr="006C5DAD">
        <w:rPr>
          <w:rFonts w:ascii="Century Gothic" w:hAnsi="Century Gothic"/>
        </w:rPr>
        <w:t>parties</w:t>
      </w:r>
      <w:r w:rsidRPr="006C5DAD">
        <w:rPr>
          <w:rFonts w:ascii="Century Gothic" w:hAnsi="Century Gothic"/>
        </w:rPr>
        <w:t xml:space="preserve">. </w:t>
      </w:r>
    </w:p>
    <w:p w14:paraId="17CE8A55" w14:textId="715CCD11" w:rsidR="00D857B2" w:rsidRPr="006C5DAD" w:rsidRDefault="00D857B2" w:rsidP="009A418A">
      <w:pPr>
        <w:pStyle w:val="Heading3"/>
        <w:numPr>
          <w:ilvl w:val="2"/>
          <w:numId w:val="190"/>
        </w:numPr>
        <w:tabs>
          <w:tab w:val="num" w:pos="1985"/>
        </w:tabs>
        <w:ind w:left="1985" w:hanging="567"/>
        <w:rPr>
          <w:rFonts w:ascii="Century Gothic" w:hAnsi="Century Gothic"/>
        </w:rPr>
      </w:pPr>
      <w:r w:rsidRPr="006C5DAD">
        <w:rPr>
          <w:rFonts w:ascii="Century Gothic" w:hAnsi="Century Gothic"/>
        </w:rPr>
        <w:t xml:space="preserve">Operating </w:t>
      </w:r>
      <w:r w:rsidR="00512165" w:rsidRPr="006C5DAD">
        <w:rPr>
          <w:rFonts w:ascii="Century Gothic" w:hAnsi="Century Gothic"/>
        </w:rPr>
        <w:t>m</w:t>
      </w:r>
      <w:r w:rsidRPr="006C5DAD">
        <w:rPr>
          <w:rFonts w:ascii="Century Gothic" w:hAnsi="Century Gothic"/>
        </w:rPr>
        <w:t xml:space="preserve">anuals, including technical </w:t>
      </w:r>
      <w:r w:rsidR="005F5175" w:rsidRPr="006C5DAD">
        <w:rPr>
          <w:rFonts w:ascii="Century Gothic" w:hAnsi="Century Gothic"/>
        </w:rPr>
        <w:t>s</w:t>
      </w:r>
      <w:r w:rsidRPr="006C5DAD">
        <w:rPr>
          <w:rFonts w:ascii="Century Gothic" w:hAnsi="Century Gothic"/>
        </w:rPr>
        <w:t xml:space="preserve">pecifications and SLA’s will be drafted and issued to key suppliers clearly communicating all requirements related to order fulfilment, inventory management, quality assurance and delivery. </w:t>
      </w:r>
    </w:p>
    <w:p w14:paraId="699D93DA" w14:textId="77777777" w:rsidR="00D857B2" w:rsidRPr="00912EC7" w:rsidRDefault="00D857B2" w:rsidP="009A4DF3">
      <w:pPr>
        <w:pStyle w:val="Default"/>
        <w:ind w:left="720"/>
        <w:jc w:val="both"/>
        <w:rPr>
          <w:rFonts w:ascii="Century Gothic" w:hAnsi="Century Gothic"/>
          <w:sz w:val="20"/>
          <w:szCs w:val="20"/>
        </w:rPr>
      </w:pPr>
    </w:p>
    <w:p w14:paraId="5D3DFC24" w14:textId="77777777" w:rsidR="00D857B2" w:rsidRPr="00B7111C" w:rsidRDefault="00D857B2" w:rsidP="009A4DF3">
      <w:pPr>
        <w:pStyle w:val="Heading2"/>
        <w:tabs>
          <w:tab w:val="clear" w:pos="1430"/>
          <w:tab w:val="num" w:pos="1418"/>
        </w:tabs>
        <w:ind w:left="1418" w:hanging="851"/>
        <w:rPr>
          <w:rFonts w:ascii="Century Gothic" w:hAnsi="Century Gothic"/>
          <w:b/>
          <w:bCs/>
        </w:rPr>
      </w:pPr>
      <w:r w:rsidRPr="00B7111C">
        <w:rPr>
          <w:rFonts w:ascii="Century Gothic" w:hAnsi="Century Gothic"/>
          <w:b/>
          <w:bCs/>
        </w:rPr>
        <w:t xml:space="preserve">Forecasting &amp; Inventory Management </w:t>
      </w:r>
    </w:p>
    <w:p w14:paraId="2DFEEB23" w14:textId="77777777" w:rsidR="00D857B2" w:rsidRPr="00912EC7" w:rsidRDefault="00D857B2" w:rsidP="009A4DF3">
      <w:pPr>
        <w:pStyle w:val="Default"/>
        <w:jc w:val="both"/>
        <w:rPr>
          <w:rFonts w:ascii="Century Gothic" w:hAnsi="Century Gothic"/>
          <w:sz w:val="20"/>
          <w:szCs w:val="20"/>
        </w:rPr>
      </w:pPr>
    </w:p>
    <w:p w14:paraId="18F71777" w14:textId="09D4AAB3" w:rsidR="00E619EC" w:rsidRPr="00E619EC" w:rsidRDefault="00400631" w:rsidP="009A418A">
      <w:pPr>
        <w:pStyle w:val="Heading3"/>
        <w:numPr>
          <w:ilvl w:val="2"/>
          <w:numId w:val="191"/>
        </w:numPr>
        <w:tabs>
          <w:tab w:val="num" w:pos="1985"/>
        </w:tabs>
      </w:pPr>
      <w:r w:rsidRPr="006C5DAD">
        <w:rPr>
          <w:rFonts w:ascii="Century Gothic" w:hAnsi="Century Gothic"/>
        </w:rPr>
        <w:t>T</w:t>
      </w:r>
      <w:r w:rsidR="00D857B2" w:rsidRPr="006C5DAD">
        <w:rPr>
          <w:rFonts w:ascii="Century Gothic" w:hAnsi="Century Gothic"/>
        </w:rPr>
        <w:t xml:space="preserve">he Supplier will validate the TP006 schedule provided by </w:t>
      </w:r>
      <w:proofErr w:type="spellStart"/>
      <w:r w:rsidR="00D857B2" w:rsidRPr="006C5DAD">
        <w:rPr>
          <w:rFonts w:ascii="Century Gothic" w:hAnsi="Century Gothic"/>
        </w:rPr>
        <w:t>Lomature</w:t>
      </w:r>
      <w:proofErr w:type="spellEnd"/>
      <w:r w:rsidR="00D857B2" w:rsidRPr="006C5DAD">
        <w:rPr>
          <w:rFonts w:ascii="Century Gothic" w:hAnsi="Century Gothic"/>
        </w:rPr>
        <w:t xml:space="preserve">. This information will be downloaded into forecaster </w:t>
      </w:r>
      <w:proofErr w:type="gramStart"/>
      <w:r w:rsidR="00D857B2" w:rsidRPr="006C5DAD">
        <w:rPr>
          <w:rFonts w:ascii="Century Gothic" w:hAnsi="Century Gothic"/>
        </w:rPr>
        <w:t>in order to</w:t>
      </w:r>
      <w:proofErr w:type="gramEnd"/>
      <w:r w:rsidR="00D857B2" w:rsidRPr="006C5DAD">
        <w:rPr>
          <w:rFonts w:ascii="Century Gothic" w:hAnsi="Century Gothic"/>
        </w:rPr>
        <w:t xml:space="preserve"> provide long-term forecasts to Inventory planners and the supplier base.</w:t>
      </w:r>
    </w:p>
    <w:p w14:paraId="1B4A162A" w14:textId="7BFD7E70" w:rsidR="00E619EC" w:rsidRPr="00E619EC" w:rsidRDefault="00D857B2" w:rsidP="009A418A">
      <w:pPr>
        <w:pStyle w:val="Heading3"/>
        <w:numPr>
          <w:ilvl w:val="2"/>
          <w:numId w:val="191"/>
        </w:numPr>
        <w:tabs>
          <w:tab w:val="num" w:pos="1985"/>
        </w:tabs>
      </w:pPr>
      <w:r w:rsidRPr="006C5DAD">
        <w:rPr>
          <w:rFonts w:ascii="Century Gothic" w:hAnsi="Century Gothic"/>
        </w:rPr>
        <w:t xml:space="preserve">Purchase orders will be placed in line with the forecast for longer </w:t>
      </w:r>
      <w:r w:rsidR="00F327DA" w:rsidRPr="006C5DAD">
        <w:rPr>
          <w:rFonts w:ascii="Century Gothic" w:hAnsi="Century Gothic"/>
        </w:rPr>
        <w:t>lead-time</w:t>
      </w:r>
      <w:r w:rsidRPr="006C5DAD">
        <w:rPr>
          <w:rFonts w:ascii="Century Gothic" w:hAnsi="Century Gothic"/>
        </w:rPr>
        <w:t xml:space="preserve"> products.</w:t>
      </w:r>
    </w:p>
    <w:p w14:paraId="1DC06557" w14:textId="77777777" w:rsidR="00FA727A" w:rsidRDefault="00D857B2" w:rsidP="009A418A">
      <w:pPr>
        <w:pStyle w:val="Heading3"/>
        <w:numPr>
          <w:ilvl w:val="2"/>
          <w:numId w:val="191"/>
        </w:numPr>
        <w:tabs>
          <w:tab w:val="num" w:pos="1985"/>
        </w:tabs>
        <w:rPr>
          <w:rFonts w:ascii="Century Gothic" w:hAnsi="Century Gothic"/>
        </w:rPr>
      </w:pPr>
      <w:r w:rsidRPr="00FA727A">
        <w:rPr>
          <w:rFonts w:ascii="Century Gothic" w:hAnsi="Century Gothic"/>
        </w:rPr>
        <w:t xml:space="preserve">As </w:t>
      </w:r>
      <w:r w:rsidR="00512165" w:rsidRPr="00FA727A">
        <w:rPr>
          <w:rFonts w:ascii="Century Gothic" w:hAnsi="Century Gothic"/>
        </w:rPr>
        <w:t>passenger</w:t>
      </w:r>
      <w:r w:rsidRPr="00FA727A">
        <w:rPr>
          <w:rFonts w:ascii="Century Gothic" w:hAnsi="Century Gothic"/>
        </w:rPr>
        <w:t xml:space="preserve"> data becomes available through </w:t>
      </w:r>
      <w:proofErr w:type="spellStart"/>
      <w:r w:rsidR="00EE67AF" w:rsidRPr="00FA727A">
        <w:rPr>
          <w:rFonts w:ascii="Century Gothic" w:hAnsi="Century Gothic"/>
        </w:rPr>
        <w:t>Promeus</w:t>
      </w:r>
      <w:proofErr w:type="spellEnd"/>
      <w:r w:rsidRPr="00FA727A">
        <w:rPr>
          <w:rFonts w:ascii="Century Gothic" w:hAnsi="Century Gothic"/>
        </w:rPr>
        <w:t xml:space="preserve">, the Supplier will refine forecasts in parallel. </w:t>
      </w:r>
    </w:p>
    <w:p w14:paraId="6D49CC9D" w14:textId="5AA3D754" w:rsidR="00D857B2" w:rsidRPr="00FA727A" w:rsidRDefault="00D857B2" w:rsidP="009A418A">
      <w:pPr>
        <w:pStyle w:val="Heading3"/>
        <w:numPr>
          <w:ilvl w:val="2"/>
          <w:numId w:val="191"/>
        </w:numPr>
        <w:tabs>
          <w:tab w:val="num" w:pos="1985"/>
        </w:tabs>
        <w:rPr>
          <w:rFonts w:ascii="Century Gothic" w:hAnsi="Century Gothic"/>
        </w:rPr>
      </w:pPr>
      <w:r w:rsidRPr="00FA727A">
        <w:rPr>
          <w:rFonts w:ascii="Century Gothic" w:hAnsi="Century Gothic"/>
        </w:rPr>
        <w:t xml:space="preserve">For shorter </w:t>
      </w:r>
      <w:r w:rsidR="00F327DA" w:rsidRPr="00FA727A">
        <w:rPr>
          <w:rFonts w:ascii="Century Gothic" w:hAnsi="Century Gothic"/>
        </w:rPr>
        <w:t>lead-time</w:t>
      </w:r>
      <w:r w:rsidRPr="00FA727A">
        <w:rPr>
          <w:rFonts w:ascii="Century Gothic" w:hAnsi="Century Gothic"/>
        </w:rPr>
        <w:t xml:space="preserve"> items, orders will be placed as required and any adjustments to the </w:t>
      </w:r>
      <w:proofErr w:type="gramStart"/>
      <w:r w:rsidR="00E619EC" w:rsidRPr="00FA727A">
        <w:rPr>
          <w:rFonts w:ascii="Century Gothic" w:hAnsi="Century Gothic"/>
        </w:rPr>
        <w:t>longer</w:t>
      </w:r>
      <w:r w:rsidR="00E619EC">
        <w:rPr>
          <w:rFonts w:ascii="Century Gothic" w:hAnsi="Century Gothic"/>
        </w:rPr>
        <w:t xml:space="preserve"> </w:t>
      </w:r>
      <w:r w:rsidR="00E619EC" w:rsidRPr="00FA727A">
        <w:rPr>
          <w:rFonts w:ascii="Century Gothic" w:hAnsi="Century Gothic"/>
        </w:rPr>
        <w:t>term</w:t>
      </w:r>
      <w:proofErr w:type="gramEnd"/>
      <w:r w:rsidRPr="00FA727A">
        <w:rPr>
          <w:rFonts w:ascii="Century Gothic" w:hAnsi="Century Gothic"/>
        </w:rPr>
        <w:t xml:space="preserve"> products, accounted for in the replenishment programme. </w:t>
      </w:r>
    </w:p>
    <w:p w14:paraId="433BA749" w14:textId="77777777" w:rsidR="00D857B2" w:rsidRPr="00912EC7" w:rsidRDefault="00D857B2" w:rsidP="009A4DF3">
      <w:pPr>
        <w:pStyle w:val="Default"/>
        <w:jc w:val="both"/>
        <w:rPr>
          <w:rFonts w:ascii="Century Gothic" w:hAnsi="Century Gothic"/>
          <w:sz w:val="20"/>
          <w:szCs w:val="20"/>
        </w:rPr>
      </w:pPr>
    </w:p>
    <w:p w14:paraId="628D65EC" w14:textId="77777777" w:rsidR="00D857B2" w:rsidRPr="00E619EC" w:rsidRDefault="00D857B2" w:rsidP="009A4DF3">
      <w:pPr>
        <w:pStyle w:val="Heading2"/>
        <w:tabs>
          <w:tab w:val="clear" w:pos="1430"/>
          <w:tab w:val="num" w:pos="1418"/>
        </w:tabs>
        <w:ind w:left="1418" w:hanging="851"/>
        <w:rPr>
          <w:rFonts w:ascii="Century Gothic" w:hAnsi="Century Gothic"/>
          <w:b/>
          <w:bCs/>
        </w:rPr>
      </w:pPr>
      <w:r w:rsidRPr="00E619EC">
        <w:rPr>
          <w:rFonts w:ascii="Century Gothic" w:hAnsi="Century Gothic"/>
          <w:b/>
          <w:bCs/>
        </w:rPr>
        <w:t xml:space="preserve">Trials &amp; Corrective Action Plans </w:t>
      </w:r>
    </w:p>
    <w:p w14:paraId="658BF6BC" w14:textId="77777777" w:rsidR="00D857B2" w:rsidRPr="00912EC7" w:rsidRDefault="00D857B2" w:rsidP="009A4DF3">
      <w:pPr>
        <w:pStyle w:val="Default"/>
        <w:jc w:val="both"/>
        <w:rPr>
          <w:rFonts w:ascii="Century Gothic" w:hAnsi="Century Gothic"/>
          <w:sz w:val="20"/>
          <w:szCs w:val="20"/>
        </w:rPr>
      </w:pPr>
    </w:p>
    <w:p w14:paraId="458568A2" w14:textId="77777777" w:rsidR="009A3E2C" w:rsidRPr="00912EC7" w:rsidRDefault="00D857B2" w:rsidP="009A4DF3">
      <w:pPr>
        <w:pStyle w:val="Heading3"/>
        <w:tabs>
          <w:tab w:val="num" w:pos="1985"/>
        </w:tabs>
        <w:ind w:left="1418"/>
        <w:rPr>
          <w:rFonts w:ascii="Century Gothic" w:hAnsi="Century Gothic"/>
        </w:rPr>
      </w:pPr>
      <w:r w:rsidRPr="00912EC7">
        <w:rPr>
          <w:rFonts w:ascii="Century Gothic" w:hAnsi="Century Gothic"/>
        </w:rPr>
        <w:t>The Supplier will conduct successive trials and dry and wet runs to ensure robustness of the Food supply chain as detailed in the transition plan.</w:t>
      </w:r>
    </w:p>
    <w:p w14:paraId="2A0BDCA1" w14:textId="77777777" w:rsidR="00292012" w:rsidRPr="00912EC7" w:rsidRDefault="00292012" w:rsidP="009A4DF3">
      <w:pPr>
        <w:ind w:left="1134" w:hanging="567"/>
        <w:rPr>
          <w:rFonts w:ascii="Century Gothic" w:hAnsi="Century Gothic"/>
          <w:b/>
          <w:color w:val="000000"/>
          <w:kern w:val="28"/>
          <w:sz w:val="20"/>
        </w:rPr>
        <w:sectPr w:rsidR="00292012" w:rsidRPr="00912EC7" w:rsidSect="00400631">
          <w:footerReference w:type="even" r:id="rId23"/>
          <w:footerReference w:type="default" r:id="rId24"/>
          <w:pgSz w:w="11906" w:h="16838" w:code="9"/>
          <w:pgMar w:top="1440" w:right="1416" w:bottom="1134" w:left="1560" w:header="709" w:footer="709" w:gutter="0"/>
          <w:cols w:space="708"/>
          <w:rtlGutter/>
          <w:docGrid w:linePitch="360"/>
        </w:sectPr>
      </w:pPr>
    </w:p>
    <w:p w14:paraId="5ABF5473" w14:textId="77777777" w:rsidR="00F45412" w:rsidRPr="00912EC7" w:rsidRDefault="00F45412" w:rsidP="00FC066B">
      <w:pPr>
        <w:pStyle w:val="Title"/>
        <w:ind w:left="0"/>
        <w:rPr>
          <w:rFonts w:ascii="Century Gothic" w:hAnsi="Century Gothic"/>
          <w:sz w:val="20"/>
          <w:szCs w:val="20"/>
        </w:rPr>
      </w:pPr>
      <w:r w:rsidRPr="00912EC7">
        <w:rPr>
          <w:rFonts w:ascii="Century Gothic" w:hAnsi="Century Gothic"/>
          <w:sz w:val="20"/>
          <w:szCs w:val="20"/>
        </w:rPr>
        <w:lastRenderedPageBreak/>
        <w:t>SCHEDULE 7</w:t>
      </w:r>
    </w:p>
    <w:p w14:paraId="79179E69" w14:textId="77777777" w:rsidR="00130620" w:rsidRPr="00912EC7" w:rsidRDefault="00130620" w:rsidP="00FC066B">
      <w:pPr>
        <w:jc w:val="center"/>
        <w:rPr>
          <w:rFonts w:ascii="Century Gothic" w:hAnsi="Century Gothic"/>
          <w:color w:val="000000"/>
          <w:kern w:val="28"/>
          <w:sz w:val="20"/>
        </w:rPr>
      </w:pPr>
    </w:p>
    <w:p w14:paraId="1A250BCC" w14:textId="77777777" w:rsidR="00F45412" w:rsidRPr="00912EC7" w:rsidRDefault="00934F9B" w:rsidP="00FC066B">
      <w:pPr>
        <w:pStyle w:val="Subtitle"/>
        <w:rPr>
          <w:rFonts w:ascii="Century Gothic" w:hAnsi="Century Gothic"/>
          <w:sz w:val="20"/>
          <w:szCs w:val="20"/>
        </w:rPr>
      </w:pPr>
      <w:r w:rsidRPr="00912EC7">
        <w:rPr>
          <w:rFonts w:ascii="Century Gothic" w:hAnsi="Century Gothic"/>
          <w:sz w:val="20"/>
          <w:szCs w:val="20"/>
        </w:rPr>
        <w:t>Management Reports</w:t>
      </w:r>
    </w:p>
    <w:p w14:paraId="1A424915" w14:textId="77777777" w:rsidR="00130620" w:rsidRPr="00912EC7" w:rsidRDefault="00130620" w:rsidP="009A4DF3">
      <w:pPr>
        <w:rPr>
          <w:rFonts w:ascii="Century Gothic" w:hAnsi="Century Gothic"/>
          <w:b/>
          <w:color w:val="000000"/>
          <w:sz w:val="20"/>
        </w:rPr>
      </w:pPr>
    </w:p>
    <w:p w14:paraId="7BFA7867" w14:textId="77777777" w:rsidR="002B1447" w:rsidRPr="00912EC7" w:rsidRDefault="002B1447" w:rsidP="009A4DF3">
      <w:pPr>
        <w:rPr>
          <w:rFonts w:ascii="Century Gothic" w:hAnsi="Century Gothic"/>
          <w:b/>
          <w:color w:val="000000"/>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51"/>
        <w:gridCol w:w="2693"/>
        <w:gridCol w:w="3020"/>
        <w:gridCol w:w="3359"/>
        <w:gridCol w:w="3402"/>
      </w:tblGrid>
      <w:tr w:rsidR="00BC0D9A" w:rsidRPr="00912EC7" w14:paraId="5BEE5547" w14:textId="77777777" w:rsidTr="001B70E8">
        <w:tc>
          <w:tcPr>
            <w:tcW w:w="851" w:type="dxa"/>
            <w:shd w:val="clear" w:color="auto" w:fill="D9D9D9"/>
          </w:tcPr>
          <w:p w14:paraId="52E9F616" w14:textId="77777777" w:rsidR="00130620" w:rsidRPr="00912EC7" w:rsidRDefault="00130620" w:rsidP="001B70E8">
            <w:pPr>
              <w:jc w:val="center"/>
              <w:rPr>
                <w:rFonts w:ascii="Century Gothic" w:hAnsi="Century Gothic" w:cs="Arial"/>
                <w:b/>
                <w:sz w:val="20"/>
              </w:rPr>
            </w:pPr>
            <w:r w:rsidRPr="00912EC7">
              <w:rPr>
                <w:rFonts w:ascii="Century Gothic" w:hAnsi="Century Gothic" w:cs="Arial"/>
                <w:b/>
                <w:sz w:val="20"/>
              </w:rPr>
              <w:t>Ref</w:t>
            </w:r>
          </w:p>
        </w:tc>
        <w:tc>
          <w:tcPr>
            <w:tcW w:w="2693" w:type="dxa"/>
            <w:shd w:val="clear" w:color="auto" w:fill="D9D9D9"/>
          </w:tcPr>
          <w:p w14:paraId="74928EC5" w14:textId="77777777" w:rsidR="00130620" w:rsidRPr="00912EC7" w:rsidRDefault="00130620" w:rsidP="001B70E8">
            <w:pPr>
              <w:jc w:val="center"/>
              <w:rPr>
                <w:rFonts w:ascii="Century Gothic" w:hAnsi="Century Gothic" w:cs="Arial"/>
                <w:b/>
                <w:sz w:val="20"/>
              </w:rPr>
            </w:pPr>
            <w:r w:rsidRPr="00912EC7">
              <w:rPr>
                <w:rFonts w:ascii="Century Gothic" w:hAnsi="Century Gothic" w:cs="Arial"/>
                <w:b/>
                <w:sz w:val="20"/>
              </w:rPr>
              <w:t>Category</w:t>
            </w:r>
          </w:p>
        </w:tc>
        <w:tc>
          <w:tcPr>
            <w:tcW w:w="3020" w:type="dxa"/>
            <w:shd w:val="clear" w:color="auto" w:fill="D9D9D9"/>
          </w:tcPr>
          <w:p w14:paraId="357C012C" w14:textId="77777777" w:rsidR="00130620" w:rsidRPr="00912EC7" w:rsidRDefault="00130620" w:rsidP="001B70E8">
            <w:pPr>
              <w:jc w:val="center"/>
              <w:rPr>
                <w:rFonts w:ascii="Century Gothic" w:hAnsi="Century Gothic" w:cs="Arial"/>
                <w:b/>
                <w:sz w:val="20"/>
              </w:rPr>
            </w:pPr>
            <w:r w:rsidRPr="00912EC7">
              <w:rPr>
                <w:rFonts w:ascii="Century Gothic" w:hAnsi="Century Gothic" w:cs="Arial"/>
                <w:b/>
                <w:sz w:val="20"/>
              </w:rPr>
              <w:t>Report</w:t>
            </w:r>
          </w:p>
          <w:p w14:paraId="7145B425" w14:textId="77777777" w:rsidR="00130620" w:rsidRPr="00912EC7" w:rsidRDefault="00130620" w:rsidP="001B70E8">
            <w:pPr>
              <w:jc w:val="center"/>
              <w:rPr>
                <w:rFonts w:ascii="Century Gothic" w:hAnsi="Century Gothic" w:cs="Arial"/>
                <w:b/>
                <w:sz w:val="20"/>
              </w:rPr>
            </w:pPr>
          </w:p>
        </w:tc>
        <w:tc>
          <w:tcPr>
            <w:tcW w:w="3359" w:type="dxa"/>
            <w:shd w:val="clear" w:color="auto" w:fill="D9D9D9"/>
          </w:tcPr>
          <w:p w14:paraId="1A1CF45E" w14:textId="77777777" w:rsidR="00130620" w:rsidRPr="00912EC7" w:rsidRDefault="00130620" w:rsidP="001B70E8">
            <w:pPr>
              <w:jc w:val="center"/>
              <w:rPr>
                <w:rFonts w:ascii="Century Gothic" w:hAnsi="Century Gothic" w:cs="Arial"/>
                <w:b/>
                <w:sz w:val="20"/>
              </w:rPr>
            </w:pPr>
            <w:r w:rsidRPr="00912EC7">
              <w:rPr>
                <w:rFonts w:ascii="Century Gothic" w:hAnsi="Century Gothic" w:cs="Arial"/>
                <w:b/>
                <w:sz w:val="20"/>
              </w:rPr>
              <w:t>Description</w:t>
            </w:r>
          </w:p>
        </w:tc>
        <w:tc>
          <w:tcPr>
            <w:tcW w:w="3402" w:type="dxa"/>
            <w:shd w:val="clear" w:color="auto" w:fill="D9D9D9"/>
          </w:tcPr>
          <w:p w14:paraId="63D7769D" w14:textId="77777777" w:rsidR="00130620" w:rsidRPr="00912EC7" w:rsidRDefault="00130620" w:rsidP="001B70E8">
            <w:pPr>
              <w:jc w:val="center"/>
              <w:rPr>
                <w:rFonts w:ascii="Century Gothic" w:hAnsi="Century Gothic" w:cs="Arial"/>
                <w:b/>
                <w:sz w:val="20"/>
              </w:rPr>
            </w:pPr>
            <w:r w:rsidRPr="00912EC7">
              <w:rPr>
                <w:rFonts w:ascii="Century Gothic" w:hAnsi="Century Gothic" w:cs="Arial"/>
                <w:b/>
                <w:sz w:val="20"/>
              </w:rPr>
              <w:t>Frequency</w:t>
            </w:r>
          </w:p>
        </w:tc>
      </w:tr>
      <w:tr w:rsidR="005F2F1F" w:rsidRPr="00912EC7" w14:paraId="1312E411" w14:textId="77777777" w:rsidTr="001B70E8">
        <w:tc>
          <w:tcPr>
            <w:tcW w:w="851" w:type="dxa"/>
          </w:tcPr>
          <w:p w14:paraId="614A6260" w14:textId="77777777" w:rsidR="00130620" w:rsidRPr="00912EC7" w:rsidRDefault="00130620" w:rsidP="001B70E8">
            <w:pPr>
              <w:jc w:val="center"/>
              <w:rPr>
                <w:rFonts w:ascii="Century Gothic" w:hAnsi="Century Gothic" w:cs="Arial"/>
                <w:sz w:val="20"/>
              </w:rPr>
            </w:pPr>
            <w:r w:rsidRPr="00912EC7">
              <w:rPr>
                <w:rFonts w:ascii="Century Gothic" w:hAnsi="Century Gothic" w:cs="Arial"/>
                <w:sz w:val="20"/>
              </w:rPr>
              <w:t>1</w:t>
            </w:r>
          </w:p>
        </w:tc>
        <w:tc>
          <w:tcPr>
            <w:tcW w:w="2693" w:type="dxa"/>
          </w:tcPr>
          <w:p w14:paraId="7DACF80E" w14:textId="77777777" w:rsidR="00130620" w:rsidRPr="00912EC7" w:rsidRDefault="004B7276" w:rsidP="001B70E8">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Inflight Services Procedures Manual</w:t>
            </w:r>
          </w:p>
        </w:tc>
        <w:tc>
          <w:tcPr>
            <w:tcW w:w="3020" w:type="dxa"/>
          </w:tcPr>
          <w:p w14:paraId="6FB5229A" w14:textId="77777777" w:rsidR="00130620" w:rsidRPr="00912EC7" w:rsidRDefault="00130620" w:rsidP="001B70E8">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 xml:space="preserve">As detailed in </w:t>
            </w:r>
            <w:r w:rsidR="0044450E" w:rsidRPr="00912EC7">
              <w:rPr>
                <w:rFonts w:ascii="Century Gothic" w:hAnsi="Century Gothic" w:cs="Arial"/>
                <w:sz w:val="20"/>
              </w:rPr>
              <w:t>Inflight Services Procedures Manual</w:t>
            </w:r>
          </w:p>
        </w:tc>
        <w:tc>
          <w:tcPr>
            <w:tcW w:w="3359" w:type="dxa"/>
          </w:tcPr>
          <w:p w14:paraId="12FD4EFB" w14:textId="77777777" w:rsidR="00130620" w:rsidRPr="00912EC7" w:rsidRDefault="00130620" w:rsidP="001B70E8">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 xml:space="preserve">As detailed in </w:t>
            </w:r>
            <w:r w:rsidR="0044450E" w:rsidRPr="00912EC7">
              <w:rPr>
                <w:rFonts w:ascii="Century Gothic" w:hAnsi="Century Gothic" w:cs="Arial"/>
                <w:sz w:val="20"/>
              </w:rPr>
              <w:t>Inflight Services Procedures Manual</w:t>
            </w:r>
          </w:p>
        </w:tc>
        <w:tc>
          <w:tcPr>
            <w:tcW w:w="3402" w:type="dxa"/>
          </w:tcPr>
          <w:p w14:paraId="1ACBAF5B" w14:textId="77777777" w:rsidR="00130620" w:rsidRPr="00912EC7" w:rsidRDefault="00130620" w:rsidP="001B70E8">
            <w:pPr>
              <w:spacing w:before="200" w:after="200" w:line="400" w:lineRule="exact"/>
              <w:jc w:val="left"/>
              <w:rPr>
                <w:rFonts w:ascii="Century Gothic" w:hAnsi="Century Gothic" w:cs="Arial"/>
                <w:spacing w:val="-10"/>
                <w:w w:val="95"/>
                <w:sz w:val="20"/>
                <w:lang w:val="en-AU"/>
              </w:rPr>
            </w:pPr>
            <w:r w:rsidRPr="00912EC7">
              <w:rPr>
                <w:rFonts w:ascii="Century Gothic" w:hAnsi="Century Gothic" w:cs="Arial"/>
                <w:sz w:val="20"/>
              </w:rPr>
              <w:t xml:space="preserve">As detailed in </w:t>
            </w:r>
            <w:r w:rsidR="0044450E" w:rsidRPr="00912EC7">
              <w:rPr>
                <w:rFonts w:ascii="Century Gothic" w:hAnsi="Century Gothic" w:cs="Arial"/>
                <w:sz w:val="20"/>
              </w:rPr>
              <w:t>Inflight Services Procedures Manual</w:t>
            </w:r>
          </w:p>
        </w:tc>
      </w:tr>
    </w:tbl>
    <w:p w14:paraId="56C427E2" w14:textId="77777777" w:rsidR="0081606F" w:rsidRPr="00912EC7" w:rsidRDefault="0081606F" w:rsidP="009A4DF3">
      <w:pPr>
        <w:rPr>
          <w:rFonts w:ascii="Century Gothic" w:hAnsi="Century Gothic"/>
          <w:sz w:val="20"/>
        </w:rPr>
      </w:pPr>
    </w:p>
    <w:p w14:paraId="3E3ADC6C" w14:textId="77777777" w:rsidR="0081606F" w:rsidRPr="00912EC7" w:rsidRDefault="0081606F" w:rsidP="009A4DF3">
      <w:pPr>
        <w:pStyle w:val="Heading3"/>
        <w:ind w:left="1440" w:hanging="720"/>
        <w:rPr>
          <w:rFonts w:ascii="Century Gothic" w:hAnsi="Century Gothic"/>
        </w:rPr>
      </w:pPr>
    </w:p>
    <w:p w14:paraId="7326F479" w14:textId="77777777" w:rsidR="0081606F" w:rsidRPr="00912EC7" w:rsidRDefault="00130620" w:rsidP="009A418A">
      <w:pPr>
        <w:pStyle w:val="ListParagraph"/>
        <w:numPr>
          <w:ilvl w:val="0"/>
          <w:numId w:val="15"/>
        </w:numPr>
        <w:rPr>
          <w:rFonts w:ascii="Century Gothic" w:hAnsi="Century Gothic"/>
          <w:color w:val="000000"/>
          <w:sz w:val="20"/>
        </w:rPr>
      </w:pPr>
      <w:r w:rsidRPr="00912EC7">
        <w:rPr>
          <w:rFonts w:ascii="Century Gothic" w:hAnsi="Century Gothic"/>
          <w:sz w:val="20"/>
        </w:rPr>
        <w:t>Virgin may request additional reports at any time during the Term of the Agreement at no additional cost.</w:t>
      </w:r>
    </w:p>
    <w:p w14:paraId="387DAC9C" w14:textId="77777777" w:rsidR="0081606F" w:rsidRPr="00912EC7" w:rsidRDefault="0081606F" w:rsidP="009A4DF3">
      <w:pPr>
        <w:rPr>
          <w:rFonts w:ascii="Century Gothic" w:hAnsi="Century Gothic"/>
          <w:b/>
          <w:color w:val="000000"/>
          <w:sz w:val="20"/>
        </w:rPr>
        <w:sectPr w:rsidR="0081606F" w:rsidRPr="00912EC7" w:rsidSect="00400631">
          <w:pgSz w:w="16838" w:h="11906" w:orient="landscape" w:code="9"/>
          <w:pgMar w:top="1797" w:right="1440" w:bottom="1797" w:left="1134" w:header="709" w:footer="709" w:gutter="0"/>
          <w:cols w:space="708"/>
          <w:docGrid w:linePitch="360"/>
        </w:sectPr>
      </w:pPr>
    </w:p>
    <w:p w14:paraId="4853B0D1" w14:textId="77777777" w:rsidR="0081606F" w:rsidRPr="00912EC7" w:rsidRDefault="0081606F" w:rsidP="009A4DF3">
      <w:pPr>
        <w:rPr>
          <w:rFonts w:ascii="Century Gothic" w:hAnsi="Century Gothic"/>
          <w:b/>
          <w:color w:val="000000"/>
          <w:sz w:val="20"/>
        </w:rPr>
      </w:pPr>
    </w:p>
    <w:p w14:paraId="4DB31B17" w14:textId="77777777" w:rsidR="00F45412" w:rsidRPr="00912EC7" w:rsidRDefault="00F45412" w:rsidP="00FC066B">
      <w:pPr>
        <w:pStyle w:val="Title"/>
        <w:ind w:left="0"/>
        <w:rPr>
          <w:rFonts w:ascii="Century Gothic" w:hAnsi="Century Gothic"/>
          <w:sz w:val="20"/>
          <w:szCs w:val="20"/>
        </w:rPr>
      </w:pPr>
      <w:r w:rsidRPr="00912EC7">
        <w:rPr>
          <w:rFonts w:ascii="Century Gothic" w:hAnsi="Century Gothic"/>
          <w:sz w:val="20"/>
          <w:szCs w:val="20"/>
        </w:rPr>
        <w:t>SCHEDULE 8</w:t>
      </w:r>
    </w:p>
    <w:p w14:paraId="6B232109" w14:textId="77777777" w:rsidR="00B52974" w:rsidRPr="00912EC7" w:rsidRDefault="00B52974" w:rsidP="00FC066B">
      <w:pPr>
        <w:jc w:val="center"/>
        <w:rPr>
          <w:rFonts w:ascii="Century Gothic" w:hAnsi="Century Gothic"/>
          <w:b/>
          <w:color w:val="000000"/>
          <w:sz w:val="20"/>
        </w:rPr>
      </w:pPr>
    </w:p>
    <w:p w14:paraId="3DB754C0" w14:textId="77777777" w:rsidR="00F45412" w:rsidRPr="00912EC7" w:rsidRDefault="00934F9B" w:rsidP="00FC066B">
      <w:pPr>
        <w:pStyle w:val="Subtitle"/>
        <w:rPr>
          <w:rFonts w:ascii="Century Gothic" w:hAnsi="Century Gothic"/>
          <w:sz w:val="20"/>
          <w:szCs w:val="20"/>
        </w:rPr>
      </w:pPr>
      <w:r w:rsidRPr="00912EC7">
        <w:rPr>
          <w:rFonts w:ascii="Century Gothic" w:hAnsi="Century Gothic"/>
          <w:sz w:val="20"/>
          <w:szCs w:val="20"/>
        </w:rPr>
        <w:t>Exit Management</w:t>
      </w:r>
    </w:p>
    <w:p w14:paraId="3D3B149B" w14:textId="77777777" w:rsidR="007C0A24" w:rsidRPr="00912EC7" w:rsidRDefault="007C0A24" w:rsidP="009A4DF3">
      <w:pPr>
        <w:rPr>
          <w:rFonts w:ascii="Century Gothic" w:hAnsi="Century Gothic"/>
          <w:b/>
          <w:color w:val="000000"/>
          <w:sz w:val="20"/>
        </w:rPr>
      </w:pPr>
    </w:p>
    <w:p w14:paraId="1E924365" w14:textId="77777777" w:rsidR="009213A4" w:rsidRPr="00D4562B" w:rsidRDefault="009213A4" w:rsidP="009A418A">
      <w:pPr>
        <w:pStyle w:val="Heading1"/>
        <w:numPr>
          <w:ilvl w:val="0"/>
          <w:numId w:val="72"/>
        </w:numPr>
        <w:tabs>
          <w:tab w:val="clear" w:pos="720"/>
          <w:tab w:val="num" w:pos="567"/>
        </w:tabs>
        <w:rPr>
          <w:rFonts w:ascii="Century Gothic" w:hAnsi="Century Gothic"/>
          <w:sz w:val="20"/>
        </w:rPr>
      </w:pPr>
      <w:r w:rsidRPr="00D4562B">
        <w:rPr>
          <w:rFonts w:ascii="Century Gothic" w:hAnsi="Century Gothic"/>
          <w:sz w:val="20"/>
        </w:rPr>
        <w:t>Introduction</w:t>
      </w:r>
    </w:p>
    <w:p w14:paraId="6C303F4C" w14:textId="77777777" w:rsidR="00400631" w:rsidRPr="00912EC7" w:rsidRDefault="00400631" w:rsidP="009A4DF3">
      <w:pPr>
        <w:pStyle w:val="BodyText1"/>
        <w:rPr>
          <w:rFonts w:ascii="Century Gothic" w:hAnsi="Century Gothic"/>
          <w:sz w:val="20"/>
        </w:rPr>
      </w:pPr>
    </w:p>
    <w:p w14:paraId="11F93D00" w14:textId="11B3365F" w:rsidR="009213A4" w:rsidRPr="00D4562B" w:rsidRDefault="009213A4" w:rsidP="009A418A">
      <w:pPr>
        <w:pStyle w:val="Heading2"/>
        <w:numPr>
          <w:ilvl w:val="1"/>
          <w:numId w:val="73"/>
        </w:numPr>
        <w:tabs>
          <w:tab w:val="clear" w:pos="1430"/>
          <w:tab w:val="left" w:pos="1418"/>
          <w:tab w:val="num" w:pos="1560"/>
        </w:tabs>
        <w:rPr>
          <w:rFonts w:ascii="Century Gothic" w:hAnsi="Century Gothic"/>
        </w:rPr>
      </w:pPr>
      <w:r w:rsidRPr="00D4562B">
        <w:rPr>
          <w:rFonts w:ascii="Century Gothic" w:hAnsi="Century Gothic"/>
        </w:rPr>
        <w:t>In the event of termination or expiry of this Agreement (or termination of a S</w:t>
      </w:r>
      <w:r w:rsidR="00020750">
        <w:rPr>
          <w:rFonts w:ascii="Century Gothic" w:hAnsi="Century Gothic"/>
        </w:rPr>
        <w:t>OW</w:t>
      </w:r>
      <w:r w:rsidRPr="00D4562B">
        <w:rPr>
          <w:rFonts w:ascii="Century Gothic" w:hAnsi="Century Gothic"/>
        </w:rPr>
        <w:t xml:space="preserve"> or removal of a Destination as the case may be) the Supplier shall provide, at its own cost, all support and assistance that could reasonably be required prior to actual date of termination or expiry of this Agreement to ensure a smooth transition of the Services from the Supplier to Virgin or any Third</w:t>
      </w:r>
      <w:r w:rsidR="00826C3B" w:rsidRPr="00D4562B">
        <w:rPr>
          <w:rFonts w:ascii="Century Gothic" w:hAnsi="Century Gothic"/>
        </w:rPr>
        <w:t>-</w:t>
      </w:r>
      <w:r w:rsidRPr="00D4562B">
        <w:rPr>
          <w:rFonts w:ascii="Century Gothic" w:hAnsi="Century Gothic"/>
        </w:rPr>
        <w:t xml:space="preserve">Party Supplier. </w:t>
      </w:r>
    </w:p>
    <w:p w14:paraId="21A5DC2E" w14:textId="77777777" w:rsidR="00560EAF" w:rsidRPr="00912EC7" w:rsidRDefault="00560EAF" w:rsidP="009A4DF3">
      <w:pPr>
        <w:pStyle w:val="BodyText2"/>
        <w:tabs>
          <w:tab w:val="left" w:pos="1418"/>
          <w:tab w:val="num" w:pos="1560"/>
        </w:tabs>
        <w:ind w:left="1418" w:hanging="851"/>
        <w:rPr>
          <w:rFonts w:ascii="Century Gothic" w:hAnsi="Century Gothic"/>
          <w:sz w:val="20"/>
        </w:rPr>
      </w:pPr>
    </w:p>
    <w:p w14:paraId="72FC8682" w14:textId="77777777" w:rsidR="00560EAF" w:rsidRPr="00912EC7" w:rsidRDefault="00560EAF" w:rsidP="009A4DF3">
      <w:pPr>
        <w:pStyle w:val="Heading2"/>
        <w:tabs>
          <w:tab w:val="clear" w:pos="1430"/>
          <w:tab w:val="left" w:pos="1418"/>
          <w:tab w:val="num" w:pos="1560"/>
        </w:tabs>
        <w:ind w:left="1418" w:hanging="851"/>
        <w:rPr>
          <w:rFonts w:ascii="Century Gothic" w:hAnsi="Century Gothic"/>
        </w:rPr>
      </w:pPr>
      <w:r w:rsidRPr="00912EC7">
        <w:rPr>
          <w:rFonts w:ascii="Century Gothic" w:hAnsi="Century Gothic"/>
        </w:rPr>
        <w:t>Should the Supplier fail to comply with the conditions of this Schedule 8, Virgin shall be entitled to suspend payments owed under this Agreement until such time as the non-compliance has been rectified to Virgin’s satisfaction.</w:t>
      </w:r>
    </w:p>
    <w:p w14:paraId="5CC11319" w14:textId="77777777" w:rsidR="00400631" w:rsidRPr="00912EC7" w:rsidRDefault="00400631" w:rsidP="009A4DF3">
      <w:pPr>
        <w:pStyle w:val="BodyText2"/>
        <w:rPr>
          <w:rFonts w:ascii="Century Gothic" w:hAnsi="Century Gothic"/>
          <w:sz w:val="20"/>
        </w:rPr>
      </w:pPr>
    </w:p>
    <w:p w14:paraId="7606993E" w14:textId="77777777" w:rsidR="009213A4" w:rsidRPr="00912EC7" w:rsidRDefault="009213A4" w:rsidP="009A4DF3">
      <w:pPr>
        <w:pStyle w:val="Heading1"/>
        <w:tabs>
          <w:tab w:val="clear" w:pos="720"/>
          <w:tab w:val="num" w:pos="567"/>
        </w:tabs>
        <w:rPr>
          <w:rFonts w:ascii="Century Gothic" w:hAnsi="Century Gothic"/>
          <w:sz w:val="20"/>
        </w:rPr>
      </w:pPr>
      <w:r w:rsidRPr="00912EC7">
        <w:rPr>
          <w:rFonts w:ascii="Century Gothic" w:hAnsi="Century Gothic"/>
          <w:sz w:val="20"/>
        </w:rPr>
        <w:t>Termination Services</w:t>
      </w:r>
    </w:p>
    <w:p w14:paraId="7631E6B1" w14:textId="77777777" w:rsidR="00400631" w:rsidRPr="00912EC7" w:rsidRDefault="00400631" w:rsidP="009A4DF3">
      <w:pPr>
        <w:pStyle w:val="BodyText1"/>
        <w:rPr>
          <w:rFonts w:ascii="Century Gothic" w:hAnsi="Century Gothic"/>
          <w:sz w:val="20"/>
        </w:rPr>
      </w:pPr>
    </w:p>
    <w:p w14:paraId="736C0836" w14:textId="77777777" w:rsidR="009213A4" w:rsidRPr="00D4562B" w:rsidRDefault="009213A4" w:rsidP="009A418A">
      <w:pPr>
        <w:pStyle w:val="Heading2"/>
        <w:numPr>
          <w:ilvl w:val="1"/>
          <w:numId w:val="74"/>
        </w:numPr>
        <w:tabs>
          <w:tab w:val="clear" w:pos="1430"/>
          <w:tab w:val="left" w:pos="1418"/>
          <w:tab w:val="num" w:pos="1560"/>
        </w:tabs>
        <w:rPr>
          <w:rFonts w:ascii="Century Gothic" w:hAnsi="Century Gothic"/>
        </w:rPr>
      </w:pPr>
      <w:r w:rsidRPr="00D4562B">
        <w:rPr>
          <w:rFonts w:ascii="Century Gothic" w:hAnsi="Century Gothic"/>
        </w:rPr>
        <w:t xml:space="preserve">The Supplier shall without delay and no later than </w:t>
      </w:r>
      <w:r w:rsidR="0002067D" w:rsidRPr="00D4562B">
        <w:rPr>
          <w:rFonts w:ascii="Century Gothic" w:hAnsi="Century Gothic"/>
        </w:rPr>
        <w:t>nine (</w:t>
      </w:r>
      <w:r w:rsidRPr="00D4562B">
        <w:rPr>
          <w:rFonts w:ascii="Century Gothic" w:hAnsi="Century Gothic"/>
        </w:rPr>
        <w:t>9</w:t>
      </w:r>
      <w:r w:rsidR="0002067D" w:rsidRPr="00D4562B">
        <w:rPr>
          <w:rFonts w:ascii="Century Gothic" w:hAnsi="Century Gothic"/>
        </w:rPr>
        <w:t>)</w:t>
      </w:r>
      <w:r w:rsidRPr="00D4562B">
        <w:rPr>
          <w:rFonts w:ascii="Century Gothic" w:hAnsi="Century Gothic"/>
        </w:rPr>
        <w:t xml:space="preserve"> months prior to expiry date of the Agreement, or immediately on termination of the Agreement, produce the Agreement Exit Plan to be presented to Virgin. The Agreement Exit Plan produced by the Supplier shall cover as a minimum the following fields of assistance: </w:t>
      </w:r>
    </w:p>
    <w:p w14:paraId="1283FFD3" w14:textId="0458B313" w:rsidR="00400631" w:rsidRPr="00912EC7" w:rsidRDefault="00400631" w:rsidP="009A4DF3">
      <w:pPr>
        <w:pStyle w:val="BodyText2"/>
        <w:rPr>
          <w:rFonts w:ascii="Century Gothic" w:hAnsi="Century Gothic"/>
          <w:sz w:val="20"/>
        </w:rPr>
      </w:pPr>
    </w:p>
    <w:p w14:paraId="225A9C95" w14:textId="0599239C" w:rsidR="00FE28F9" w:rsidRPr="00FE28F9" w:rsidRDefault="009213A4" w:rsidP="009A418A">
      <w:pPr>
        <w:pStyle w:val="Heading3"/>
        <w:numPr>
          <w:ilvl w:val="2"/>
          <w:numId w:val="192"/>
        </w:numPr>
        <w:tabs>
          <w:tab w:val="num" w:pos="1985"/>
        </w:tabs>
      </w:pPr>
      <w:r w:rsidRPr="006C5DAD">
        <w:rPr>
          <w:rFonts w:ascii="Century Gothic" w:hAnsi="Century Gothic"/>
        </w:rPr>
        <w:t xml:space="preserve">The Supplier will provide information reasonably required by Virgin to enable Virgin to run a competitive tender for the Services. </w:t>
      </w:r>
    </w:p>
    <w:p w14:paraId="2C955096" w14:textId="282E4B45" w:rsidR="00FE28F9" w:rsidRPr="00FE28F9" w:rsidRDefault="009213A4" w:rsidP="009A418A">
      <w:pPr>
        <w:pStyle w:val="Heading3"/>
        <w:numPr>
          <w:ilvl w:val="2"/>
          <w:numId w:val="192"/>
        </w:numPr>
        <w:tabs>
          <w:tab w:val="num" w:pos="1985"/>
        </w:tabs>
      </w:pPr>
      <w:r w:rsidRPr="006C5DAD">
        <w:rPr>
          <w:rFonts w:ascii="Century Gothic" w:hAnsi="Century Gothic"/>
        </w:rPr>
        <w:t xml:space="preserve">A plan for the transfer of the Services (regarding timeframes, organisation, resources, equipment, financial reconciliation’s, IT, personal tasks, etc.) to Virgin or any incoming </w:t>
      </w:r>
      <w:proofErr w:type="gramStart"/>
      <w:r w:rsidRPr="006C5DAD">
        <w:rPr>
          <w:rFonts w:ascii="Century Gothic" w:hAnsi="Century Gothic"/>
        </w:rPr>
        <w:t>Third Party</w:t>
      </w:r>
      <w:proofErr w:type="gramEnd"/>
      <w:r w:rsidRPr="006C5DAD">
        <w:rPr>
          <w:rFonts w:ascii="Century Gothic" w:hAnsi="Century Gothic"/>
        </w:rPr>
        <w:t xml:space="preserve"> Supplier, which will be mutually agreed between the </w:t>
      </w:r>
      <w:r w:rsidR="006E3DA7" w:rsidRPr="006C5DAD">
        <w:rPr>
          <w:rFonts w:ascii="Century Gothic" w:hAnsi="Century Gothic"/>
        </w:rPr>
        <w:t>parties</w:t>
      </w:r>
      <w:r w:rsidRPr="006C5DAD">
        <w:rPr>
          <w:rFonts w:ascii="Century Gothic" w:hAnsi="Century Gothic"/>
        </w:rPr>
        <w:t>.</w:t>
      </w:r>
    </w:p>
    <w:p w14:paraId="0AAFAAB9" w14:textId="77777777" w:rsidR="00FE28F9" w:rsidRDefault="009213A4" w:rsidP="009A418A">
      <w:pPr>
        <w:pStyle w:val="Heading3"/>
        <w:numPr>
          <w:ilvl w:val="2"/>
          <w:numId w:val="192"/>
        </w:numPr>
        <w:tabs>
          <w:tab w:val="num" w:pos="1985"/>
        </w:tabs>
        <w:rPr>
          <w:rFonts w:ascii="Century Gothic" w:hAnsi="Century Gothic"/>
        </w:rPr>
      </w:pPr>
      <w:r w:rsidRPr="00FE28F9">
        <w:rPr>
          <w:rFonts w:ascii="Century Gothic" w:hAnsi="Century Gothic"/>
        </w:rPr>
        <w:t xml:space="preserve">The Supplier will provide Virgin employees only with access to the Supplier’s premises </w:t>
      </w:r>
      <w:proofErr w:type="gramStart"/>
      <w:r w:rsidRPr="00FE28F9">
        <w:rPr>
          <w:rFonts w:ascii="Century Gothic" w:hAnsi="Century Gothic"/>
        </w:rPr>
        <w:t>in order to</w:t>
      </w:r>
      <w:proofErr w:type="gramEnd"/>
      <w:r w:rsidRPr="00FE28F9">
        <w:rPr>
          <w:rFonts w:ascii="Century Gothic" w:hAnsi="Century Gothic"/>
        </w:rPr>
        <w:t xml:space="preserve"> observe the delivery of the Services in connection with the Agreement. </w:t>
      </w:r>
    </w:p>
    <w:p w14:paraId="466D0B16" w14:textId="77777777" w:rsidR="00FE28F9" w:rsidRDefault="009213A4" w:rsidP="009A418A">
      <w:pPr>
        <w:pStyle w:val="Heading3"/>
        <w:numPr>
          <w:ilvl w:val="2"/>
          <w:numId w:val="192"/>
        </w:numPr>
        <w:tabs>
          <w:tab w:val="num" w:pos="1985"/>
        </w:tabs>
        <w:rPr>
          <w:rFonts w:ascii="Century Gothic" w:hAnsi="Century Gothic"/>
        </w:rPr>
      </w:pPr>
      <w:r w:rsidRPr="00FE28F9">
        <w:rPr>
          <w:rFonts w:ascii="Century Gothic" w:hAnsi="Century Gothic"/>
        </w:rPr>
        <w:t xml:space="preserve">The Supplier will provide Virgin employees only with access to relevant records and procedures relating to the delivery of the Services, pursuant to the applicable provisions of the Agreement. </w:t>
      </w:r>
    </w:p>
    <w:p w14:paraId="309A9343" w14:textId="77777777" w:rsidR="00FE28F9" w:rsidRDefault="009213A4" w:rsidP="009A418A">
      <w:pPr>
        <w:pStyle w:val="Heading3"/>
        <w:numPr>
          <w:ilvl w:val="2"/>
          <w:numId w:val="192"/>
        </w:numPr>
        <w:tabs>
          <w:tab w:val="num" w:pos="1985"/>
        </w:tabs>
        <w:ind w:left="1985" w:hanging="567"/>
        <w:rPr>
          <w:rFonts w:ascii="Century Gothic" w:hAnsi="Century Gothic"/>
        </w:rPr>
      </w:pPr>
      <w:r w:rsidRPr="00FE28F9">
        <w:rPr>
          <w:rFonts w:ascii="Century Gothic" w:hAnsi="Century Gothic"/>
        </w:rPr>
        <w:t>The Supplier will provide Virgin employees only with access to its Key Personnel responsible for the performance of the Services in order that an effective handover can be managed.</w:t>
      </w:r>
    </w:p>
    <w:p w14:paraId="5B0F2A85" w14:textId="24000A5F" w:rsidR="009213A4" w:rsidRPr="00FE28F9" w:rsidRDefault="009213A4" w:rsidP="009A418A">
      <w:pPr>
        <w:pStyle w:val="Heading3"/>
        <w:numPr>
          <w:ilvl w:val="2"/>
          <w:numId w:val="192"/>
        </w:numPr>
        <w:tabs>
          <w:tab w:val="num" w:pos="1985"/>
        </w:tabs>
        <w:ind w:left="1985" w:hanging="567"/>
        <w:rPr>
          <w:rFonts w:ascii="Century Gothic" w:hAnsi="Century Gothic"/>
        </w:rPr>
      </w:pPr>
      <w:r w:rsidRPr="00FE28F9">
        <w:rPr>
          <w:rFonts w:ascii="Century Gothic" w:hAnsi="Century Gothic"/>
        </w:rPr>
        <w:t xml:space="preserve">Assistance in migrating Virgin Data and in conducting associated migration tests. </w:t>
      </w:r>
    </w:p>
    <w:p w14:paraId="6FDF08CE" w14:textId="77777777" w:rsidR="00A26770" w:rsidRPr="00912EC7" w:rsidRDefault="00A26770" w:rsidP="009A4DF3">
      <w:pPr>
        <w:rPr>
          <w:rFonts w:ascii="Century Gothic" w:hAnsi="Century Gothic"/>
          <w:sz w:val="20"/>
        </w:rPr>
      </w:pPr>
    </w:p>
    <w:p w14:paraId="5A61B488" w14:textId="77777777" w:rsidR="00A26770" w:rsidRPr="00912EC7" w:rsidRDefault="009213A4"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shall be entitled to request that the Supplier agrees to a phased transfer of the Services (of which such a request will not be unreasonably withheld) beyond the Term of the Agreement such that this phased approach will take no longer than </w:t>
      </w:r>
      <w:r w:rsidR="0002067D" w:rsidRPr="00912EC7">
        <w:rPr>
          <w:rFonts w:ascii="Century Gothic" w:hAnsi="Century Gothic"/>
        </w:rPr>
        <w:t>one (</w:t>
      </w:r>
      <w:r w:rsidRPr="00912EC7">
        <w:rPr>
          <w:rFonts w:ascii="Century Gothic" w:hAnsi="Century Gothic"/>
        </w:rPr>
        <w:t>1</w:t>
      </w:r>
      <w:r w:rsidR="0002067D" w:rsidRPr="00912EC7">
        <w:rPr>
          <w:rFonts w:ascii="Century Gothic" w:hAnsi="Century Gothic"/>
        </w:rPr>
        <w:t>)</w:t>
      </w:r>
      <w:r w:rsidRPr="00912EC7">
        <w:rPr>
          <w:rFonts w:ascii="Century Gothic" w:hAnsi="Century Gothic"/>
        </w:rPr>
        <w:t xml:space="preserve"> month following the expiry date. This may include up to </w:t>
      </w:r>
      <w:r w:rsidR="0002067D" w:rsidRPr="00912EC7">
        <w:rPr>
          <w:rFonts w:ascii="Century Gothic" w:hAnsi="Century Gothic"/>
        </w:rPr>
        <w:t>three (</w:t>
      </w:r>
      <w:r w:rsidRPr="00912EC7">
        <w:rPr>
          <w:rFonts w:ascii="Century Gothic" w:hAnsi="Century Gothic"/>
        </w:rPr>
        <w:t>3</w:t>
      </w:r>
      <w:r w:rsidR="0002067D" w:rsidRPr="00912EC7">
        <w:rPr>
          <w:rFonts w:ascii="Century Gothic" w:hAnsi="Century Gothic"/>
        </w:rPr>
        <w:t>)</w:t>
      </w:r>
      <w:r w:rsidRPr="00912EC7">
        <w:rPr>
          <w:rFonts w:ascii="Century Gothic" w:hAnsi="Century Gothic"/>
        </w:rPr>
        <w:t xml:space="preserve"> tranches of transfer. For the avoidance of doubt, all Terms of the Agreement shall prevail during this phased approach.</w:t>
      </w:r>
    </w:p>
    <w:p w14:paraId="71579C3F" w14:textId="77777777" w:rsidR="009213A4" w:rsidRDefault="009213A4" w:rsidP="009A4DF3">
      <w:pPr>
        <w:pStyle w:val="Heading2"/>
        <w:numPr>
          <w:ilvl w:val="0"/>
          <w:numId w:val="0"/>
        </w:numPr>
        <w:ind w:left="1430"/>
        <w:rPr>
          <w:rFonts w:ascii="Century Gothic" w:hAnsi="Century Gothic"/>
        </w:rPr>
      </w:pPr>
      <w:r w:rsidRPr="00912EC7">
        <w:rPr>
          <w:rFonts w:ascii="Century Gothic" w:hAnsi="Century Gothic"/>
        </w:rPr>
        <w:t xml:space="preserve"> </w:t>
      </w:r>
    </w:p>
    <w:p w14:paraId="49120ABB" w14:textId="77777777" w:rsidR="009213A4" w:rsidRPr="00912EC7" w:rsidRDefault="009213A4" w:rsidP="009A4DF3">
      <w:pPr>
        <w:pStyle w:val="Heading1"/>
        <w:tabs>
          <w:tab w:val="clear" w:pos="720"/>
          <w:tab w:val="num" w:pos="567"/>
        </w:tabs>
        <w:rPr>
          <w:rFonts w:ascii="Century Gothic" w:hAnsi="Century Gothic"/>
          <w:sz w:val="20"/>
        </w:rPr>
      </w:pPr>
      <w:r w:rsidRPr="00912EC7">
        <w:rPr>
          <w:rFonts w:ascii="Century Gothic" w:hAnsi="Century Gothic"/>
          <w:sz w:val="20"/>
        </w:rPr>
        <w:t>Activities on Termination or Expiry</w:t>
      </w:r>
    </w:p>
    <w:p w14:paraId="54328CDC" w14:textId="77777777" w:rsidR="00A26770" w:rsidRPr="00912EC7" w:rsidRDefault="00A26770" w:rsidP="009A4DF3">
      <w:pPr>
        <w:pStyle w:val="BodyText1"/>
        <w:rPr>
          <w:rFonts w:ascii="Century Gothic" w:hAnsi="Century Gothic"/>
          <w:sz w:val="20"/>
        </w:rPr>
      </w:pPr>
    </w:p>
    <w:p w14:paraId="3252C776" w14:textId="77777777" w:rsidR="009213A4" w:rsidRPr="00D4562B" w:rsidRDefault="009213A4" w:rsidP="009A418A">
      <w:pPr>
        <w:pStyle w:val="Heading2"/>
        <w:numPr>
          <w:ilvl w:val="1"/>
          <w:numId w:val="75"/>
        </w:numPr>
        <w:rPr>
          <w:rFonts w:ascii="Century Gothic" w:hAnsi="Century Gothic"/>
        </w:rPr>
      </w:pPr>
      <w:r w:rsidRPr="00D4562B">
        <w:rPr>
          <w:rFonts w:ascii="Century Gothic" w:hAnsi="Century Gothic"/>
        </w:rPr>
        <w:t xml:space="preserve">The Supplier will (pursuant to the provisions of the Agreement) transfer all requested Virgin Data in its possession or control relating to this Agreement to Virgin, save only to the extent it needs to retain such of the Virgin Data as is required to provide the Termination Services or </w:t>
      </w:r>
      <w:r w:rsidR="00255EE9" w:rsidRPr="00D4562B">
        <w:rPr>
          <w:rFonts w:ascii="Century Gothic" w:hAnsi="Century Gothic"/>
        </w:rPr>
        <w:t>t</w:t>
      </w:r>
      <w:r w:rsidRPr="00D4562B">
        <w:rPr>
          <w:rFonts w:ascii="Century Gothic" w:hAnsi="Century Gothic"/>
        </w:rPr>
        <w:t xml:space="preserve">ermination </w:t>
      </w:r>
      <w:r w:rsidR="00255EE9" w:rsidRPr="00D4562B">
        <w:rPr>
          <w:rFonts w:ascii="Century Gothic" w:hAnsi="Century Gothic"/>
        </w:rPr>
        <w:t>a</w:t>
      </w:r>
      <w:r w:rsidRPr="00D4562B">
        <w:rPr>
          <w:rFonts w:ascii="Century Gothic" w:hAnsi="Century Gothic"/>
        </w:rPr>
        <w:t xml:space="preserve">ssistance and for tax and / or legal purposes will be kept by the Supplier. </w:t>
      </w:r>
    </w:p>
    <w:p w14:paraId="2CBAD728" w14:textId="77777777" w:rsidR="009213A4" w:rsidRPr="00912EC7" w:rsidRDefault="009213A4" w:rsidP="009A4DF3">
      <w:pPr>
        <w:pStyle w:val="Heading2"/>
        <w:numPr>
          <w:ilvl w:val="0"/>
          <w:numId w:val="0"/>
        </w:numPr>
        <w:ind w:left="1430"/>
        <w:rPr>
          <w:rFonts w:ascii="Century Gothic" w:hAnsi="Century Gothic"/>
        </w:rPr>
      </w:pPr>
    </w:p>
    <w:p w14:paraId="16DCD27B" w14:textId="77777777" w:rsidR="009213A4" w:rsidRPr="00912EC7" w:rsidRDefault="009213A4" w:rsidP="009A4DF3">
      <w:pPr>
        <w:pStyle w:val="Heading2"/>
        <w:tabs>
          <w:tab w:val="clear" w:pos="1430"/>
          <w:tab w:val="num" w:pos="1418"/>
        </w:tabs>
        <w:ind w:left="1418" w:hanging="851"/>
        <w:rPr>
          <w:rFonts w:ascii="Century Gothic" w:hAnsi="Century Gothic"/>
        </w:rPr>
      </w:pPr>
      <w:r w:rsidRPr="00912EC7">
        <w:rPr>
          <w:rFonts w:ascii="Century Gothic" w:hAnsi="Century Gothic"/>
        </w:rPr>
        <w:lastRenderedPageBreak/>
        <w:t>Pursuant to the applicable provision of the Agreement, each Party will return to the other all Confidential Information of the other and will confirm in writing that it does not retain the other's Confidential Information save to the extent that such information needs to be retained by the Party in question for the purposes of providing or receiving the Termination Services (but only for such time as it is required for such purposes) or for providing Services in connection with any remaining Schedules</w:t>
      </w:r>
      <w:r w:rsidR="00255EE9" w:rsidRPr="00912EC7">
        <w:rPr>
          <w:rFonts w:ascii="Century Gothic" w:hAnsi="Century Gothic"/>
        </w:rPr>
        <w:t>, SOWs</w:t>
      </w:r>
      <w:r w:rsidRPr="00912EC7">
        <w:rPr>
          <w:rFonts w:ascii="Century Gothic" w:hAnsi="Century Gothic"/>
        </w:rPr>
        <w:t xml:space="preserve"> or Destinations except for tax and / or legal purposes. </w:t>
      </w:r>
    </w:p>
    <w:p w14:paraId="30836DF5" w14:textId="77777777" w:rsidR="009213A4" w:rsidRPr="00912EC7" w:rsidRDefault="009213A4" w:rsidP="009A4DF3">
      <w:pPr>
        <w:pStyle w:val="Heading2"/>
        <w:numPr>
          <w:ilvl w:val="0"/>
          <w:numId w:val="0"/>
        </w:numPr>
        <w:ind w:left="1418"/>
        <w:rPr>
          <w:rFonts w:ascii="Century Gothic" w:hAnsi="Century Gothic"/>
        </w:rPr>
      </w:pPr>
    </w:p>
    <w:p w14:paraId="3D1E2F77" w14:textId="77777777" w:rsidR="009213A4" w:rsidRPr="00912EC7" w:rsidRDefault="009213A4"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Pursuant to the applicable provision of the Agreement or the respective Schedule, the Supplier will promptly return any assets or other items provided to it by Virgin. </w:t>
      </w:r>
    </w:p>
    <w:p w14:paraId="4A0FAB71" w14:textId="77777777" w:rsidR="009213A4" w:rsidRPr="00912EC7" w:rsidRDefault="009213A4" w:rsidP="009A4DF3">
      <w:pPr>
        <w:pStyle w:val="Heading2"/>
        <w:numPr>
          <w:ilvl w:val="0"/>
          <w:numId w:val="0"/>
        </w:numPr>
        <w:ind w:left="1418"/>
        <w:rPr>
          <w:rFonts w:ascii="Century Gothic" w:hAnsi="Century Gothic"/>
        </w:rPr>
      </w:pPr>
    </w:p>
    <w:p w14:paraId="5630E544" w14:textId="77777777" w:rsidR="009213A4" w:rsidRPr="00912EC7" w:rsidRDefault="009213A4"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shall in any event provide such reasonable assistance as Virgin may require on termination or expiry of this Agreement or termination of any SOW or removal of </w:t>
      </w:r>
      <w:r w:rsidR="00255EE9" w:rsidRPr="00912EC7">
        <w:rPr>
          <w:rFonts w:ascii="Century Gothic" w:hAnsi="Century Gothic"/>
        </w:rPr>
        <w:t>a Destination</w:t>
      </w:r>
      <w:r w:rsidRPr="00912EC7">
        <w:rPr>
          <w:rFonts w:ascii="Century Gothic" w:hAnsi="Century Gothic"/>
        </w:rPr>
        <w:t xml:space="preserve"> for any reason. </w:t>
      </w:r>
    </w:p>
    <w:p w14:paraId="2CD84C07" w14:textId="77777777" w:rsidR="009213A4" w:rsidRPr="00912EC7" w:rsidRDefault="009213A4" w:rsidP="009A4DF3">
      <w:pPr>
        <w:pStyle w:val="Heading2"/>
        <w:numPr>
          <w:ilvl w:val="0"/>
          <w:numId w:val="0"/>
        </w:numPr>
        <w:ind w:left="1430"/>
        <w:rPr>
          <w:rFonts w:ascii="Century Gothic" w:hAnsi="Century Gothic"/>
        </w:rPr>
      </w:pPr>
    </w:p>
    <w:p w14:paraId="00E978B8" w14:textId="77777777" w:rsidR="009213A4" w:rsidRPr="00912EC7" w:rsidRDefault="009213A4" w:rsidP="009A4DF3">
      <w:pPr>
        <w:pStyle w:val="Heading1"/>
        <w:tabs>
          <w:tab w:val="clear" w:pos="720"/>
          <w:tab w:val="num" w:pos="567"/>
        </w:tabs>
        <w:rPr>
          <w:rFonts w:ascii="Century Gothic" w:hAnsi="Century Gothic"/>
          <w:sz w:val="20"/>
        </w:rPr>
      </w:pPr>
      <w:r w:rsidRPr="00912EC7">
        <w:rPr>
          <w:rFonts w:ascii="Century Gothic" w:hAnsi="Century Gothic"/>
          <w:sz w:val="20"/>
        </w:rPr>
        <w:t>Additional Services</w:t>
      </w:r>
    </w:p>
    <w:p w14:paraId="17C8EBF6" w14:textId="77777777" w:rsidR="009213A4" w:rsidRPr="00912EC7" w:rsidRDefault="009213A4" w:rsidP="009A4DF3">
      <w:pPr>
        <w:pStyle w:val="Default"/>
        <w:ind w:left="567" w:hanging="567"/>
        <w:jc w:val="both"/>
        <w:rPr>
          <w:rFonts w:ascii="Century Gothic" w:hAnsi="Century Gothic"/>
          <w:sz w:val="20"/>
          <w:szCs w:val="20"/>
        </w:rPr>
      </w:pPr>
    </w:p>
    <w:p w14:paraId="1210E9EE" w14:textId="77777777" w:rsidR="009213A4" w:rsidRPr="00D4562B" w:rsidRDefault="009213A4" w:rsidP="009A418A">
      <w:pPr>
        <w:pStyle w:val="Heading2"/>
        <w:numPr>
          <w:ilvl w:val="1"/>
          <w:numId w:val="76"/>
        </w:numPr>
        <w:rPr>
          <w:rFonts w:ascii="Century Gothic" w:hAnsi="Century Gothic"/>
        </w:rPr>
      </w:pPr>
      <w:r w:rsidRPr="00D4562B">
        <w:rPr>
          <w:rFonts w:ascii="Century Gothic" w:hAnsi="Century Gothic"/>
        </w:rPr>
        <w:t>Virgin shall be entitled to require additional Services from Supplier to support a smooth transition of Services and operations</w:t>
      </w:r>
      <w:r w:rsidR="00814627" w:rsidRPr="00D4562B">
        <w:rPr>
          <w:rFonts w:ascii="Century Gothic" w:hAnsi="Century Gothic"/>
        </w:rPr>
        <w:t xml:space="preserve"> at no additional cost</w:t>
      </w:r>
      <w:r w:rsidRPr="00D4562B">
        <w:rPr>
          <w:rFonts w:ascii="Century Gothic" w:hAnsi="Century Gothic"/>
        </w:rPr>
        <w:t>. Such additional services may include:</w:t>
      </w:r>
    </w:p>
    <w:p w14:paraId="2DEAF8DC" w14:textId="77777777" w:rsidR="009213A4" w:rsidRPr="00912EC7" w:rsidRDefault="009213A4" w:rsidP="009A4DF3">
      <w:pPr>
        <w:pStyle w:val="Default"/>
        <w:ind w:left="567" w:hanging="567"/>
        <w:jc w:val="both"/>
        <w:rPr>
          <w:rFonts w:ascii="Century Gothic" w:hAnsi="Century Gothic"/>
          <w:sz w:val="20"/>
          <w:szCs w:val="20"/>
        </w:rPr>
      </w:pPr>
    </w:p>
    <w:p w14:paraId="2A59E441" w14:textId="77777777" w:rsidR="00A26770" w:rsidRPr="00BF6274" w:rsidRDefault="00115B03" w:rsidP="009A418A">
      <w:pPr>
        <w:pStyle w:val="Heading3"/>
        <w:numPr>
          <w:ilvl w:val="0"/>
          <w:numId w:val="202"/>
        </w:numPr>
        <w:rPr>
          <w:rFonts w:ascii="Century Gothic" w:hAnsi="Century Gothic"/>
        </w:rPr>
      </w:pPr>
      <w:r w:rsidRPr="00BF6274">
        <w:rPr>
          <w:rFonts w:ascii="Century Gothic" w:hAnsi="Century Gothic"/>
        </w:rPr>
        <w:t>Training</w:t>
      </w:r>
      <w:r w:rsidR="009213A4" w:rsidRPr="00BF6274">
        <w:rPr>
          <w:rFonts w:ascii="Century Gothic" w:hAnsi="Century Gothic"/>
        </w:rPr>
        <w:t xml:space="preserve"> in relation to the provision of the </w:t>
      </w:r>
      <w:proofErr w:type="gramStart"/>
      <w:r w:rsidR="009213A4" w:rsidRPr="00BF6274">
        <w:rPr>
          <w:rFonts w:ascii="Century Gothic" w:hAnsi="Century Gothic"/>
        </w:rPr>
        <w:t>Services;</w:t>
      </w:r>
      <w:proofErr w:type="gramEnd"/>
    </w:p>
    <w:p w14:paraId="55966904" w14:textId="77777777" w:rsidR="009213A4" w:rsidRPr="00912EC7" w:rsidRDefault="009213A4" w:rsidP="009A4DF3">
      <w:pPr>
        <w:pStyle w:val="Heading3"/>
        <w:tabs>
          <w:tab w:val="num" w:pos="1985"/>
        </w:tabs>
        <w:ind w:left="1985" w:hanging="567"/>
        <w:rPr>
          <w:rFonts w:ascii="Century Gothic" w:hAnsi="Century Gothic"/>
        </w:rPr>
      </w:pPr>
    </w:p>
    <w:p w14:paraId="0647A705" w14:textId="77777777" w:rsidR="00A26770" w:rsidRPr="00912EC7" w:rsidRDefault="00115B03" w:rsidP="009A418A">
      <w:pPr>
        <w:pStyle w:val="Heading3"/>
        <w:numPr>
          <w:ilvl w:val="0"/>
          <w:numId w:val="203"/>
        </w:numPr>
        <w:rPr>
          <w:rFonts w:ascii="Century Gothic" w:hAnsi="Century Gothic"/>
        </w:rPr>
      </w:pPr>
      <w:r w:rsidRPr="00912EC7">
        <w:rPr>
          <w:rFonts w:ascii="Century Gothic" w:hAnsi="Century Gothic"/>
        </w:rPr>
        <w:t>On-going</w:t>
      </w:r>
      <w:r w:rsidR="009213A4" w:rsidRPr="00912EC7">
        <w:rPr>
          <w:rFonts w:ascii="Century Gothic" w:hAnsi="Century Gothic"/>
        </w:rPr>
        <w:t xml:space="preserve"> consultancy support following the date of termination or </w:t>
      </w:r>
      <w:proofErr w:type="gramStart"/>
      <w:r w:rsidR="009213A4" w:rsidRPr="00912EC7">
        <w:rPr>
          <w:rFonts w:ascii="Century Gothic" w:hAnsi="Century Gothic"/>
        </w:rPr>
        <w:t>expiry;</w:t>
      </w:r>
      <w:proofErr w:type="gramEnd"/>
    </w:p>
    <w:p w14:paraId="5B7A5657" w14:textId="77777777" w:rsidR="00A261CA" w:rsidRPr="00912EC7" w:rsidRDefault="00115B03" w:rsidP="009A418A">
      <w:pPr>
        <w:pStyle w:val="Heading3"/>
        <w:numPr>
          <w:ilvl w:val="0"/>
          <w:numId w:val="203"/>
        </w:numPr>
        <w:rPr>
          <w:rFonts w:ascii="Century Gothic" w:hAnsi="Century Gothic" w:cs="FoundryMonoline-Medium"/>
          <w:b/>
          <w:bCs/>
          <w:sz w:val="18"/>
        </w:rPr>
      </w:pPr>
      <w:r w:rsidRPr="00912EC7">
        <w:rPr>
          <w:rFonts w:ascii="Century Gothic" w:hAnsi="Century Gothic"/>
        </w:rPr>
        <w:t>Any</w:t>
      </w:r>
      <w:r w:rsidR="009213A4" w:rsidRPr="00912EC7">
        <w:rPr>
          <w:rFonts w:ascii="Century Gothic" w:eastAsiaTheme="minorEastAsia" w:hAnsi="Century Gothic"/>
        </w:rPr>
        <w:t xml:space="preserve"> SOW or </w:t>
      </w:r>
      <w:r w:rsidR="00041D41" w:rsidRPr="00912EC7">
        <w:rPr>
          <w:rFonts w:ascii="Century Gothic" w:eastAsiaTheme="minorEastAsia" w:hAnsi="Century Gothic"/>
        </w:rPr>
        <w:t>S</w:t>
      </w:r>
      <w:r w:rsidR="009213A4" w:rsidRPr="00912EC7">
        <w:rPr>
          <w:rFonts w:ascii="Century Gothic" w:eastAsiaTheme="minorEastAsia" w:hAnsi="Century Gothic"/>
        </w:rPr>
        <w:t>chedule specific requirements.</w:t>
      </w:r>
      <w:r w:rsidR="005367EF" w:rsidRPr="00912EC7">
        <w:rPr>
          <w:rFonts w:ascii="Century Gothic" w:hAnsi="Century Gothic" w:cs="Calibri"/>
          <w:sz w:val="18"/>
        </w:rPr>
        <w:br w:type="page"/>
      </w:r>
    </w:p>
    <w:p w14:paraId="7F4F27F6" w14:textId="77777777" w:rsidR="00F45412" w:rsidRPr="00912EC7" w:rsidRDefault="00A26770" w:rsidP="00FC066B">
      <w:pPr>
        <w:pStyle w:val="Title"/>
        <w:ind w:left="0"/>
        <w:rPr>
          <w:rFonts w:ascii="Century Gothic" w:hAnsi="Century Gothic"/>
          <w:sz w:val="20"/>
          <w:szCs w:val="14"/>
        </w:rPr>
      </w:pPr>
      <w:r w:rsidRPr="00912EC7">
        <w:rPr>
          <w:rFonts w:ascii="Century Gothic" w:hAnsi="Century Gothic"/>
          <w:sz w:val="20"/>
          <w:szCs w:val="14"/>
        </w:rPr>
        <w:lastRenderedPageBreak/>
        <w:t>S</w:t>
      </w:r>
      <w:r w:rsidR="00F45412" w:rsidRPr="00912EC7">
        <w:rPr>
          <w:rFonts w:ascii="Century Gothic" w:hAnsi="Century Gothic"/>
          <w:sz w:val="20"/>
          <w:szCs w:val="14"/>
        </w:rPr>
        <w:t>CHEDULE 9</w:t>
      </w:r>
    </w:p>
    <w:p w14:paraId="1ABCF8D6" w14:textId="77777777" w:rsidR="003771FF" w:rsidRPr="00912EC7" w:rsidRDefault="003771FF" w:rsidP="00FC066B">
      <w:pPr>
        <w:jc w:val="center"/>
        <w:rPr>
          <w:rFonts w:ascii="Century Gothic" w:hAnsi="Century Gothic"/>
          <w:b/>
          <w:color w:val="000000"/>
          <w:sz w:val="20"/>
          <w:szCs w:val="18"/>
        </w:rPr>
      </w:pPr>
    </w:p>
    <w:p w14:paraId="5EA2F5F1" w14:textId="77777777" w:rsidR="00F45412" w:rsidRPr="00912EC7" w:rsidRDefault="00934F9B" w:rsidP="00FC066B">
      <w:pPr>
        <w:pStyle w:val="Subtitle"/>
        <w:rPr>
          <w:rFonts w:ascii="Century Gothic" w:hAnsi="Century Gothic"/>
          <w:sz w:val="20"/>
          <w:szCs w:val="22"/>
        </w:rPr>
      </w:pPr>
      <w:r w:rsidRPr="00912EC7">
        <w:rPr>
          <w:rFonts w:ascii="Century Gothic" w:hAnsi="Century Gothic"/>
          <w:sz w:val="20"/>
          <w:szCs w:val="22"/>
        </w:rPr>
        <w:t>Contract Governance</w:t>
      </w:r>
    </w:p>
    <w:p w14:paraId="2CC21457" w14:textId="77777777" w:rsidR="00F45412" w:rsidRPr="00912EC7" w:rsidRDefault="00F45412" w:rsidP="009A4DF3">
      <w:pPr>
        <w:rPr>
          <w:rFonts w:ascii="Century Gothic" w:hAnsi="Century Gothic"/>
          <w:b/>
          <w:color w:val="000000"/>
          <w:sz w:val="20"/>
          <w:szCs w:val="18"/>
        </w:rPr>
      </w:pPr>
    </w:p>
    <w:p w14:paraId="2C9315C3" w14:textId="77777777" w:rsidR="00757E13" w:rsidRPr="00D4562B" w:rsidRDefault="00757E13" w:rsidP="009A418A">
      <w:pPr>
        <w:pStyle w:val="Heading1"/>
        <w:numPr>
          <w:ilvl w:val="0"/>
          <w:numId w:val="77"/>
        </w:numPr>
        <w:tabs>
          <w:tab w:val="clear" w:pos="720"/>
          <w:tab w:val="num" w:pos="567"/>
        </w:tabs>
        <w:rPr>
          <w:rFonts w:ascii="Century Gothic" w:hAnsi="Century Gothic"/>
          <w:sz w:val="20"/>
        </w:rPr>
      </w:pPr>
      <w:r w:rsidRPr="00D4562B">
        <w:rPr>
          <w:rFonts w:ascii="Century Gothic" w:hAnsi="Century Gothic"/>
          <w:sz w:val="20"/>
        </w:rPr>
        <w:t>Representatives</w:t>
      </w:r>
    </w:p>
    <w:p w14:paraId="21B6B09C" w14:textId="77777777" w:rsidR="00757E13" w:rsidRPr="00912EC7" w:rsidRDefault="00757E13" w:rsidP="009A4DF3">
      <w:pPr>
        <w:pStyle w:val="Heading1"/>
        <w:numPr>
          <w:ilvl w:val="0"/>
          <w:numId w:val="0"/>
        </w:numPr>
        <w:ind w:left="720"/>
        <w:rPr>
          <w:rFonts w:ascii="Century Gothic" w:hAnsi="Century Gothic"/>
          <w:b w:val="0"/>
          <w:sz w:val="20"/>
        </w:rPr>
      </w:pPr>
    </w:p>
    <w:p w14:paraId="78A2112F" w14:textId="77777777" w:rsidR="00757E13" w:rsidRPr="00D4562B" w:rsidRDefault="00757E13" w:rsidP="009A418A">
      <w:pPr>
        <w:pStyle w:val="Heading2"/>
        <w:numPr>
          <w:ilvl w:val="1"/>
          <w:numId w:val="78"/>
        </w:numPr>
        <w:rPr>
          <w:rFonts w:ascii="Century Gothic" w:hAnsi="Century Gothic"/>
        </w:rPr>
      </w:pPr>
      <w:r w:rsidRPr="00D4562B">
        <w:rPr>
          <w:rFonts w:ascii="Century Gothic" w:hAnsi="Century Gothic"/>
        </w:rPr>
        <w:t>Each party shall appoint representatives who shall be responsible for the administration of this Agreement, aligned to the personnel listed in Schedule 11 Key Personnel</w:t>
      </w:r>
      <w:r w:rsidR="00041D41" w:rsidRPr="00D4562B">
        <w:rPr>
          <w:rFonts w:ascii="Century Gothic" w:hAnsi="Century Gothic"/>
        </w:rPr>
        <w:t>.</w:t>
      </w:r>
    </w:p>
    <w:p w14:paraId="7C7A20F8" w14:textId="77777777" w:rsidR="00757E13" w:rsidRPr="00912EC7" w:rsidRDefault="00757E13" w:rsidP="009A4DF3">
      <w:pPr>
        <w:pStyle w:val="Heading2"/>
        <w:numPr>
          <w:ilvl w:val="0"/>
          <w:numId w:val="0"/>
        </w:numPr>
        <w:tabs>
          <w:tab w:val="num" w:pos="1418"/>
        </w:tabs>
        <w:ind w:left="1418" w:hanging="851"/>
        <w:rPr>
          <w:rFonts w:ascii="Century Gothic" w:hAnsi="Century Gothic"/>
        </w:rPr>
      </w:pPr>
    </w:p>
    <w:p w14:paraId="744FD5AF" w14:textId="77777777" w:rsidR="00757E13" w:rsidRPr="00912EC7" w:rsidRDefault="00757E13" w:rsidP="009A4DF3">
      <w:pPr>
        <w:pStyle w:val="Heading2"/>
        <w:tabs>
          <w:tab w:val="clear" w:pos="1430"/>
          <w:tab w:val="num" w:pos="1418"/>
        </w:tabs>
        <w:ind w:left="1418" w:hanging="851"/>
        <w:rPr>
          <w:rFonts w:ascii="Century Gothic" w:hAnsi="Century Gothic"/>
        </w:rPr>
      </w:pPr>
      <w:r w:rsidRPr="00912EC7">
        <w:rPr>
          <w:rFonts w:ascii="Century Gothic" w:hAnsi="Century Gothic"/>
        </w:rPr>
        <w:t>The representatives for Supplier and Virgin shall be:</w:t>
      </w:r>
    </w:p>
    <w:p w14:paraId="7BFDD2AF" w14:textId="1235EB2F" w:rsidR="471ECF28" w:rsidRDefault="471ECF28" w:rsidP="471ECF28">
      <w:pPr>
        <w:pStyle w:val="BodyText2"/>
        <w:tabs>
          <w:tab w:val="num" w:pos="1418"/>
        </w:tabs>
      </w:pPr>
    </w:p>
    <w:tbl>
      <w:tblPr>
        <w:tblpPr w:leftFromText="180" w:rightFromText="180" w:vertAnchor="text" w:horzAnchor="page" w:tblpX="1785" w:tblpY="310"/>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3961"/>
        <w:gridCol w:w="4687"/>
      </w:tblGrid>
      <w:tr w:rsidR="00757E13" w:rsidRPr="00912EC7" w14:paraId="761CAE74" w14:textId="77777777" w:rsidTr="00A9773E">
        <w:trPr>
          <w:trHeight w:val="694"/>
        </w:trPr>
        <w:tc>
          <w:tcPr>
            <w:tcW w:w="3961" w:type="dxa"/>
            <w:shd w:val="clear" w:color="auto" w:fill="000000" w:themeFill="text1"/>
          </w:tcPr>
          <w:p w14:paraId="35C583B3" w14:textId="77777777" w:rsidR="00914477" w:rsidRPr="00912EC7" w:rsidRDefault="00914477" w:rsidP="00A9773E">
            <w:pPr>
              <w:rPr>
                <w:rFonts w:ascii="Century Gothic" w:hAnsi="Century Gothic" w:cs="Arial"/>
                <w:b/>
                <w:color w:val="FFFFFF"/>
                <w:sz w:val="20"/>
              </w:rPr>
            </w:pPr>
          </w:p>
          <w:p w14:paraId="755A3DDF" w14:textId="77777777" w:rsidR="00757E13" w:rsidRPr="00912EC7" w:rsidRDefault="00757E13" w:rsidP="00A9773E">
            <w:pPr>
              <w:rPr>
                <w:rFonts w:ascii="Century Gothic" w:hAnsi="Century Gothic" w:cs="Arial"/>
                <w:b/>
                <w:color w:val="FFFFFF"/>
                <w:sz w:val="20"/>
              </w:rPr>
            </w:pPr>
            <w:r w:rsidRPr="00912EC7">
              <w:rPr>
                <w:rFonts w:ascii="Century Gothic" w:hAnsi="Century Gothic" w:cs="Arial"/>
                <w:b/>
                <w:color w:val="FFFFFF"/>
                <w:sz w:val="20"/>
              </w:rPr>
              <w:t>Level 1</w:t>
            </w:r>
          </w:p>
        </w:tc>
        <w:tc>
          <w:tcPr>
            <w:tcW w:w="4687" w:type="dxa"/>
            <w:shd w:val="clear" w:color="auto" w:fill="000000" w:themeFill="text1"/>
          </w:tcPr>
          <w:p w14:paraId="220477AB" w14:textId="77777777" w:rsidR="00914477" w:rsidRPr="00912EC7" w:rsidRDefault="00914477" w:rsidP="00A9773E">
            <w:pPr>
              <w:rPr>
                <w:rFonts w:ascii="Century Gothic" w:hAnsi="Century Gothic" w:cs="Arial"/>
                <w:b/>
                <w:color w:val="FFFFFF"/>
                <w:sz w:val="20"/>
              </w:rPr>
            </w:pPr>
          </w:p>
          <w:p w14:paraId="206FA514" w14:textId="77777777" w:rsidR="00757E13" w:rsidRPr="00912EC7" w:rsidRDefault="00566667" w:rsidP="00A9773E">
            <w:pPr>
              <w:rPr>
                <w:rFonts w:ascii="Century Gothic" w:hAnsi="Century Gothic" w:cs="Arial"/>
                <w:b/>
                <w:color w:val="FFFFFF"/>
                <w:sz w:val="20"/>
              </w:rPr>
            </w:pPr>
            <w:r w:rsidRPr="00912EC7">
              <w:rPr>
                <w:rFonts w:ascii="Century Gothic" w:hAnsi="Century Gothic" w:cs="Arial"/>
                <w:b/>
                <w:color w:val="FFFFFF"/>
                <w:sz w:val="20"/>
              </w:rPr>
              <w:t>Operational</w:t>
            </w:r>
          </w:p>
        </w:tc>
      </w:tr>
      <w:tr w:rsidR="00757E13" w:rsidRPr="00912EC7" w14:paraId="5C762678" w14:textId="77777777" w:rsidTr="00A9773E">
        <w:trPr>
          <w:trHeight w:val="578"/>
        </w:trPr>
        <w:tc>
          <w:tcPr>
            <w:tcW w:w="3961" w:type="dxa"/>
          </w:tcPr>
          <w:p w14:paraId="455D8F34" w14:textId="77777777" w:rsidR="00C01709" w:rsidRPr="00912EC7" w:rsidRDefault="00C01709" w:rsidP="00A9773E">
            <w:pPr>
              <w:rPr>
                <w:rFonts w:ascii="Century Gothic" w:hAnsi="Century Gothic" w:cs="Arial"/>
                <w:sz w:val="20"/>
              </w:rPr>
            </w:pPr>
          </w:p>
          <w:p w14:paraId="314B897F" w14:textId="77777777" w:rsidR="00757E13" w:rsidRPr="00912EC7" w:rsidRDefault="00757E13" w:rsidP="00A9773E">
            <w:pPr>
              <w:rPr>
                <w:rFonts w:ascii="Century Gothic" w:hAnsi="Century Gothic" w:cs="Arial"/>
                <w:sz w:val="20"/>
              </w:rPr>
            </w:pPr>
            <w:r w:rsidRPr="00912EC7">
              <w:rPr>
                <w:rFonts w:ascii="Century Gothic" w:hAnsi="Century Gothic" w:cs="Arial"/>
                <w:sz w:val="20"/>
              </w:rPr>
              <w:t>For Supplier</w:t>
            </w:r>
          </w:p>
        </w:tc>
        <w:tc>
          <w:tcPr>
            <w:tcW w:w="4687" w:type="dxa"/>
          </w:tcPr>
          <w:p w14:paraId="39E68B2E" w14:textId="77777777" w:rsidR="00757E13" w:rsidRPr="00912EC7" w:rsidRDefault="00757E13" w:rsidP="00A9773E">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005F2F1F" w:rsidRPr="00912EC7" w14:paraId="663D2C29" w14:textId="77777777" w:rsidTr="00A9773E">
        <w:trPr>
          <w:trHeight w:val="870"/>
        </w:trPr>
        <w:tc>
          <w:tcPr>
            <w:tcW w:w="3961" w:type="dxa"/>
          </w:tcPr>
          <w:p w14:paraId="3BAEC3BA" w14:textId="2173E4E8" w:rsidR="00757E13" w:rsidRPr="00912EC7" w:rsidRDefault="00757E13" w:rsidP="00A9773E">
            <w:pPr>
              <w:spacing w:before="200" w:after="200" w:line="400" w:lineRule="exact"/>
              <w:rPr>
                <w:rFonts w:ascii="Century Gothic" w:hAnsi="Century Gothic" w:cs="Arial"/>
                <w:sz w:val="20"/>
                <w:highlight w:val="yellow"/>
              </w:rPr>
            </w:pPr>
          </w:p>
        </w:tc>
        <w:tc>
          <w:tcPr>
            <w:tcW w:w="4687" w:type="dxa"/>
          </w:tcPr>
          <w:p w14:paraId="3A979342" w14:textId="3D056532" w:rsidR="00757E13" w:rsidRPr="00912EC7" w:rsidRDefault="00EE67AF" w:rsidP="00A9773E">
            <w:pPr>
              <w:spacing w:before="200" w:after="200" w:line="400" w:lineRule="exact"/>
              <w:rPr>
                <w:rFonts w:ascii="Century Gothic" w:hAnsi="Century Gothic" w:cs="Arial"/>
                <w:sz w:val="20"/>
              </w:rPr>
            </w:pPr>
            <w:r w:rsidRPr="00912EC7">
              <w:rPr>
                <w:rFonts w:ascii="Century Gothic" w:hAnsi="Century Gothic" w:cs="Arial"/>
                <w:sz w:val="20"/>
              </w:rPr>
              <w:t>Manager – Inflight Services Operations Delivery</w:t>
            </w:r>
          </w:p>
          <w:p w14:paraId="63F918E6" w14:textId="77777777" w:rsidR="00757E13" w:rsidRPr="00912EC7" w:rsidRDefault="00757E13" w:rsidP="00A9773E">
            <w:pPr>
              <w:rPr>
                <w:rFonts w:ascii="Century Gothic" w:hAnsi="Century Gothic" w:cs="Arial"/>
                <w:sz w:val="20"/>
              </w:rPr>
            </w:pPr>
          </w:p>
        </w:tc>
      </w:tr>
      <w:tr w:rsidR="00BC0D9A" w:rsidRPr="00912EC7" w14:paraId="7945B0A7" w14:textId="77777777" w:rsidTr="00A9773E">
        <w:trPr>
          <w:trHeight w:val="59"/>
        </w:trPr>
        <w:tc>
          <w:tcPr>
            <w:tcW w:w="3961" w:type="dxa"/>
            <w:shd w:val="clear" w:color="auto" w:fill="000000" w:themeFill="text1"/>
          </w:tcPr>
          <w:p w14:paraId="53D3FD5B" w14:textId="77777777" w:rsidR="001420D9" w:rsidRPr="00912EC7" w:rsidRDefault="001420D9" w:rsidP="00A9773E">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 xml:space="preserve">Level </w:t>
            </w:r>
            <w:r w:rsidR="00914477" w:rsidRPr="00912EC7">
              <w:rPr>
                <w:rFonts w:ascii="Century Gothic" w:hAnsi="Century Gothic" w:cs="Arial"/>
                <w:b/>
                <w:color w:val="FFFFFF"/>
                <w:sz w:val="20"/>
              </w:rPr>
              <w:t>2</w:t>
            </w:r>
          </w:p>
        </w:tc>
        <w:tc>
          <w:tcPr>
            <w:tcW w:w="4687" w:type="dxa"/>
            <w:shd w:val="clear" w:color="auto" w:fill="000000" w:themeFill="text1"/>
          </w:tcPr>
          <w:p w14:paraId="06AB6B72" w14:textId="77777777" w:rsidR="001420D9" w:rsidRPr="00912EC7" w:rsidRDefault="00566667" w:rsidP="00A9773E">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 xml:space="preserve">Commercial </w:t>
            </w:r>
          </w:p>
        </w:tc>
      </w:tr>
      <w:tr w:rsidR="001420D9" w:rsidRPr="00912EC7" w14:paraId="32832AA6" w14:textId="77777777" w:rsidTr="00A9773E">
        <w:trPr>
          <w:trHeight w:val="172"/>
        </w:trPr>
        <w:tc>
          <w:tcPr>
            <w:tcW w:w="3961" w:type="dxa"/>
          </w:tcPr>
          <w:p w14:paraId="0196F85F" w14:textId="77777777" w:rsidR="001420D9" w:rsidRPr="00912EC7" w:rsidRDefault="001420D9" w:rsidP="00A9773E">
            <w:pPr>
              <w:spacing w:before="200" w:after="200" w:line="400" w:lineRule="exact"/>
              <w:rPr>
                <w:rFonts w:ascii="Century Gothic" w:hAnsi="Century Gothic" w:cs="Arial"/>
                <w:sz w:val="20"/>
              </w:rPr>
            </w:pPr>
            <w:r w:rsidRPr="00912EC7">
              <w:rPr>
                <w:rFonts w:ascii="Century Gothic" w:hAnsi="Century Gothic" w:cs="Arial"/>
                <w:sz w:val="20"/>
              </w:rPr>
              <w:t>For Supplier</w:t>
            </w:r>
          </w:p>
        </w:tc>
        <w:tc>
          <w:tcPr>
            <w:tcW w:w="4687" w:type="dxa"/>
          </w:tcPr>
          <w:p w14:paraId="17C3182D" w14:textId="77777777" w:rsidR="001420D9" w:rsidRPr="00912EC7" w:rsidRDefault="001420D9" w:rsidP="00A9773E">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005F2F1F" w:rsidRPr="00912EC7" w14:paraId="6BD2D534" w14:textId="77777777" w:rsidTr="00A9773E">
        <w:trPr>
          <w:trHeight w:val="172"/>
        </w:trPr>
        <w:tc>
          <w:tcPr>
            <w:tcW w:w="3961" w:type="dxa"/>
            <w:tcBorders>
              <w:bottom w:val="single" w:sz="6" w:space="0" w:color="000000" w:themeColor="text1"/>
            </w:tcBorders>
          </w:tcPr>
          <w:p w14:paraId="6D07FF67" w14:textId="3286F7D7" w:rsidR="001420D9" w:rsidRPr="00912EC7" w:rsidRDefault="001420D9" w:rsidP="00A9773E">
            <w:pPr>
              <w:spacing w:before="200" w:after="200" w:line="400" w:lineRule="exact"/>
              <w:rPr>
                <w:rFonts w:ascii="Century Gothic" w:hAnsi="Century Gothic" w:cs="Arial"/>
                <w:sz w:val="20"/>
                <w:highlight w:val="yellow"/>
              </w:rPr>
            </w:pPr>
          </w:p>
        </w:tc>
        <w:tc>
          <w:tcPr>
            <w:tcW w:w="4687" w:type="dxa"/>
            <w:tcBorders>
              <w:bottom w:val="single" w:sz="6" w:space="0" w:color="000000" w:themeColor="text1"/>
            </w:tcBorders>
          </w:tcPr>
          <w:p w14:paraId="2D227F0A" w14:textId="26DE44E2" w:rsidR="004925AF" w:rsidRPr="00912EC7" w:rsidRDefault="004925AF" w:rsidP="00A9773E">
            <w:pPr>
              <w:spacing w:before="200" w:after="200" w:line="400" w:lineRule="exact"/>
              <w:rPr>
                <w:rFonts w:ascii="Century Gothic" w:hAnsi="Century Gothic" w:cs="Arial"/>
                <w:sz w:val="20"/>
              </w:rPr>
            </w:pPr>
            <w:r w:rsidRPr="00912EC7">
              <w:rPr>
                <w:rFonts w:ascii="Century Gothic" w:hAnsi="Century Gothic" w:cs="Arial"/>
                <w:sz w:val="20"/>
              </w:rPr>
              <w:t>Manager – Inflight Services Operations</w:t>
            </w:r>
            <w:r>
              <w:rPr>
                <w:rFonts w:ascii="Century Gothic" w:hAnsi="Century Gothic" w:cs="Arial"/>
                <w:sz w:val="20"/>
              </w:rPr>
              <w:t xml:space="preserve"> and/or</w:t>
            </w:r>
          </w:p>
          <w:p w14:paraId="66DDF37C" w14:textId="599D990E" w:rsidR="001420D9" w:rsidRPr="00912EC7" w:rsidRDefault="00EE67AF" w:rsidP="00A9773E">
            <w:pPr>
              <w:spacing w:before="200" w:after="200" w:line="400" w:lineRule="exact"/>
              <w:jc w:val="left"/>
              <w:rPr>
                <w:rFonts w:ascii="Century Gothic" w:hAnsi="Century Gothic" w:cs="Arial"/>
                <w:sz w:val="20"/>
              </w:rPr>
            </w:pPr>
            <w:r w:rsidRPr="00912EC7">
              <w:rPr>
                <w:rFonts w:ascii="Century Gothic" w:hAnsi="Century Gothic" w:cs="Arial"/>
                <w:sz w:val="20"/>
              </w:rPr>
              <w:t xml:space="preserve">Manager – Inflight Services Supplier Relationships </w:t>
            </w:r>
            <w:r w:rsidR="008C0C6E" w:rsidRPr="00912EC7">
              <w:rPr>
                <w:rFonts w:ascii="Century Gothic" w:hAnsi="Century Gothic" w:cs="Arial"/>
                <w:sz w:val="20"/>
              </w:rPr>
              <w:t xml:space="preserve"> </w:t>
            </w:r>
          </w:p>
        </w:tc>
      </w:tr>
      <w:tr w:rsidR="005661CD" w:rsidRPr="00912EC7" w14:paraId="47065E37" w14:textId="77777777" w:rsidTr="00A9773E">
        <w:trPr>
          <w:trHeight w:val="172"/>
        </w:trPr>
        <w:tc>
          <w:tcPr>
            <w:tcW w:w="3961" w:type="dxa"/>
            <w:tcBorders>
              <w:bottom w:val="single" w:sz="6" w:space="0" w:color="000000" w:themeColor="text1"/>
            </w:tcBorders>
            <w:shd w:val="clear" w:color="auto" w:fill="000000" w:themeFill="text1"/>
          </w:tcPr>
          <w:p w14:paraId="744F8176" w14:textId="3B72E33B" w:rsidR="005661CD" w:rsidRPr="00912EC7" w:rsidRDefault="005661CD" w:rsidP="00A9773E">
            <w:pPr>
              <w:spacing w:before="200" w:after="200" w:line="400" w:lineRule="exact"/>
              <w:rPr>
                <w:rFonts w:ascii="Century Gothic" w:hAnsi="Century Gothic" w:cs="Arial"/>
                <w:sz w:val="20"/>
                <w:highlight w:val="yellow"/>
              </w:rPr>
            </w:pPr>
            <w:r w:rsidRPr="471ECF28">
              <w:rPr>
                <w:rFonts w:ascii="Century Gothic" w:hAnsi="Century Gothic" w:cs="Arial"/>
                <w:b/>
                <w:bCs/>
                <w:color w:val="FFFFFF" w:themeColor="background1"/>
                <w:sz w:val="20"/>
              </w:rPr>
              <w:t>Level 4</w:t>
            </w:r>
          </w:p>
        </w:tc>
        <w:tc>
          <w:tcPr>
            <w:tcW w:w="4687" w:type="dxa"/>
            <w:tcBorders>
              <w:bottom w:val="single" w:sz="6" w:space="0" w:color="000000" w:themeColor="text1"/>
            </w:tcBorders>
            <w:shd w:val="clear" w:color="auto" w:fill="000000" w:themeFill="text1"/>
          </w:tcPr>
          <w:p w14:paraId="29268D45" w14:textId="7A5B594A" w:rsidR="005661CD" w:rsidRPr="00912EC7" w:rsidRDefault="005661CD" w:rsidP="00A9773E">
            <w:pPr>
              <w:spacing w:before="200" w:after="200" w:line="400" w:lineRule="exact"/>
              <w:rPr>
                <w:rFonts w:ascii="Century Gothic" w:hAnsi="Century Gothic" w:cs="Arial"/>
                <w:sz w:val="20"/>
              </w:rPr>
            </w:pPr>
            <w:r w:rsidRPr="471ECF28">
              <w:rPr>
                <w:rFonts w:ascii="Century Gothic" w:hAnsi="Century Gothic" w:cs="Arial"/>
                <w:b/>
                <w:bCs/>
                <w:color w:val="FFFFFF" w:themeColor="background1"/>
                <w:sz w:val="20"/>
              </w:rPr>
              <w:t>Senior Management</w:t>
            </w:r>
          </w:p>
        </w:tc>
      </w:tr>
      <w:tr w:rsidR="005661CD" w:rsidRPr="00912EC7" w14:paraId="4200099D" w14:textId="77777777" w:rsidTr="00A9773E">
        <w:trPr>
          <w:trHeight w:val="172"/>
        </w:trPr>
        <w:tc>
          <w:tcPr>
            <w:tcW w:w="3961" w:type="dxa"/>
          </w:tcPr>
          <w:p w14:paraId="3708CA43" w14:textId="77777777" w:rsidR="005661CD" w:rsidRPr="00912EC7" w:rsidRDefault="005661CD" w:rsidP="00A9773E">
            <w:pPr>
              <w:spacing w:before="200" w:after="200" w:line="400" w:lineRule="exact"/>
              <w:rPr>
                <w:rFonts w:ascii="Century Gothic" w:hAnsi="Century Gothic" w:cs="Arial"/>
                <w:sz w:val="20"/>
              </w:rPr>
            </w:pPr>
            <w:r w:rsidRPr="00912EC7">
              <w:rPr>
                <w:rFonts w:ascii="Century Gothic" w:hAnsi="Century Gothic" w:cs="Arial"/>
                <w:sz w:val="20"/>
              </w:rPr>
              <w:t>For Supplier</w:t>
            </w:r>
          </w:p>
        </w:tc>
        <w:tc>
          <w:tcPr>
            <w:tcW w:w="4687" w:type="dxa"/>
          </w:tcPr>
          <w:p w14:paraId="67444B0C" w14:textId="77777777" w:rsidR="005661CD" w:rsidRPr="00912EC7" w:rsidRDefault="005661CD" w:rsidP="00A9773E">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005661CD" w:rsidRPr="00912EC7" w14:paraId="1B25D025" w14:textId="77777777" w:rsidTr="00A9773E">
        <w:trPr>
          <w:trHeight w:val="172"/>
        </w:trPr>
        <w:tc>
          <w:tcPr>
            <w:tcW w:w="3961" w:type="dxa"/>
          </w:tcPr>
          <w:p w14:paraId="167DA85A" w14:textId="2E1A43F6" w:rsidR="005661CD" w:rsidRPr="00912EC7" w:rsidRDefault="005661CD" w:rsidP="00A9773E">
            <w:pPr>
              <w:spacing w:before="200" w:after="200" w:line="400" w:lineRule="exact"/>
              <w:rPr>
                <w:rFonts w:ascii="Century Gothic" w:hAnsi="Century Gothic" w:cs="Arial"/>
                <w:sz w:val="20"/>
                <w:highlight w:val="yellow"/>
              </w:rPr>
            </w:pPr>
          </w:p>
        </w:tc>
        <w:tc>
          <w:tcPr>
            <w:tcW w:w="4687" w:type="dxa"/>
          </w:tcPr>
          <w:p w14:paraId="6DB02FC7" w14:textId="69D13470" w:rsidR="005661CD" w:rsidRPr="00912EC7" w:rsidRDefault="005661CD" w:rsidP="00A9773E">
            <w:pPr>
              <w:spacing w:before="200" w:after="200" w:line="400" w:lineRule="exact"/>
              <w:rPr>
                <w:rFonts w:ascii="Century Gothic" w:hAnsi="Century Gothic" w:cs="Arial"/>
                <w:sz w:val="20"/>
              </w:rPr>
            </w:pPr>
            <w:r w:rsidRPr="00912EC7">
              <w:rPr>
                <w:rFonts w:ascii="Century Gothic" w:hAnsi="Century Gothic" w:cs="Arial"/>
                <w:sz w:val="20"/>
              </w:rPr>
              <w:t xml:space="preserve"> Head of Inflight Services</w:t>
            </w:r>
          </w:p>
        </w:tc>
      </w:tr>
      <w:tr w:rsidR="005661CD" w:rsidRPr="00912EC7" w14:paraId="457A7913" w14:textId="77777777" w:rsidTr="00A9773E">
        <w:trPr>
          <w:trHeight w:val="172"/>
        </w:trPr>
        <w:tc>
          <w:tcPr>
            <w:tcW w:w="3961" w:type="dxa"/>
            <w:shd w:val="clear" w:color="auto" w:fill="000000" w:themeFill="text1"/>
          </w:tcPr>
          <w:p w14:paraId="14AECFD2" w14:textId="77777777" w:rsidR="005661CD" w:rsidRPr="00912EC7" w:rsidRDefault="005661CD" w:rsidP="00A9773E">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Level 4</w:t>
            </w:r>
          </w:p>
        </w:tc>
        <w:tc>
          <w:tcPr>
            <w:tcW w:w="4687" w:type="dxa"/>
            <w:shd w:val="clear" w:color="auto" w:fill="000000" w:themeFill="text1"/>
          </w:tcPr>
          <w:p w14:paraId="11675D7F" w14:textId="77777777" w:rsidR="005661CD" w:rsidRPr="00912EC7" w:rsidRDefault="005661CD" w:rsidP="00A9773E">
            <w:pPr>
              <w:spacing w:before="200" w:after="200" w:line="400" w:lineRule="exact"/>
              <w:rPr>
                <w:rFonts w:ascii="Century Gothic" w:hAnsi="Century Gothic" w:cs="Arial"/>
                <w:b/>
                <w:color w:val="FFFFFF"/>
                <w:sz w:val="20"/>
              </w:rPr>
            </w:pPr>
            <w:r w:rsidRPr="00912EC7">
              <w:rPr>
                <w:rFonts w:ascii="Century Gothic" w:hAnsi="Century Gothic" w:cs="Arial"/>
                <w:b/>
                <w:color w:val="FFFFFF"/>
                <w:sz w:val="20"/>
              </w:rPr>
              <w:t>Executive Level</w:t>
            </w:r>
          </w:p>
        </w:tc>
      </w:tr>
      <w:tr w:rsidR="005661CD" w:rsidRPr="00912EC7" w14:paraId="16AB3B72" w14:textId="77777777" w:rsidTr="00A9773E">
        <w:trPr>
          <w:trHeight w:val="172"/>
        </w:trPr>
        <w:tc>
          <w:tcPr>
            <w:tcW w:w="3961" w:type="dxa"/>
          </w:tcPr>
          <w:p w14:paraId="0683A0A1" w14:textId="77777777" w:rsidR="005661CD" w:rsidRPr="00912EC7" w:rsidRDefault="005661CD" w:rsidP="00A9773E">
            <w:pPr>
              <w:spacing w:before="200" w:after="200" w:line="400" w:lineRule="exact"/>
              <w:rPr>
                <w:rFonts w:ascii="Century Gothic" w:hAnsi="Century Gothic" w:cs="Arial"/>
                <w:sz w:val="20"/>
              </w:rPr>
            </w:pPr>
            <w:r w:rsidRPr="00912EC7">
              <w:rPr>
                <w:rFonts w:ascii="Century Gothic" w:hAnsi="Century Gothic" w:cs="Arial"/>
                <w:sz w:val="20"/>
              </w:rPr>
              <w:t>For Supplier</w:t>
            </w:r>
          </w:p>
        </w:tc>
        <w:tc>
          <w:tcPr>
            <w:tcW w:w="4687" w:type="dxa"/>
          </w:tcPr>
          <w:p w14:paraId="02B5E1FC" w14:textId="77777777" w:rsidR="005661CD" w:rsidRPr="00912EC7" w:rsidRDefault="005661CD" w:rsidP="00A9773E">
            <w:pPr>
              <w:spacing w:before="200" w:after="200" w:line="400" w:lineRule="exact"/>
              <w:rPr>
                <w:rFonts w:ascii="Century Gothic" w:hAnsi="Century Gothic" w:cs="Arial"/>
                <w:sz w:val="20"/>
              </w:rPr>
            </w:pPr>
            <w:r w:rsidRPr="00912EC7">
              <w:rPr>
                <w:rFonts w:ascii="Century Gothic" w:hAnsi="Century Gothic" w:cs="Arial"/>
                <w:sz w:val="20"/>
              </w:rPr>
              <w:t>For Virgin</w:t>
            </w:r>
          </w:p>
        </w:tc>
      </w:tr>
      <w:tr w:rsidR="005661CD" w:rsidRPr="00912EC7" w14:paraId="666C778F" w14:textId="77777777" w:rsidTr="00A9773E">
        <w:trPr>
          <w:trHeight w:val="172"/>
        </w:trPr>
        <w:tc>
          <w:tcPr>
            <w:tcW w:w="3961" w:type="dxa"/>
          </w:tcPr>
          <w:p w14:paraId="1B5DDDC4" w14:textId="56082C40" w:rsidR="005661CD" w:rsidRPr="00912EC7" w:rsidRDefault="005661CD" w:rsidP="00A9773E">
            <w:pPr>
              <w:rPr>
                <w:rFonts w:ascii="Century Gothic" w:hAnsi="Century Gothic" w:cs="Arial"/>
                <w:sz w:val="20"/>
                <w:highlight w:val="yellow"/>
              </w:rPr>
            </w:pPr>
          </w:p>
        </w:tc>
        <w:tc>
          <w:tcPr>
            <w:tcW w:w="4687" w:type="dxa"/>
          </w:tcPr>
          <w:p w14:paraId="7B116C16" w14:textId="2CC7D36E" w:rsidR="005661CD" w:rsidRPr="00912EC7" w:rsidRDefault="005661CD" w:rsidP="00A9773E">
            <w:pPr>
              <w:spacing w:before="200" w:after="200" w:line="400" w:lineRule="exact"/>
              <w:rPr>
                <w:rFonts w:ascii="Century Gothic" w:hAnsi="Century Gothic" w:cs="Arial"/>
                <w:sz w:val="20"/>
              </w:rPr>
            </w:pPr>
            <w:r w:rsidRPr="471ECF28">
              <w:rPr>
                <w:rFonts w:ascii="Century Gothic" w:hAnsi="Century Gothic" w:cs="Arial"/>
                <w:sz w:val="20"/>
              </w:rPr>
              <w:t>Senior Vice President- Operations</w:t>
            </w:r>
          </w:p>
        </w:tc>
      </w:tr>
    </w:tbl>
    <w:p w14:paraId="7D4AAAF4" w14:textId="77777777" w:rsidR="00DE5ADB" w:rsidRPr="00912EC7" w:rsidRDefault="00DE5ADB" w:rsidP="00DE5ADB">
      <w:pPr>
        <w:pStyle w:val="BodyText2"/>
        <w:rPr>
          <w:rFonts w:ascii="Century Gothic" w:hAnsi="Century Gothic"/>
        </w:rPr>
      </w:pPr>
    </w:p>
    <w:p w14:paraId="2ACD0FF2" w14:textId="77777777" w:rsidR="00DE5ADB" w:rsidRDefault="00DE5ADB" w:rsidP="00DE5ADB">
      <w:pPr>
        <w:pStyle w:val="BodyText2"/>
        <w:rPr>
          <w:rFonts w:ascii="Century Gothic" w:hAnsi="Century Gothic"/>
        </w:rPr>
      </w:pPr>
    </w:p>
    <w:p w14:paraId="7CAECE32" w14:textId="77777777" w:rsidR="0084635C" w:rsidRPr="00912EC7" w:rsidRDefault="0084635C" w:rsidP="00DE5ADB">
      <w:pPr>
        <w:pStyle w:val="BodyText2"/>
        <w:rPr>
          <w:rFonts w:ascii="Century Gothic" w:hAnsi="Century Gothic"/>
        </w:rPr>
      </w:pPr>
    </w:p>
    <w:p w14:paraId="71E261A4" w14:textId="77777777" w:rsidR="00DE5ADB" w:rsidRPr="00912EC7" w:rsidRDefault="00DE5ADB" w:rsidP="00DE5ADB">
      <w:pPr>
        <w:pStyle w:val="BodyText2"/>
        <w:rPr>
          <w:rFonts w:ascii="Century Gothic" w:hAnsi="Century Gothic"/>
        </w:rPr>
      </w:pPr>
    </w:p>
    <w:p w14:paraId="638C7998" w14:textId="77777777" w:rsidR="00757E13" w:rsidRPr="00912EC7" w:rsidRDefault="00757E13" w:rsidP="009A418A">
      <w:pPr>
        <w:pStyle w:val="Heading2"/>
        <w:numPr>
          <w:ilvl w:val="1"/>
          <w:numId w:val="23"/>
        </w:numPr>
        <w:ind w:left="1418" w:hanging="851"/>
        <w:rPr>
          <w:rFonts w:ascii="Century Gothic" w:hAnsi="Century Gothic"/>
        </w:rPr>
      </w:pPr>
      <w:r w:rsidRPr="00912EC7">
        <w:rPr>
          <w:rFonts w:ascii="Century Gothic" w:hAnsi="Century Gothic"/>
        </w:rPr>
        <w:t xml:space="preserve">The parties shall use their reasonable endeavours to avoid any changes to the </w:t>
      </w:r>
      <w:r w:rsidR="00753980" w:rsidRPr="00912EC7">
        <w:rPr>
          <w:rFonts w:ascii="Century Gothic" w:hAnsi="Century Gothic"/>
        </w:rPr>
        <w:t xml:space="preserve">identity </w:t>
      </w:r>
      <w:r w:rsidRPr="00912EC7">
        <w:rPr>
          <w:rFonts w:ascii="Century Gothic" w:hAnsi="Century Gothic"/>
        </w:rPr>
        <w:t xml:space="preserve">of the representatives set out during the term of this Agreement. If any representative is prevented, for any reason, from performing under this Agreement, the party of such representative shall notify the other and shall assign a suitable alternative representative of at least equal competence and experience at no cost to the other party. </w:t>
      </w:r>
    </w:p>
    <w:p w14:paraId="1F21AFC3" w14:textId="77777777" w:rsidR="00757E13" w:rsidRPr="00912EC7" w:rsidRDefault="00757E13" w:rsidP="009A4DF3">
      <w:pPr>
        <w:rPr>
          <w:rFonts w:ascii="Century Gothic" w:hAnsi="Century Gothic"/>
          <w:sz w:val="20"/>
        </w:rPr>
      </w:pPr>
    </w:p>
    <w:p w14:paraId="6A6082C3" w14:textId="77777777" w:rsidR="00757E13" w:rsidRPr="00912EC7" w:rsidRDefault="00757E13" w:rsidP="009A4DF3">
      <w:pPr>
        <w:pStyle w:val="Heading1"/>
        <w:tabs>
          <w:tab w:val="clear" w:pos="720"/>
          <w:tab w:val="num" w:pos="567"/>
        </w:tabs>
        <w:rPr>
          <w:rFonts w:ascii="Century Gothic" w:hAnsi="Century Gothic"/>
          <w:sz w:val="20"/>
        </w:rPr>
      </w:pPr>
      <w:r w:rsidRPr="00912EC7">
        <w:rPr>
          <w:rFonts w:ascii="Century Gothic" w:hAnsi="Century Gothic"/>
          <w:sz w:val="20"/>
        </w:rPr>
        <w:t>Emergency Contact</w:t>
      </w:r>
    </w:p>
    <w:p w14:paraId="13855227" w14:textId="77777777" w:rsidR="00757E13" w:rsidRPr="00912EC7" w:rsidRDefault="00757E13" w:rsidP="009A4DF3">
      <w:pPr>
        <w:widowControl w:val="0"/>
        <w:tabs>
          <w:tab w:val="left" w:pos="-720"/>
        </w:tabs>
        <w:suppressAutoHyphens/>
        <w:rPr>
          <w:rFonts w:ascii="Century Gothic" w:hAnsi="Century Gothic"/>
          <w:sz w:val="20"/>
        </w:rPr>
      </w:pPr>
    </w:p>
    <w:p w14:paraId="2DC76FAC" w14:textId="60DEE878" w:rsidR="001A6DF2" w:rsidRPr="001A6DF2" w:rsidRDefault="00702093" w:rsidP="009A418A">
      <w:pPr>
        <w:pStyle w:val="Heading2"/>
        <w:numPr>
          <w:ilvl w:val="1"/>
          <w:numId w:val="79"/>
        </w:numPr>
        <w:rPr>
          <w:rFonts w:ascii="Century Gothic" w:hAnsi="Century Gothic"/>
        </w:rPr>
      </w:pPr>
      <w:r w:rsidRPr="002062F5">
        <w:rPr>
          <w:rFonts w:ascii="Century Gothic" w:hAnsi="Century Gothic"/>
        </w:rPr>
        <w:t xml:space="preserve">The Supplier shall provide a single </w:t>
      </w:r>
      <w:r w:rsidR="00757E13" w:rsidRPr="002062F5">
        <w:rPr>
          <w:rFonts w:ascii="Century Gothic" w:hAnsi="Century Gothic"/>
        </w:rPr>
        <w:t xml:space="preserve">out of </w:t>
      </w:r>
      <w:r w:rsidR="0002067D" w:rsidRPr="002062F5">
        <w:rPr>
          <w:rFonts w:ascii="Century Gothic" w:hAnsi="Century Gothic"/>
        </w:rPr>
        <w:t>hour’s</w:t>
      </w:r>
      <w:r w:rsidR="00757E13" w:rsidRPr="002062F5">
        <w:rPr>
          <w:rFonts w:ascii="Century Gothic" w:hAnsi="Century Gothic"/>
        </w:rPr>
        <w:t xml:space="preserve"> emergency </w:t>
      </w:r>
      <w:r w:rsidR="00566667" w:rsidRPr="002062F5">
        <w:rPr>
          <w:rFonts w:ascii="Century Gothic" w:hAnsi="Century Gothic"/>
        </w:rPr>
        <w:t xml:space="preserve">operational </w:t>
      </w:r>
      <w:r w:rsidR="00757E13" w:rsidRPr="002062F5">
        <w:rPr>
          <w:rFonts w:ascii="Century Gothic" w:hAnsi="Century Gothic"/>
        </w:rPr>
        <w:t>contact</w:t>
      </w:r>
      <w:r w:rsidRPr="002062F5">
        <w:rPr>
          <w:rFonts w:ascii="Century Gothic" w:hAnsi="Century Gothic"/>
        </w:rPr>
        <w:t xml:space="preserve"> number</w:t>
      </w:r>
      <w:r w:rsidR="00757E13" w:rsidRPr="002062F5">
        <w:rPr>
          <w:rFonts w:ascii="Century Gothic" w:hAnsi="Century Gothic"/>
        </w:rPr>
        <w:t xml:space="preserve">. Such emergency contact </w:t>
      </w:r>
      <w:r w:rsidR="0002067D" w:rsidRPr="002062F5">
        <w:rPr>
          <w:rFonts w:ascii="Century Gothic" w:hAnsi="Century Gothic"/>
        </w:rPr>
        <w:t xml:space="preserve">shall be available to Virgin </w:t>
      </w:r>
      <w:r w:rsidR="00757E13" w:rsidRPr="002062F5">
        <w:rPr>
          <w:rFonts w:ascii="Century Gothic" w:hAnsi="Century Gothic"/>
        </w:rPr>
        <w:t xml:space="preserve">24 hours </w:t>
      </w:r>
      <w:r w:rsidR="00153B18" w:rsidRPr="002062F5">
        <w:rPr>
          <w:rFonts w:ascii="Century Gothic" w:hAnsi="Century Gothic"/>
        </w:rPr>
        <w:t>per day, 365 days per Y</w:t>
      </w:r>
      <w:r w:rsidR="0002067D" w:rsidRPr="002062F5">
        <w:rPr>
          <w:rFonts w:ascii="Century Gothic" w:hAnsi="Century Gothic"/>
        </w:rPr>
        <w:t>ear</w:t>
      </w:r>
      <w:r w:rsidR="00566667" w:rsidRPr="002062F5">
        <w:rPr>
          <w:rFonts w:ascii="Century Gothic" w:hAnsi="Century Gothic"/>
        </w:rPr>
        <w:t>.</w:t>
      </w:r>
      <w:r w:rsidR="001A6DF2">
        <w:rPr>
          <w:rFonts w:ascii="Century Gothic" w:hAnsi="Century Gothic"/>
        </w:rPr>
        <w:t xml:space="preserve"> This shall be for each location contracted with Virgin </w:t>
      </w:r>
      <w:proofErr w:type="gramStart"/>
      <w:r w:rsidR="001A6DF2">
        <w:rPr>
          <w:rFonts w:ascii="Century Gothic" w:hAnsi="Century Gothic"/>
        </w:rPr>
        <w:t>and also</w:t>
      </w:r>
      <w:proofErr w:type="gramEnd"/>
      <w:r w:rsidR="001A6DF2">
        <w:rPr>
          <w:rFonts w:ascii="Century Gothic" w:hAnsi="Century Gothic"/>
        </w:rPr>
        <w:t xml:space="preserve"> a central point of contact for the account.</w:t>
      </w:r>
    </w:p>
    <w:p w14:paraId="21006983" w14:textId="77777777" w:rsidR="00757E13" w:rsidRPr="002062F5" w:rsidRDefault="00757E13" w:rsidP="009A4DF3">
      <w:pPr>
        <w:tabs>
          <w:tab w:val="left" w:pos="-720"/>
        </w:tabs>
        <w:suppressAutoHyphens/>
        <w:rPr>
          <w:rFonts w:ascii="Century Gothic" w:hAnsi="Century Gothic"/>
          <w:sz w:val="20"/>
        </w:rPr>
      </w:pPr>
    </w:p>
    <w:p w14:paraId="27DC89F4" w14:textId="77777777" w:rsidR="00757E13" w:rsidRPr="002062F5" w:rsidRDefault="00757E13" w:rsidP="009A4DF3">
      <w:pPr>
        <w:pStyle w:val="Heading1"/>
        <w:tabs>
          <w:tab w:val="clear" w:pos="720"/>
          <w:tab w:val="num" w:pos="567"/>
        </w:tabs>
        <w:rPr>
          <w:rFonts w:ascii="Century Gothic" w:hAnsi="Century Gothic"/>
          <w:sz w:val="20"/>
        </w:rPr>
      </w:pPr>
      <w:r w:rsidRPr="002062F5">
        <w:rPr>
          <w:rFonts w:ascii="Century Gothic" w:hAnsi="Century Gothic"/>
          <w:sz w:val="20"/>
        </w:rPr>
        <w:t>Meetings</w:t>
      </w:r>
    </w:p>
    <w:p w14:paraId="52A5146E" w14:textId="77777777" w:rsidR="00757E13" w:rsidRPr="002062F5" w:rsidRDefault="00757E13" w:rsidP="009A4DF3">
      <w:pPr>
        <w:pStyle w:val="BodyText2"/>
        <w:ind w:left="0"/>
        <w:rPr>
          <w:rFonts w:ascii="Century Gothic" w:hAnsi="Century Gothic"/>
          <w:sz w:val="20"/>
        </w:rPr>
      </w:pPr>
    </w:p>
    <w:p w14:paraId="220DA20B" w14:textId="77777777" w:rsidR="00757E13" w:rsidRPr="002062F5" w:rsidRDefault="00757E13" w:rsidP="009A418A">
      <w:pPr>
        <w:pStyle w:val="Heading2"/>
        <w:numPr>
          <w:ilvl w:val="1"/>
          <w:numId w:val="80"/>
        </w:numPr>
        <w:rPr>
          <w:rFonts w:ascii="Century Gothic" w:hAnsi="Century Gothic"/>
        </w:rPr>
      </w:pPr>
      <w:r w:rsidRPr="002062F5">
        <w:rPr>
          <w:rFonts w:ascii="Century Gothic" w:hAnsi="Century Gothic"/>
        </w:rPr>
        <w:t>The parties shall meet</w:t>
      </w:r>
      <w:r w:rsidR="008339F9" w:rsidRPr="002062F5">
        <w:rPr>
          <w:rFonts w:ascii="Century Gothic" w:hAnsi="Century Gothic"/>
        </w:rPr>
        <w:t xml:space="preserve"> in accordance with the </w:t>
      </w:r>
      <w:r w:rsidR="002420EE" w:rsidRPr="002062F5">
        <w:rPr>
          <w:rFonts w:ascii="Century Gothic" w:hAnsi="Century Gothic"/>
        </w:rPr>
        <w:t>Governance</w:t>
      </w:r>
      <w:r w:rsidR="008339F9" w:rsidRPr="002062F5">
        <w:rPr>
          <w:rFonts w:ascii="Century Gothic" w:hAnsi="Century Gothic"/>
        </w:rPr>
        <w:t xml:space="preserve"> </w:t>
      </w:r>
      <w:r w:rsidR="002420EE" w:rsidRPr="002062F5">
        <w:rPr>
          <w:rFonts w:ascii="Century Gothic" w:hAnsi="Century Gothic"/>
        </w:rPr>
        <w:t>table</w:t>
      </w:r>
      <w:r w:rsidR="008339F9" w:rsidRPr="002062F5">
        <w:rPr>
          <w:rFonts w:ascii="Century Gothic" w:hAnsi="Century Gothic"/>
        </w:rPr>
        <w:t xml:space="preserve"> in Appendix </w:t>
      </w:r>
      <w:r w:rsidR="00B666C6" w:rsidRPr="002062F5">
        <w:rPr>
          <w:rFonts w:ascii="Century Gothic" w:hAnsi="Century Gothic"/>
        </w:rPr>
        <w:t>1</w:t>
      </w:r>
      <w:r w:rsidR="008339F9" w:rsidRPr="002062F5">
        <w:rPr>
          <w:rFonts w:ascii="Century Gothic" w:hAnsi="Century Gothic"/>
        </w:rPr>
        <w:t>. Any additional meetings outside the Governance table, will be agreed</w:t>
      </w:r>
      <w:r w:rsidRPr="002062F5">
        <w:rPr>
          <w:rFonts w:ascii="Century Gothic" w:hAnsi="Century Gothic"/>
        </w:rPr>
        <w:t xml:space="preserve"> at times an</w:t>
      </w:r>
      <w:r w:rsidR="00A261CA" w:rsidRPr="002062F5">
        <w:rPr>
          <w:rFonts w:ascii="Century Gothic" w:hAnsi="Century Gothic"/>
        </w:rPr>
        <w:t xml:space="preserve">d locations mutually convenient and at the frequencies agreed between the </w:t>
      </w:r>
      <w:r w:rsidR="006E3DA7" w:rsidRPr="002062F5">
        <w:rPr>
          <w:rFonts w:ascii="Century Gothic" w:hAnsi="Century Gothic"/>
        </w:rPr>
        <w:t>parties</w:t>
      </w:r>
      <w:r w:rsidR="00A261CA" w:rsidRPr="002062F5">
        <w:rPr>
          <w:rFonts w:ascii="Century Gothic" w:hAnsi="Century Gothic"/>
        </w:rPr>
        <w:t xml:space="preserve">. </w:t>
      </w:r>
    </w:p>
    <w:p w14:paraId="000E50EC" w14:textId="77777777" w:rsidR="007A4FCC" w:rsidRPr="002062F5" w:rsidRDefault="007A4FCC" w:rsidP="00896F57">
      <w:pPr>
        <w:pStyle w:val="BodyText2"/>
        <w:rPr>
          <w:rFonts w:ascii="Century Gothic" w:hAnsi="Century Gothic"/>
          <w:sz w:val="20"/>
          <w:szCs w:val="18"/>
        </w:rPr>
      </w:pPr>
    </w:p>
    <w:p w14:paraId="404327CE" w14:textId="438BC1B2" w:rsidR="00896F57" w:rsidRPr="002062F5" w:rsidRDefault="42309CE9" w:rsidP="007A4FCC">
      <w:pPr>
        <w:pStyle w:val="Heading1"/>
        <w:rPr>
          <w:rFonts w:ascii="Century Gothic" w:hAnsi="Century Gothic"/>
          <w:sz w:val="20"/>
          <w:lang w:eastAsia="en-GB"/>
        </w:rPr>
      </w:pPr>
      <w:r w:rsidRPr="002062F5">
        <w:rPr>
          <w:rFonts w:ascii="Century Gothic" w:hAnsi="Century Gothic"/>
          <w:sz w:val="20"/>
          <w:lang w:eastAsia="en-GB"/>
        </w:rPr>
        <w:t xml:space="preserve">Relationship Appraisal </w:t>
      </w:r>
    </w:p>
    <w:p w14:paraId="6B5ADAE8" w14:textId="77777777" w:rsidR="007A4FCC" w:rsidRPr="00912EC7" w:rsidRDefault="007A4FCC" w:rsidP="007A4FCC">
      <w:pPr>
        <w:pStyle w:val="BodyText1"/>
        <w:rPr>
          <w:rFonts w:ascii="Century Gothic" w:hAnsi="Century Gothic"/>
          <w:sz w:val="20"/>
          <w:szCs w:val="18"/>
          <w:highlight w:val="yellow"/>
          <w:lang w:eastAsia="en-GB"/>
        </w:rPr>
      </w:pPr>
    </w:p>
    <w:p w14:paraId="7F8B8389" w14:textId="77777777" w:rsidR="007A4FCC" w:rsidRPr="00C934DD" w:rsidRDefault="007A4FCC" w:rsidP="007A4FCC">
      <w:pPr>
        <w:pStyle w:val="BodyText2"/>
        <w:rPr>
          <w:rFonts w:ascii="Century Gothic" w:hAnsi="Century Gothic"/>
          <w:sz w:val="20"/>
          <w:szCs w:val="18"/>
          <w:highlight w:val="yellow"/>
          <w:lang w:eastAsia="en-GB"/>
        </w:rPr>
      </w:pPr>
    </w:p>
    <w:p w14:paraId="53D53DF9" w14:textId="7F13168E" w:rsidR="002062F5" w:rsidRPr="00C934DD" w:rsidRDefault="002062F5" w:rsidP="009A418A">
      <w:pPr>
        <w:pStyle w:val="Heading2"/>
        <w:numPr>
          <w:ilvl w:val="1"/>
          <w:numId w:val="82"/>
        </w:numPr>
        <w:tabs>
          <w:tab w:val="clear" w:pos="1430"/>
        </w:tabs>
        <w:rPr>
          <w:rFonts w:ascii="Century Gothic" w:hAnsi="Century Gothic" w:cs="Arial"/>
          <w:szCs w:val="18"/>
          <w:lang w:eastAsia="en-GB"/>
        </w:rPr>
      </w:pPr>
      <w:r w:rsidRPr="00C934DD">
        <w:rPr>
          <w:rFonts w:ascii="Century Gothic" w:hAnsi="Century Gothic" w:cs="Arial"/>
          <w:szCs w:val="18"/>
          <w:lang w:eastAsia="en-GB"/>
        </w:rPr>
        <w:t xml:space="preserve">The overriding principle of the relationship appraisal is to ensure that the correct protocols and behaviour are being encouraged and demonstrated throughout the relationship and that any corrective action required is taken in a tangible, professional and efficient manner. </w:t>
      </w:r>
      <w:r w:rsidR="001C2E88">
        <w:rPr>
          <w:rFonts w:ascii="Century Gothic" w:hAnsi="Century Gothic" w:cs="Arial"/>
          <w:szCs w:val="18"/>
          <w:lang w:eastAsia="en-GB"/>
        </w:rPr>
        <w:t>The relationship appraisal is completed at an account level rather than individual station.</w:t>
      </w:r>
    </w:p>
    <w:p w14:paraId="36B756AB" w14:textId="77777777" w:rsidR="002062F5" w:rsidRPr="00C934DD" w:rsidRDefault="002062F5" w:rsidP="002062F5">
      <w:pPr>
        <w:pStyle w:val="BodyText2"/>
        <w:tabs>
          <w:tab w:val="num" w:pos="1418"/>
        </w:tabs>
        <w:ind w:hanging="863"/>
        <w:rPr>
          <w:rFonts w:ascii="Century Gothic" w:hAnsi="Century Gothic"/>
          <w:sz w:val="20"/>
          <w:szCs w:val="18"/>
          <w:lang w:eastAsia="en-GB"/>
        </w:rPr>
      </w:pPr>
    </w:p>
    <w:p w14:paraId="6CE35535" w14:textId="38118394" w:rsidR="002062F5" w:rsidRPr="00C934DD" w:rsidRDefault="002062F5" w:rsidP="009A418A">
      <w:pPr>
        <w:pStyle w:val="Heading2"/>
        <w:numPr>
          <w:ilvl w:val="1"/>
          <w:numId w:val="1"/>
        </w:numPr>
        <w:tabs>
          <w:tab w:val="clear" w:pos="1430"/>
        </w:tabs>
        <w:ind w:hanging="863"/>
        <w:rPr>
          <w:rFonts w:ascii="Century Gothic" w:hAnsi="Century Gothic" w:cs="Arial"/>
          <w:lang w:eastAsia="en-GB"/>
        </w:rPr>
      </w:pPr>
      <w:r w:rsidRPr="0C33B580">
        <w:rPr>
          <w:rFonts w:ascii="Century Gothic" w:hAnsi="Century Gothic" w:cs="Arial"/>
          <w:lang w:eastAsia="en-GB"/>
        </w:rPr>
        <w:t>The relationship appraisal process has been designed for Virgin to evaluate</w:t>
      </w:r>
      <w:r w:rsidR="004D747B">
        <w:rPr>
          <w:rFonts w:ascii="Century Gothic" w:hAnsi="Century Gothic" w:cs="Arial"/>
          <w:lang w:eastAsia="en-GB"/>
        </w:rPr>
        <w:t xml:space="preserve"> s</w:t>
      </w:r>
      <w:r w:rsidRPr="0C33B580">
        <w:rPr>
          <w:rFonts w:ascii="Century Gothic" w:hAnsi="Century Gothic" w:cs="Arial"/>
          <w:lang w:eastAsia="en-GB"/>
        </w:rPr>
        <w:t xml:space="preserve">uppliers on a regular basis; in this instance the requirement will be quarterly. The output of which, will form part of the Quarterly Business Review </w:t>
      </w:r>
      <w:r w:rsidR="3DB84FEA" w:rsidRPr="471ECF28">
        <w:rPr>
          <w:rFonts w:ascii="Century Gothic" w:hAnsi="Century Gothic" w:cs="Arial"/>
          <w:lang w:eastAsia="en-GB"/>
        </w:rPr>
        <w:t>(“QBR”)</w:t>
      </w:r>
      <w:r w:rsidRPr="471ECF28">
        <w:rPr>
          <w:rFonts w:ascii="Century Gothic" w:hAnsi="Century Gothic" w:cs="Arial"/>
          <w:lang w:eastAsia="en-GB"/>
        </w:rPr>
        <w:t xml:space="preserve"> </w:t>
      </w:r>
      <w:r w:rsidRPr="0C33B580">
        <w:rPr>
          <w:rFonts w:ascii="Century Gothic" w:hAnsi="Century Gothic" w:cs="Arial"/>
          <w:lang w:eastAsia="en-GB"/>
        </w:rPr>
        <w:t xml:space="preserve">agenda as referred to within this Schedule. </w:t>
      </w:r>
    </w:p>
    <w:p w14:paraId="6848BF59" w14:textId="77777777" w:rsidR="002062F5" w:rsidRPr="00C934DD" w:rsidRDefault="002062F5" w:rsidP="002062F5">
      <w:pPr>
        <w:pStyle w:val="BodyText2"/>
        <w:tabs>
          <w:tab w:val="num" w:pos="1418"/>
        </w:tabs>
        <w:ind w:hanging="863"/>
        <w:rPr>
          <w:rFonts w:ascii="Century Gothic" w:hAnsi="Century Gothic"/>
          <w:sz w:val="20"/>
          <w:szCs w:val="18"/>
          <w:lang w:eastAsia="en-GB"/>
        </w:rPr>
      </w:pPr>
    </w:p>
    <w:p w14:paraId="003AE67B" w14:textId="50F4C1DD" w:rsidR="00EB49B5" w:rsidDel="00EB49B5" w:rsidRDefault="00577DBB" w:rsidP="009A418A">
      <w:pPr>
        <w:pStyle w:val="Heading2"/>
        <w:numPr>
          <w:ilvl w:val="1"/>
          <w:numId w:val="1"/>
        </w:numPr>
        <w:tabs>
          <w:tab w:val="clear" w:pos="1430"/>
        </w:tabs>
        <w:ind w:hanging="863"/>
        <w:rPr>
          <w:rFonts w:ascii="Century Gothic" w:hAnsi="Century Gothic" w:cs="Arial"/>
          <w:lang w:eastAsia="en-GB"/>
        </w:rPr>
      </w:pPr>
      <w:r w:rsidRPr="471ECF28">
        <w:rPr>
          <w:rFonts w:ascii="Century Gothic" w:hAnsi="Century Gothic" w:cs="Arial"/>
          <w:lang w:eastAsia="en-GB"/>
        </w:rPr>
        <w:t xml:space="preserve">Prior to the </w:t>
      </w:r>
      <w:r w:rsidR="32994248" w:rsidRPr="471ECF28">
        <w:rPr>
          <w:rFonts w:ascii="Century Gothic" w:hAnsi="Century Gothic" w:cs="Arial"/>
          <w:lang w:eastAsia="en-GB"/>
        </w:rPr>
        <w:t>QBR</w:t>
      </w:r>
      <w:r w:rsidRPr="471ECF28">
        <w:rPr>
          <w:rFonts w:ascii="Century Gothic" w:hAnsi="Century Gothic" w:cs="Arial"/>
          <w:lang w:eastAsia="en-GB"/>
        </w:rPr>
        <w:t>, Virgin Inflight Services identified personnel will complete the relationship appraisal</w:t>
      </w:r>
      <w:r w:rsidR="00487AD1">
        <w:rPr>
          <w:rFonts w:ascii="Century Gothic" w:hAnsi="Century Gothic" w:cs="Arial"/>
          <w:lang w:eastAsia="en-GB"/>
        </w:rPr>
        <w:t xml:space="preserve"> shown in Appendix 1 to Schedule 9</w:t>
      </w:r>
      <w:r w:rsidRPr="471ECF28">
        <w:rPr>
          <w:rFonts w:ascii="Century Gothic" w:hAnsi="Century Gothic" w:cs="Arial"/>
          <w:lang w:eastAsia="en-GB"/>
        </w:rPr>
        <w:t xml:space="preserve">. The identified personnel are those who interact with the Supplier on a daily or regular basis. Virgin reserves the right to alter the identified personnel as appropriate. The completed document will be shared with Supplier with sufficient time for Supplier to review prior to the meeting.  During the </w:t>
      </w:r>
      <w:r w:rsidR="31DE1DEE" w:rsidRPr="471ECF28">
        <w:rPr>
          <w:rFonts w:ascii="Century Gothic" w:hAnsi="Century Gothic" w:cs="Arial"/>
          <w:lang w:eastAsia="en-GB"/>
        </w:rPr>
        <w:t>QBR</w:t>
      </w:r>
      <w:r w:rsidRPr="471ECF28">
        <w:rPr>
          <w:rFonts w:ascii="Century Gothic" w:hAnsi="Century Gothic" w:cs="Arial"/>
          <w:lang w:eastAsia="en-GB"/>
        </w:rPr>
        <w:t xml:space="preserve"> meeting</w:t>
      </w:r>
      <w:r w:rsidR="00C00876" w:rsidRPr="471ECF28">
        <w:rPr>
          <w:rFonts w:ascii="Century Gothic" w:hAnsi="Century Gothic" w:cs="Arial"/>
          <w:lang w:eastAsia="en-GB"/>
        </w:rPr>
        <w:t>, Supplier</w:t>
      </w:r>
      <w:r w:rsidRPr="471ECF28">
        <w:rPr>
          <w:rFonts w:ascii="Century Gothic" w:hAnsi="Century Gothic" w:cs="Arial"/>
          <w:lang w:eastAsia="en-GB"/>
        </w:rPr>
        <w:t xml:space="preserve"> will present and review the scores for the preceding quarter and define and agree any planned actions to raise or maintain scores. </w:t>
      </w:r>
      <w:r w:rsidR="00C00876" w:rsidRPr="471ECF28">
        <w:rPr>
          <w:rFonts w:ascii="Century Gothic" w:hAnsi="Century Gothic" w:cs="Arial"/>
          <w:lang w:eastAsia="en-GB"/>
        </w:rPr>
        <w:t xml:space="preserve">Supplier shall take appropriate action to </w:t>
      </w:r>
      <w:r w:rsidR="00A50D08" w:rsidRPr="471ECF28">
        <w:rPr>
          <w:rFonts w:ascii="Century Gothic" w:hAnsi="Century Gothic" w:cs="Arial"/>
          <w:lang w:eastAsia="en-GB"/>
        </w:rPr>
        <w:t xml:space="preserve">ensure an improvement in areas identified as areas of focus to address Virgin’s concerns. </w:t>
      </w:r>
      <w:r w:rsidR="00C00876" w:rsidRPr="471ECF28">
        <w:rPr>
          <w:rFonts w:ascii="Century Gothic" w:hAnsi="Century Gothic" w:cs="Arial"/>
          <w:lang w:eastAsia="en-GB"/>
        </w:rPr>
        <w:t xml:space="preserve"> </w:t>
      </w:r>
    </w:p>
    <w:p w14:paraId="6EA8B69A" w14:textId="77777777" w:rsidR="00EB49B5" w:rsidRPr="003E2D14" w:rsidDel="00EB49B5" w:rsidRDefault="00EB49B5" w:rsidP="00EB49B5">
      <w:pPr>
        <w:pStyle w:val="Heading2"/>
        <w:numPr>
          <w:ilvl w:val="0"/>
          <w:numId w:val="0"/>
        </w:numPr>
        <w:ind w:left="1430"/>
        <w:rPr>
          <w:lang w:eastAsia="en-GB"/>
        </w:rPr>
      </w:pPr>
    </w:p>
    <w:p w14:paraId="23B7D105" w14:textId="7B94DFD2" w:rsidR="00E150EA" w:rsidRDefault="002F7C4D" w:rsidP="009A418A">
      <w:pPr>
        <w:pStyle w:val="Heading2"/>
        <w:numPr>
          <w:ilvl w:val="1"/>
          <w:numId w:val="1"/>
        </w:numPr>
        <w:tabs>
          <w:tab w:val="clear" w:pos="1430"/>
        </w:tabs>
        <w:ind w:hanging="863"/>
        <w:rPr>
          <w:rFonts w:ascii="Century Gothic" w:hAnsi="Century Gothic" w:cs="Arial"/>
          <w:lang w:eastAsia="en-GB"/>
        </w:rPr>
      </w:pPr>
      <w:r w:rsidRPr="471ECF28">
        <w:rPr>
          <w:rFonts w:ascii="Century Gothic" w:hAnsi="Century Gothic" w:cs="Arial"/>
          <w:lang w:eastAsia="en-GB"/>
        </w:rPr>
        <w:t xml:space="preserve">If Virgin Inflight Services </w:t>
      </w:r>
      <w:r w:rsidR="00351EFD">
        <w:rPr>
          <w:rFonts w:ascii="Century Gothic" w:hAnsi="Century Gothic" w:cs="Arial"/>
          <w:lang w:eastAsia="en-GB"/>
        </w:rPr>
        <w:t xml:space="preserve">identified </w:t>
      </w:r>
      <w:r w:rsidRPr="471ECF28">
        <w:rPr>
          <w:rFonts w:ascii="Century Gothic" w:hAnsi="Century Gothic" w:cs="Arial"/>
          <w:lang w:eastAsia="en-GB"/>
        </w:rPr>
        <w:t xml:space="preserve">personnel raise the same areas of concern in </w:t>
      </w:r>
      <w:r w:rsidR="00D23624">
        <w:rPr>
          <w:rFonts w:ascii="Century Gothic" w:hAnsi="Century Gothic" w:cs="Arial"/>
          <w:lang w:eastAsia="en-GB"/>
        </w:rPr>
        <w:t>two</w:t>
      </w:r>
      <w:r w:rsidR="00A52B6B" w:rsidRPr="471ECF28">
        <w:rPr>
          <w:rFonts w:ascii="Century Gothic" w:hAnsi="Century Gothic" w:cs="Arial"/>
          <w:lang w:eastAsia="en-GB"/>
        </w:rPr>
        <w:t xml:space="preserve"> consecutive</w:t>
      </w:r>
      <w:r w:rsidRPr="471ECF28">
        <w:rPr>
          <w:rFonts w:ascii="Century Gothic" w:hAnsi="Century Gothic" w:cs="Arial"/>
          <w:lang w:eastAsia="en-GB"/>
        </w:rPr>
        <w:t xml:space="preserve"> </w:t>
      </w:r>
      <w:r w:rsidR="00A17936" w:rsidRPr="471ECF28">
        <w:rPr>
          <w:rFonts w:ascii="Century Gothic" w:hAnsi="Century Gothic" w:cs="Arial"/>
          <w:lang w:eastAsia="en-GB"/>
        </w:rPr>
        <w:t>quarters</w:t>
      </w:r>
      <w:r w:rsidRPr="471ECF28">
        <w:rPr>
          <w:rFonts w:ascii="Century Gothic" w:hAnsi="Century Gothic" w:cs="Arial"/>
          <w:lang w:eastAsia="en-GB"/>
        </w:rPr>
        <w:t xml:space="preserve">, then the Supplier shall be required to present at the next </w:t>
      </w:r>
      <w:r w:rsidR="6E49CF46" w:rsidRPr="471ECF28">
        <w:rPr>
          <w:rFonts w:ascii="Century Gothic" w:hAnsi="Century Gothic" w:cs="Arial"/>
          <w:lang w:eastAsia="en-GB"/>
        </w:rPr>
        <w:t>QBR</w:t>
      </w:r>
      <w:r w:rsidR="00EB49B5">
        <w:rPr>
          <w:rFonts w:ascii="Century Gothic" w:hAnsi="Century Gothic" w:cs="Arial"/>
          <w:lang w:eastAsia="en-GB"/>
        </w:rPr>
        <w:t>, t</w:t>
      </w:r>
      <w:r w:rsidR="00593A83" w:rsidRPr="471ECF28">
        <w:rPr>
          <w:rFonts w:ascii="Century Gothic" w:hAnsi="Century Gothic" w:cs="Arial"/>
          <w:lang w:eastAsia="en-GB"/>
        </w:rPr>
        <w:t xml:space="preserve">he </w:t>
      </w:r>
      <w:r w:rsidR="46DC1F15" w:rsidRPr="471ECF28">
        <w:rPr>
          <w:rFonts w:ascii="Century Gothic" w:hAnsi="Century Gothic" w:cs="Arial"/>
          <w:lang w:eastAsia="en-GB"/>
        </w:rPr>
        <w:t>reasons</w:t>
      </w:r>
      <w:r w:rsidR="00593A83" w:rsidRPr="471ECF28">
        <w:rPr>
          <w:rFonts w:ascii="Century Gothic" w:hAnsi="Century Gothic" w:cs="Arial"/>
          <w:lang w:eastAsia="en-GB"/>
        </w:rPr>
        <w:t xml:space="preserve"> for a lack of improvement and </w:t>
      </w:r>
      <w:r w:rsidR="00616A82" w:rsidRPr="471ECF28">
        <w:rPr>
          <w:rFonts w:ascii="Century Gothic" w:hAnsi="Century Gothic" w:cs="Arial"/>
          <w:lang w:eastAsia="en-GB"/>
        </w:rPr>
        <w:t xml:space="preserve">immediate next steps to resolve the </w:t>
      </w:r>
      <w:r w:rsidR="00522DE4" w:rsidRPr="471ECF28">
        <w:rPr>
          <w:rFonts w:ascii="Century Gothic" w:hAnsi="Century Gothic" w:cs="Arial"/>
          <w:lang w:eastAsia="en-GB"/>
        </w:rPr>
        <w:t xml:space="preserve">concerns by the next </w:t>
      </w:r>
      <w:r w:rsidR="2036F128" w:rsidRPr="471ECF28">
        <w:rPr>
          <w:rFonts w:ascii="Century Gothic" w:hAnsi="Century Gothic" w:cs="Arial"/>
          <w:lang w:eastAsia="en-GB"/>
        </w:rPr>
        <w:t>QBR</w:t>
      </w:r>
      <w:r w:rsidR="00522DE4" w:rsidRPr="471ECF28">
        <w:rPr>
          <w:rFonts w:ascii="Century Gothic" w:hAnsi="Century Gothic" w:cs="Arial"/>
          <w:lang w:eastAsia="en-GB"/>
        </w:rPr>
        <w:t>.</w:t>
      </w:r>
      <w:r w:rsidR="009A6DBE" w:rsidRPr="471ECF28">
        <w:rPr>
          <w:rFonts w:ascii="Century Gothic" w:hAnsi="Century Gothic" w:cs="Arial"/>
          <w:lang w:eastAsia="en-GB"/>
        </w:rPr>
        <w:t xml:space="preserve"> The item will also be escalated to be discussed at the Annual </w:t>
      </w:r>
      <w:r w:rsidR="00D9101C">
        <w:rPr>
          <w:rFonts w:ascii="Century Gothic" w:hAnsi="Century Gothic" w:cs="Arial"/>
          <w:lang w:eastAsia="en-GB"/>
        </w:rPr>
        <w:t>B</w:t>
      </w:r>
      <w:r w:rsidR="009A6DBE" w:rsidRPr="471ECF28">
        <w:rPr>
          <w:rFonts w:ascii="Century Gothic" w:hAnsi="Century Gothic" w:cs="Arial"/>
          <w:lang w:eastAsia="en-GB"/>
        </w:rPr>
        <w:t xml:space="preserve">usiness </w:t>
      </w:r>
      <w:r w:rsidR="00D9101C">
        <w:rPr>
          <w:rFonts w:ascii="Century Gothic" w:hAnsi="Century Gothic" w:cs="Arial"/>
          <w:lang w:eastAsia="en-GB"/>
        </w:rPr>
        <w:t>R</w:t>
      </w:r>
      <w:r w:rsidR="009A6DBE" w:rsidRPr="471ECF28">
        <w:rPr>
          <w:rFonts w:ascii="Century Gothic" w:hAnsi="Century Gothic" w:cs="Arial"/>
          <w:lang w:eastAsia="en-GB"/>
        </w:rPr>
        <w:t>eview</w:t>
      </w:r>
      <w:r w:rsidR="009D60B7">
        <w:rPr>
          <w:rFonts w:ascii="Century Gothic" w:hAnsi="Century Gothic" w:cs="Arial"/>
          <w:lang w:eastAsia="en-GB"/>
        </w:rPr>
        <w:t xml:space="preserve"> </w:t>
      </w:r>
      <w:r w:rsidR="009D60B7">
        <w:rPr>
          <w:rFonts w:ascii="Century Gothic" w:hAnsi="Century Gothic" w:cs="Segoe UI"/>
          <w:color w:val="000000" w:themeColor="text1"/>
          <w:lang w:eastAsia="en-GB"/>
        </w:rPr>
        <w:t>with the appropriate Level 1 Managers in attendance as detailed in Clause 40 – Escalation Levels of the Main Agreement</w:t>
      </w:r>
      <w:r w:rsidR="009D60B7" w:rsidRPr="0014611B">
        <w:rPr>
          <w:rFonts w:ascii="Century Gothic" w:hAnsi="Century Gothic" w:cs="Segoe UI"/>
          <w:color w:val="000000" w:themeColor="text1"/>
          <w:lang w:eastAsia="en-GB"/>
        </w:rPr>
        <w:t>.</w:t>
      </w:r>
    </w:p>
    <w:p w14:paraId="7499665A" w14:textId="77777777" w:rsidR="00522DE4" w:rsidRPr="003E2D14" w:rsidRDefault="00522DE4" w:rsidP="003E2D14">
      <w:pPr>
        <w:pStyle w:val="BodyText2"/>
        <w:ind w:left="0"/>
        <w:rPr>
          <w:lang w:eastAsia="en-GB"/>
        </w:rPr>
      </w:pPr>
    </w:p>
    <w:p w14:paraId="6D6FDC2D" w14:textId="6F1A3184" w:rsidR="002062F5" w:rsidRPr="00C934DD" w:rsidRDefault="002062F5" w:rsidP="009A418A">
      <w:pPr>
        <w:pStyle w:val="Heading2"/>
        <w:numPr>
          <w:ilvl w:val="1"/>
          <w:numId w:val="1"/>
        </w:numPr>
        <w:tabs>
          <w:tab w:val="clear" w:pos="1430"/>
        </w:tabs>
        <w:ind w:hanging="863"/>
        <w:rPr>
          <w:rFonts w:ascii="Century Gothic" w:hAnsi="Century Gothic" w:cs="Arial"/>
          <w:szCs w:val="18"/>
          <w:lang w:eastAsia="en-GB"/>
        </w:rPr>
      </w:pPr>
      <w:r w:rsidRPr="0C33B580">
        <w:rPr>
          <w:rFonts w:ascii="Century Gothic" w:hAnsi="Century Gothic" w:cs="Arial"/>
          <w:lang w:eastAsia="en-GB"/>
        </w:rPr>
        <w:lastRenderedPageBreak/>
        <w:t>There are 4 categories within the relationship appraisal which the Supplier will be measured against. The categories are the soft measures which cannot be measured within the S</w:t>
      </w:r>
      <w:r w:rsidR="00383BA6">
        <w:rPr>
          <w:rFonts w:ascii="Century Gothic" w:hAnsi="Century Gothic" w:cs="Arial"/>
          <w:lang w:eastAsia="en-GB"/>
        </w:rPr>
        <w:t>ervice Level</w:t>
      </w:r>
      <w:r w:rsidRPr="0C33B580">
        <w:rPr>
          <w:rFonts w:ascii="Century Gothic" w:hAnsi="Century Gothic" w:cs="Arial"/>
          <w:lang w:eastAsia="en-GB"/>
        </w:rPr>
        <w:t xml:space="preserve"> process but are critical to the success of the agreed Services to be delivered. The categories have a weighting attached to them in accordance with their importance to Virgin. The categories and their weighting are as shown below in Table 1; also included are the range of achievable scores for each of the target bands. </w:t>
      </w:r>
    </w:p>
    <w:p w14:paraId="1EF237DB" w14:textId="77777777" w:rsidR="008A56C4" w:rsidRDefault="008A56C4" w:rsidP="008A56C4">
      <w:pPr>
        <w:pStyle w:val="BodyText2"/>
        <w:rPr>
          <w:lang w:eastAsia="en-GB"/>
        </w:rPr>
      </w:pPr>
    </w:p>
    <w:p w14:paraId="76D8A821" w14:textId="77777777" w:rsidR="004B5D61" w:rsidRDefault="004B5D61" w:rsidP="008A56C4">
      <w:pPr>
        <w:pStyle w:val="BodyText2"/>
        <w:rPr>
          <w:lang w:eastAsia="en-GB"/>
        </w:rPr>
      </w:pPr>
    </w:p>
    <w:p w14:paraId="4F1683BC" w14:textId="7FF7D032" w:rsidR="008A56C4" w:rsidRPr="008A56C4" w:rsidRDefault="008A56C4" w:rsidP="008A56C4">
      <w:pPr>
        <w:autoSpaceDE w:val="0"/>
        <w:autoSpaceDN w:val="0"/>
        <w:adjustRightInd w:val="0"/>
        <w:spacing w:after="322" w:line="268" w:lineRule="atLeast"/>
        <w:ind w:left="1418" w:hanging="709"/>
        <w:jc w:val="center"/>
        <w:rPr>
          <w:rFonts w:ascii="Century Gothic" w:hAnsi="Century Gothic" w:cs="Arial"/>
          <w:b/>
          <w:color w:val="000000"/>
          <w:sz w:val="20"/>
          <w:szCs w:val="18"/>
          <w:lang w:eastAsia="en-GB"/>
        </w:rPr>
      </w:pPr>
      <w:r w:rsidRPr="008A56C4">
        <w:rPr>
          <w:rFonts w:ascii="Century Gothic" w:hAnsi="Century Gothic" w:cs="Arial"/>
          <w:b/>
          <w:color w:val="000000"/>
          <w:sz w:val="20"/>
          <w:szCs w:val="18"/>
          <w:lang w:eastAsia="en-GB"/>
        </w:rPr>
        <w:t>Table 1 – Categories and applied weightings</w:t>
      </w:r>
    </w:p>
    <w:tbl>
      <w:tblPr>
        <w:tblW w:w="9229" w:type="dxa"/>
        <w:tblInd w:w="-20" w:type="dxa"/>
        <w:tblLayout w:type="fixed"/>
        <w:tblLook w:val="04A0" w:firstRow="1" w:lastRow="0" w:firstColumn="1" w:lastColumn="0" w:noHBand="0" w:noVBand="1"/>
      </w:tblPr>
      <w:tblGrid>
        <w:gridCol w:w="3559"/>
        <w:gridCol w:w="1276"/>
        <w:gridCol w:w="1417"/>
        <w:gridCol w:w="993"/>
        <w:gridCol w:w="992"/>
        <w:gridCol w:w="992"/>
      </w:tblGrid>
      <w:tr w:rsidR="00916E47" w:rsidRPr="008A56C4" w14:paraId="332FDE9B" w14:textId="77777777" w:rsidTr="008A56C4">
        <w:trPr>
          <w:trHeight w:val="1041"/>
        </w:trPr>
        <w:tc>
          <w:tcPr>
            <w:tcW w:w="3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C8962B"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Category</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335C56B"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Applied Weighting</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0E34C86"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Max Score Achievable</w:t>
            </w:r>
          </w:p>
        </w:tc>
        <w:tc>
          <w:tcPr>
            <w:tcW w:w="993" w:type="dxa"/>
            <w:tcBorders>
              <w:top w:val="single" w:sz="4" w:space="0" w:color="auto"/>
              <w:left w:val="nil"/>
              <w:bottom w:val="single" w:sz="4" w:space="0" w:color="auto"/>
              <w:right w:val="single" w:sz="4" w:space="0" w:color="auto"/>
            </w:tcBorders>
            <w:shd w:val="clear" w:color="000000" w:fill="FF0000"/>
            <w:vAlign w:val="center"/>
            <w:hideMark/>
          </w:tcPr>
          <w:p w14:paraId="6AFB826D"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R</w:t>
            </w:r>
          </w:p>
        </w:tc>
        <w:tc>
          <w:tcPr>
            <w:tcW w:w="992" w:type="dxa"/>
            <w:tcBorders>
              <w:top w:val="single" w:sz="4" w:space="0" w:color="auto"/>
              <w:left w:val="nil"/>
              <w:bottom w:val="single" w:sz="4" w:space="0" w:color="auto"/>
              <w:right w:val="single" w:sz="4" w:space="0" w:color="auto"/>
            </w:tcBorders>
            <w:shd w:val="clear" w:color="000000" w:fill="FFC000"/>
            <w:vAlign w:val="center"/>
            <w:hideMark/>
          </w:tcPr>
          <w:p w14:paraId="4DC786F5"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A</w:t>
            </w:r>
          </w:p>
        </w:tc>
        <w:tc>
          <w:tcPr>
            <w:tcW w:w="992" w:type="dxa"/>
            <w:tcBorders>
              <w:top w:val="single" w:sz="4" w:space="0" w:color="auto"/>
              <w:left w:val="nil"/>
              <w:bottom w:val="single" w:sz="4" w:space="0" w:color="auto"/>
              <w:right w:val="single" w:sz="4" w:space="0" w:color="auto"/>
            </w:tcBorders>
            <w:shd w:val="clear" w:color="000000" w:fill="33CC33"/>
            <w:vAlign w:val="center"/>
            <w:hideMark/>
          </w:tcPr>
          <w:p w14:paraId="7A914C7A"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G</w:t>
            </w:r>
          </w:p>
        </w:tc>
      </w:tr>
      <w:tr w:rsidR="000B2910" w:rsidRPr="008A56C4" w14:paraId="66D939C0"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4E7BA491"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Innovation</w:t>
            </w:r>
          </w:p>
        </w:tc>
        <w:tc>
          <w:tcPr>
            <w:tcW w:w="1276" w:type="dxa"/>
            <w:tcBorders>
              <w:top w:val="nil"/>
              <w:left w:val="nil"/>
              <w:bottom w:val="single" w:sz="4" w:space="0" w:color="auto"/>
              <w:right w:val="single" w:sz="4" w:space="0" w:color="auto"/>
            </w:tcBorders>
            <w:shd w:val="clear" w:color="auto" w:fill="auto"/>
            <w:noWrap/>
            <w:vAlign w:val="center"/>
            <w:hideMark/>
          </w:tcPr>
          <w:p w14:paraId="78653AB8"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sz="4" w:space="0" w:color="auto"/>
              <w:right w:val="single" w:sz="4" w:space="0" w:color="auto"/>
            </w:tcBorders>
            <w:shd w:val="clear" w:color="auto" w:fill="auto"/>
            <w:noWrap/>
            <w:vAlign w:val="center"/>
            <w:hideMark/>
          </w:tcPr>
          <w:p w14:paraId="5E8AA232"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sz="4" w:space="0" w:color="auto"/>
              <w:right w:val="single" w:sz="4" w:space="0" w:color="auto"/>
            </w:tcBorders>
            <w:shd w:val="clear" w:color="auto" w:fill="auto"/>
            <w:noWrap/>
            <w:vAlign w:val="bottom"/>
            <w:hideMark/>
          </w:tcPr>
          <w:p w14:paraId="077D5406"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sz="4" w:space="0" w:color="auto"/>
              <w:right w:val="single" w:sz="4" w:space="0" w:color="auto"/>
            </w:tcBorders>
            <w:shd w:val="clear" w:color="auto" w:fill="auto"/>
            <w:noWrap/>
            <w:vAlign w:val="bottom"/>
            <w:hideMark/>
          </w:tcPr>
          <w:p w14:paraId="6E0D2752"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sz="4" w:space="0" w:color="auto"/>
              <w:right w:val="single" w:sz="4" w:space="0" w:color="auto"/>
            </w:tcBorders>
            <w:shd w:val="clear" w:color="auto" w:fill="auto"/>
            <w:noWrap/>
            <w:vAlign w:val="bottom"/>
            <w:hideMark/>
          </w:tcPr>
          <w:p w14:paraId="09AA5706"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000B2910" w:rsidRPr="008A56C4" w14:paraId="7D2B45F4"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368959E9"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Cost Based Management</w:t>
            </w:r>
          </w:p>
        </w:tc>
        <w:tc>
          <w:tcPr>
            <w:tcW w:w="1276" w:type="dxa"/>
            <w:tcBorders>
              <w:top w:val="nil"/>
              <w:left w:val="nil"/>
              <w:bottom w:val="single" w:sz="4" w:space="0" w:color="auto"/>
              <w:right w:val="single" w:sz="4" w:space="0" w:color="auto"/>
            </w:tcBorders>
            <w:shd w:val="clear" w:color="auto" w:fill="auto"/>
            <w:noWrap/>
            <w:vAlign w:val="center"/>
            <w:hideMark/>
          </w:tcPr>
          <w:p w14:paraId="4E4B0D58"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sz="4" w:space="0" w:color="auto"/>
              <w:right w:val="single" w:sz="4" w:space="0" w:color="auto"/>
            </w:tcBorders>
            <w:shd w:val="clear" w:color="auto" w:fill="auto"/>
            <w:noWrap/>
            <w:vAlign w:val="center"/>
            <w:hideMark/>
          </w:tcPr>
          <w:p w14:paraId="304BD0AC"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sz="4" w:space="0" w:color="auto"/>
              <w:right w:val="single" w:sz="4" w:space="0" w:color="auto"/>
            </w:tcBorders>
            <w:shd w:val="clear" w:color="auto" w:fill="auto"/>
            <w:noWrap/>
            <w:vAlign w:val="bottom"/>
            <w:hideMark/>
          </w:tcPr>
          <w:p w14:paraId="679118F2"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sz="4" w:space="0" w:color="auto"/>
              <w:right w:val="single" w:sz="4" w:space="0" w:color="auto"/>
            </w:tcBorders>
            <w:shd w:val="clear" w:color="auto" w:fill="auto"/>
            <w:noWrap/>
            <w:vAlign w:val="bottom"/>
            <w:hideMark/>
          </w:tcPr>
          <w:p w14:paraId="4476DA2D"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sz="4" w:space="0" w:color="auto"/>
              <w:right w:val="single" w:sz="4" w:space="0" w:color="auto"/>
            </w:tcBorders>
            <w:shd w:val="clear" w:color="auto" w:fill="auto"/>
            <w:noWrap/>
            <w:vAlign w:val="bottom"/>
            <w:hideMark/>
          </w:tcPr>
          <w:p w14:paraId="1E9CB728"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000B2910" w:rsidRPr="008A56C4" w14:paraId="1DE74DF6"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0027AC56"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Third Party Relationship Management</w:t>
            </w:r>
          </w:p>
        </w:tc>
        <w:tc>
          <w:tcPr>
            <w:tcW w:w="1276" w:type="dxa"/>
            <w:tcBorders>
              <w:top w:val="nil"/>
              <w:left w:val="nil"/>
              <w:bottom w:val="single" w:sz="4" w:space="0" w:color="auto"/>
              <w:right w:val="single" w:sz="4" w:space="0" w:color="auto"/>
            </w:tcBorders>
            <w:shd w:val="clear" w:color="auto" w:fill="auto"/>
            <w:noWrap/>
            <w:vAlign w:val="center"/>
            <w:hideMark/>
          </w:tcPr>
          <w:p w14:paraId="0D0B1B1D"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sz="4" w:space="0" w:color="auto"/>
              <w:right w:val="single" w:sz="4" w:space="0" w:color="auto"/>
            </w:tcBorders>
            <w:shd w:val="clear" w:color="auto" w:fill="auto"/>
            <w:noWrap/>
            <w:vAlign w:val="center"/>
            <w:hideMark/>
          </w:tcPr>
          <w:p w14:paraId="7E1BE007"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sz="4" w:space="0" w:color="auto"/>
              <w:right w:val="single" w:sz="4" w:space="0" w:color="auto"/>
            </w:tcBorders>
            <w:shd w:val="clear" w:color="auto" w:fill="auto"/>
            <w:noWrap/>
            <w:vAlign w:val="bottom"/>
            <w:hideMark/>
          </w:tcPr>
          <w:p w14:paraId="0E6E797A"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sz="4" w:space="0" w:color="auto"/>
              <w:right w:val="single" w:sz="4" w:space="0" w:color="auto"/>
            </w:tcBorders>
            <w:shd w:val="clear" w:color="auto" w:fill="auto"/>
            <w:noWrap/>
            <w:vAlign w:val="bottom"/>
            <w:hideMark/>
          </w:tcPr>
          <w:p w14:paraId="3F36FB23"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sz="4" w:space="0" w:color="auto"/>
              <w:right w:val="single" w:sz="4" w:space="0" w:color="auto"/>
            </w:tcBorders>
            <w:shd w:val="clear" w:color="auto" w:fill="auto"/>
            <w:noWrap/>
            <w:vAlign w:val="bottom"/>
            <w:hideMark/>
          </w:tcPr>
          <w:p w14:paraId="3B4D41EF"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000B2910" w:rsidRPr="008A56C4" w14:paraId="5D3101A2"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4DA68B91"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Relationship Management &amp; Attitude</w:t>
            </w:r>
          </w:p>
        </w:tc>
        <w:tc>
          <w:tcPr>
            <w:tcW w:w="1276" w:type="dxa"/>
            <w:tcBorders>
              <w:top w:val="nil"/>
              <w:left w:val="nil"/>
              <w:bottom w:val="single" w:sz="4" w:space="0" w:color="auto"/>
              <w:right w:val="single" w:sz="4" w:space="0" w:color="auto"/>
            </w:tcBorders>
            <w:shd w:val="clear" w:color="auto" w:fill="auto"/>
            <w:noWrap/>
            <w:vAlign w:val="center"/>
            <w:hideMark/>
          </w:tcPr>
          <w:p w14:paraId="0945122B"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25</w:t>
            </w:r>
          </w:p>
        </w:tc>
        <w:tc>
          <w:tcPr>
            <w:tcW w:w="1417" w:type="dxa"/>
            <w:tcBorders>
              <w:top w:val="nil"/>
              <w:left w:val="nil"/>
              <w:bottom w:val="single" w:sz="4" w:space="0" w:color="auto"/>
              <w:right w:val="single" w:sz="4" w:space="0" w:color="auto"/>
            </w:tcBorders>
            <w:shd w:val="clear" w:color="auto" w:fill="auto"/>
            <w:noWrap/>
            <w:vAlign w:val="center"/>
            <w:hideMark/>
          </w:tcPr>
          <w:p w14:paraId="39D6C2F4"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sz="4" w:space="0" w:color="auto"/>
              <w:right w:val="single" w:sz="4" w:space="0" w:color="auto"/>
            </w:tcBorders>
            <w:shd w:val="clear" w:color="auto" w:fill="auto"/>
            <w:noWrap/>
            <w:vAlign w:val="bottom"/>
            <w:hideMark/>
          </w:tcPr>
          <w:p w14:paraId="7F01E17B"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1-33</w:t>
            </w:r>
          </w:p>
        </w:tc>
        <w:tc>
          <w:tcPr>
            <w:tcW w:w="992" w:type="dxa"/>
            <w:tcBorders>
              <w:top w:val="nil"/>
              <w:left w:val="nil"/>
              <w:bottom w:val="single" w:sz="4" w:space="0" w:color="auto"/>
              <w:right w:val="single" w:sz="4" w:space="0" w:color="auto"/>
            </w:tcBorders>
            <w:shd w:val="clear" w:color="auto" w:fill="auto"/>
            <w:noWrap/>
            <w:vAlign w:val="bottom"/>
            <w:hideMark/>
          </w:tcPr>
          <w:p w14:paraId="06341988"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34-77</w:t>
            </w:r>
          </w:p>
        </w:tc>
        <w:tc>
          <w:tcPr>
            <w:tcW w:w="992" w:type="dxa"/>
            <w:tcBorders>
              <w:top w:val="nil"/>
              <w:left w:val="nil"/>
              <w:bottom w:val="single" w:sz="4" w:space="0" w:color="auto"/>
              <w:right w:val="single" w:sz="4" w:space="0" w:color="auto"/>
            </w:tcBorders>
            <w:shd w:val="clear" w:color="auto" w:fill="auto"/>
            <w:noWrap/>
            <w:vAlign w:val="bottom"/>
            <w:hideMark/>
          </w:tcPr>
          <w:p w14:paraId="17C434F9"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78-100</w:t>
            </w:r>
          </w:p>
        </w:tc>
      </w:tr>
      <w:tr w:rsidR="000B2910" w:rsidRPr="008A56C4" w14:paraId="6706A5A2"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3C188123"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Total score for the period</w:t>
            </w:r>
          </w:p>
        </w:tc>
        <w:tc>
          <w:tcPr>
            <w:tcW w:w="1276" w:type="dxa"/>
            <w:tcBorders>
              <w:top w:val="nil"/>
              <w:left w:val="nil"/>
              <w:bottom w:val="single" w:sz="4" w:space="0" w:color="auto"/>
              <w:right w:val="single" w:sz="4" w:space="0" w:color="auto"/>
            </w:tcBorders>
            <w:shd w:val="clear" w:color="auto" w:fill="auto"/>
            <w:noWrap/>
            <w:vAlign w:val="center"/>
            <w:hideMark/>
          </w:tcPr>
          <w:p w14:paraId="131EFB07"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1417" w:type="dxa"/>
            <w:tcBorders>
              <w:top w:val="nil"/>
              <w:left w:val="nil"/>
              <w:bottom w:val="single" w:sz="4" w:space="0" w:color="auto"/>
              <w:right w:val="single" w:sz="4" w:space="0" w:color="auto"/>
            </w:tcBorders>
            <w:shd w:val="clear" w:color="auto" w:fill="auto"/>
            <w:noWrap/>
            <w:vAlign w:val="center"/>
            <w:hideMark/>
          </w:tcPr>
          <w:p w14:paraId="2690F0D2"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400</w:t>
            </w:r>
          </w:p>
        </w:tc>
        <w:tc>
          <w:tcPr>
            <w:tcW w:w="993" w:type="dxa"/>
            <w:tcBorders>
              <w:top w:val="nil"/>
              <w:left w:val="nil"/>
              <w:bottom w:val="single" w:sz="4" w:space="0" w:color="auto"/>
              <w:right w:val="single" w:sz="4" w:space="0" w:color="auto"/>
            </w:tcBorders>
            <w:shd w:val="clear" w:color="auto" w:fill="auto"/>
            <w:noWrap/>
            <w:vAlign w:val="bottom"/>
            <w:hideMark/>
          </w:tcPr>
          <w:p w14:paraId="21736163"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1-132</w:t>
            </w:r>
          </w:p>
        </w:tc>
        <w:tc>
          <w:tcPr>
            <w:tcW w:w="992" w:type="dxa"/>
            <w:tcBorders>
              <w:top w:val="nil"/>
              <w:left w:val="nil"/>
              <w:bottom w:val="single" w:sz="4" w:space="0" w:color="auto"/>
              <w:right w:val="single" w:sz="4" w:space="0" w:color="auto"/>
            </w:tcBorders>
            <w:shd w:val="clear" w:color="auto" w:fill="auto"/>
            <w:noWrap/>
            <w:vAlign w:val="bottom"/>
            <w:hideMark/>
          </w:tcPr>
          <w:p w14:paraId="626BD62C"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133-301</w:t>
            </w:r>
          </w:p>
        </w:tc>
        <w:tc>
          <w:tcPr>
            <w:tcW w:w="992" w:type="dxa"/>
            <w:tcBorders>
              <w:top w:val="nil"/>
              <w:left w:val="nil"/>
              <w:bottom w:val="single" w:sz="4" w:space="0" w:color="auto"/>
              <w:right w:val="single" w:sz="4" w:space="0" w:color="auto"/>
            </w:tcBorders>
            <w:shd w:val="clear" w:color="auto" w:fill="auto"/>
            <w:noWrap/>
            <w:vAlign w:val="bottom"/>
            <w:hideMark/>
          </w:tcPr>
          <w:p w14:paraId="5E045390"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302-400</w:t>
            </w:r>
          </w:p>
        </w:tc>
      </w:tr>
      <w:tr w:rsidR="000B2910" w:rsidRPr="008A56C4" w14:paraId="297FCD6E" w14:textId="77777777" w:rsidTr="008A56C4">
        <w:trPr>
          <w:trHeight w:val="297"/>
        </w:trPr>
        <w:tc>
          <w:tcPr>
            <w:tcW w:w="3559" w:type="dxa"/>
            <w:tcBorders>
              <w:top w:val="nil"/>
              <w:left w:val="single" w:sz="4" w:space="0" w:color="auto"/>
              <w:bottom w:val="single" w:sz="4" w:space="0" w:color="auto"/>
              <w:right w:val="single" w:sz="4" w:space="0" w:color="auto"/>
            </w:tcBorders>
            <w:shd w:val="clear" w:color="auto" w:fill="auto"/>
            <w:noWrap/>
            <w:vAlign w:val="center"/>
            <w:hideMark/>
          </w:tcPr>
          <w:p w14:paraId="050D2E64"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Average Totals Achieved</w:t>
            </w:r>
          </w:p>
        </w:tc>
        <w:tc>
          <w:tcPr>
            <w:tcW w:w="1276" w:type="dxa"/>
            <w:tcBorders>
              <w:top w:val="nil"/>
              <w:left w:val="nil"/>
              <w:bottom w:val="single" w:sz="4" w:space="0" w:color="auto"/>
              <w:right w:val="single" w:sz="4" w:space="0" w:color="auto"/>
            </w:tcBorders>
            <w:shd w:val="clear" w:color="auto" w:fill="auto"/>
            <w:noWrap/>
            <w:vAlign w:val="center"/>
            <w:hideMark/>
          </w:tcPr>
          <w:p w14:paraId="65B97370"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20</w:t>
            </w:r>
          </w:p>
        </w:tc>
        <w:tc>
          <w:tcPr>
            <w:tcW w:w="1417" w:type="dxa"/>
            <w:tcBorders>
              <w:top w:val="nil"/>
              <w:left w:val="nil"/>
              <w:bottom w:val="single" w:sz="4" w:space="0" w:color="auto"/>
              <w:right w:val="single" w:sz="4" w:space="0" w:color="auto"/>
            </w:tcBorders>
            <w:shd w:val="clear" w:color="auto" w:fill="auto"/>
            <w:noWrap/>
            <w:vAlign w:val="center"/>
            <w:hideMark/>
          </w:tcPr>
          <w:p w14:paraId="168E89F9"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100</w:t>
            </w:r>
          </w:p>
        </w:tc>
        <w:tc>
          <w:tcPr>
            <w:tcW w:w="993" w:type="dxa"/>
            <w:tcBorders>
              <w:top w:val="nil"/>
              <w:left w:val="nil"/>
              <w:bottom w:val="single" w:sz="4" w:space="0" w:color="auto"/>
              <w:right w:val="single" w:sz="4" w:space="0" w:color="auto"/>
            </w:tcBorders>
            <w:shd w:val="clear" w:color="auto" w:fill="auto"/>
            <w:noWrap/>
            <w:vAlign w:val="center"/>
            <w:hideMark/>
          </w:tcPr>
          <w:p w14:paraId="754FD9B7"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1-33</w:t>
            </w:r>
          </w:p>
        </w:tc>
        <w:tc>
          <w:tcPr>
            <w:tcW w:w="992" w:type="dxa"/>
            <w:tcBorders>
              <w:top w:val="nil"/>
              <w:left w:val="nil"/>
              <w:bottom w:val="single" w:sz="4" w:space="0" w:color="auto"/>
              <w:right w:val="single" w:sz="4" w:space="0" w:color="auto"/>
            </w:tcBorders>
            <w:shd w:val="clear" w:color="auto" w:fill="auto"/>
            <w:noWrap/>
            <w:vAlign w:val="center"/>
            <w:hideMark/>
          </w:tcPr>
          <w:p w14:paraId="13602D88"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34-75</w:t>
            </w:r>
          </w:p>
        </w:tc>
        <w:tc>
          <w:tcPr>
            <w:tcW w:w="992" w:type="dxa"/>
            <w:tcBorders>
              <w:top w:val="nil"/>
              <w:left w:val="nil"/>
              <w:bottom w:val="single" w:sz="4" w:space="0" w:color="auto"/>
              <w:right w:val="single" w:sz="4" w:space="0" w:color="auto"/>
            </w:tcBorders>
            <w:shd w:val="clear" w:color="auto" w:fill="auto"/>
            <w:noWrap/>
            <w:vAlign w:val="center"/>
            <w:hideMark/>
          </w:tcPr>
          <w:p w14:paraId="6BBF6B2F" w14:textId="77777777" w:rsidR="008A56C4" w:rsidRPr="008A56C4" w:rsidRDefault="008A56C4">
            <w:pPr>
              <w:jc w:val="center"/>
              <w:rPr>
                <w:rFonts w:ascii="Century Gothic" w:hAnsi="Century Gothic" w:cs="Arial"/>
                <w:color w:val="000000"/>
                <w:sz w:val="20"/>
                <w:szCs w:val="18"/>
                <w:lang w:eastAsia="en-GB"/>
              </w:rPr>
            </w:pPr>
            <w:r w:rsidRPr="008A56C4">
              <w:rPr>
                <w:rFonts w:ascii="Century Gothic" w:hAnsi="Century Gothic" w:cs="Arial"/>
                <w:color w:val="000000"/>
                <w:sz w:val="20"/>
                <w:szCs w:val="18"/>
                <w:lang w:eastAsia="en-GB"/>
              </w:rPr>
              <w:t>76-100</w:t>
            </w:r>
          </w:p>
        </w:tc>
      </w:tr>
    </w:tbl>
    <w:p w14:paraId="26F8C968" w14:textId="77777777" w:rsidR="008A56C4" w:rsidRDefault="008A56C4" w:rsidP="008A56C4">
      <w:pPr>
        <w:autoSpaceDE w:val="0"/>
        <w:autoSpaceDN w:val="0"/>
        <w:adjustRightInd w:val="0"/>
        <w:rPr>
          <w:rFonts w:ascii="Century Gothic" w:hAnsi="Century Gothic" w:cs="Calibri"/>
          <w:sz w:val="20"/>
          <w:szCs w:val="18"/>
          <w:lang w:eastAsia="en-GB"/>
        </w:rPr>
      </w:pPr>
    </w:p>
    <w:p w14:paraId="6F849AEA" w14:textId="77777777" w:rsidR="008A56C4" w:rsidRPr="008A56C4" w:rsidRDefault="008A56C4" w:rsidP="008A56C4">
      <w:pPr>
        <w:autoSpaceDE w:val="0"/>
        <w:autoSpaceDN w:val="0"/>
        <w:adjustRightInd w:val="0"/>
        <w:rPr>
          <w:rFonts w:ascii="Century Gothic" w:hAnsi="Century Gothic" w:cs="Calibri"/>
          <w:sz w:val="20"/>
          <w:szCs w:val="18"/>
          <w:lang w:eastAsia="en-GB"/>
        </w:rPr>
      </w:pPr>
    </w:p>
    <w:p w14:paraId="31536975" w14:textId="77777777" w:rsidR="008A56C4" w:rsidRPr="008A56C4" w:rsidRDefault="008A56C4" w:rsidP="009A418A">
      <w:pPr>
        <w:pStyle w:val="Heading2"/>
        <w:numPr>
          <w:ilvl w:val="1"/>
          <w:numId w:val="16"/>
        </w:numPr>
        <w:rPr>
          <w:rFonts w:ascii="Century Gothic" w:hAnsi="Century Gothic"/>
          <w:lang w:eastAsia="en-GB"/>
        </w:rPr>
      </w:pPr>
      <w:r w:rsidRPr="01A5FCF3">
        <w:rPr>
          <w:rFonts w:ascii="Century Gothic" w:hAnsi="Century Gothic"/>
          <w:lang w:eastAsia="en-GB"/>
        </w:rPr>
        <w:t xml:space="preserve">The 4 categories consist of 4 statements which Virgin responders will attribute a score. The range of scores is as per Table 2 below. Each score will be related to a “Traffic Light” mechanism to highlight issues as being Red, </w:t>
      </w:r>
      <w:proofErr w:type="gramStart"/>
      <w:r w:rsidRPr="01A5FCF3">
        <w:rPr>
          <w:rFonts w:ascii="Century Gothic" w:hAnsi="Century Gothic"/>
          <w:lang w:eastAsia="en-GB"/>
        </w:rPr>
        <w:t>Amber</w:t>
      </w:r>
      <w:proofErr w:type="gramEnd"/>
      <w:r w:rsidRPr="01A5FCF3">
        <w:rPr>
          <w:rFonts w:ascii="Century Gothic" w:hAnsi="Century Gothic"/>
          <w:lang w:eastAsia="en-GB"/>
        </w:rPr>
        <w:t xml:space="preserve"> or Green (RAG). Where a responder has no experience of a particular statement they can register “Not Familiar”/”NF” and this will carry no score. The scores for each of the statements will be averaged across the category, resulting in an average score for the category. </w:t>
      </w:r>
    </w:p>
    <w:p w14:paraId="21F66CDB" w14:textId="77777777" w:rsidR="007126CA" w:rsidRDefault="007126CA" w:rsidP="008A56C4">
      <w:pPr>
        <w:autoSpaceDE w:val="0"/>
        <w:autoSpaceDN w:val="0"/>
        <w:adjustRightInd w:val="0"/>
        <w:spacing w:after="160" w:line="323" w:lineRule="atLeast"/>
        <w:jc w:val="center"/>
        <w:rPr>
          <w:rFonts w:ascii="Century Gothic" w:hAnsi="Century Gothic" w:cs="Arial"/>
          <w:b/>
          <w:sz w:val="20"/>
          <w:szCs w:val="18"/>
          <w:lang w:eastAsia="en-GB"/>
        </w:rPr>
      </w:pPr>
    </w:p>
    <w:p w14:paraId="1C19DF02" w14:textId="033EF981" w:rsidR="008A56C4" w:rsidRPr="008A56C4" w:rsidRDefault="008A56C4" w:rsidP="008A56C4">
      <w:pPr>
        <w:autoSpaceDE w:val="0"/>
        <w:autoSpaceDN w:val="0"/>
        <w:adjustRightInd w:val="0"/>
        <w:spacing w:after="160" w:line="323" w:lineRule="atLeast"/>
        <w:jc w:val="center"/>
        <w:rPr>
          <w:rFonts w:ascii="Century Gothic" w:hAnsi="Century Gothic" w:cs="Arial"/>
          <w:b/>
          <w:sz w:val="20"/>
          <w:szCs w:val="18"/>
          <w:lang w:eastAsia="en-GB"/>
        </w:rPr>
      </w:pPr>
      <w:r w:rsidRPr="008A56C4">
        <w:rPr>
          <w:rFonts w:ascii="Century Gothic" w:hAnsi="Century Gothic" w:cs="Arial"/>
          <w:b/>
          <w:sz w:val="20"/>
          <w:szCs w:val="18"/>
          <w:lang w:eastAsia="en-GB"/>
        </w:rPr>
        <w:t>Table 2 – Range of scores</w:t>
      </w:r>
    </w:p>
    <w:tbl>
      <w:tblPr>
        <w:tblW w:w="7440" w:type="dxa"/>
        <w:tblInd w:w="-10" w:type="dxa"/>
        <w:tblLook w:val="04A0" w:firstRow="1" w:lastRow="0" w:firstColumn="1" w:lastColumn="0" w:noHBand="0" w:noVBand="1"/>
      </w:tblPr>
      <w:tblGrid>
        <w:gridCol w:w="1420"/>
        <w:gridCol w:w="4820"/>
        <w:gridCol w:w="1200"/>
      </w:tblGrid>
      <w:tr w:rsidR="002037B2" w:rsidRPr="008A56C4" w14:paraId="7341C4C2" w14:textId="77777777" w:rsidTr="008A56C4">
        <w:trPr>
          <w:trHeight w:val="315"/>
        </w:trPr>
        <w:tc>
          <w:tcPr>
            <w:tcW w:w="142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78D0C7F"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RAG</w:t>
            </w:r>
          </w:p>
        </w:tc>
        <w:tc>
          <w:tcPr>
            <w:tcW w:w="4820" w:type="dxa"/>
            <w:tcBorders>
              <w:top w:val="single" w:sz="8" w:space="0" w:color="auto"/>
              <w:left w:val="nil"/>
              <w:bottom w:val="single" w:sz="4" w:space="0" w:color="auto"/>
              <w:right w:val="single" w:sz="4" w:space="0" w:color="auto"/>
            </w:tcBorders>
            <w:shd w:val="clear" w:color="auto" w:fill="auto"/>
            <w:noWrap/>
            <w:vAlign w:val="bottom"/>
            <w:hideMark/>
          </w:tcPr>
          <w:p w14:paraId="69252386" w14:textId="77777777" w:rsidR="008A56C4" w:rsidRPr="008A56C4" w:rsidRDefault="008A56C4">
            <w:pPr>
              <w:rPr>
                <w:rFonts w:ascii="Century Gothic" w:hAnsi="Century Gothic" w:cs="Arial"/>
                <w:sz w:val="20"/>
                <w:szCs w:val="18"/>
                <w:lang w:eastAsia="en-GB"/>
              </w:rPr>
            </w:pPr>
            <w:r w:rsidRPr="008A56C4">
              <w:rPr>
                <w:rFonts w:ascii="Century Gothic" w:hAnsi="Century Gothic" w:cs="Arial"/>
                <w:sz w:val="20"/>
                <w:szCs w:val="18"/>
                <w:lang w:eastAsia="en-GB"/>
              </w:rPr>
              <w:t>Description</w:t>
            </w:r>
          </w:p>
        </w:tc>
        <w:tc>
          <w:tcPr>
            <w:tcW w:w="1200" w:type="dxa"/>
            <w:tcBorders>
              <w:top w:val="single" w:sz="8" w:space="0" w:color="auto"/>
              <w:left w:val="nil"/>
              <w:bottom w:val="single" w:sz="4" w:space="0" w:color="auto"/>
              <w:right w:val="single" w:sz="8" w:space="0" w:color="auto"/>
            </w:tcBorders>
            <w:shd w:val="clear" w:color="auto" w:fill="auto"/>
            <w:noWrap/>
            <w:vAlign w:val="bottom"/>
            <w:hideMark/>
          </w:tcPr>
          <w:p w14:paraId="50D0BF25"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Score</w:t>
            </w:r>
          </w:p>
        </w:tc>
      </w:tr>
      <w:tr w:rsidR="002037B2" w:rsidRPr="008A56C4" w14:paraId="545CA92D" w14:textId="77777777" w:rsidTr="008A56C4">
        <w:trPr>
          <w:trHeight w:val="300"/>
        </w:trPr>
        <w:tc>
          <w:tcPr>
            <w:tcW w:w="1420" w:type="dxa"/>
            <w:tcBorders>
              <w:top w:val="nil"/>
              <w:left w:val="single" w:sz="8" w:space="0" w:color="auto"/>
              <w:bottom w:val="single" w:sz="4" w:space="0" w:color="auto"/>
              <w:right w:val="single" w:sz="4" w:space="0" w:color="auto"/>
            </w:tcBorders>
            <w:shd w:val="clear" w:color="000000" w:fill="FF0000"/>
            <w:noWrap/>
            <w:vAlign w:val="bottom"/>
            <w:hideMark/>
          </w:tcPr>
          <w:p w14:paraId="3D2629E8"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R</w:t>
            </w:r>
          </w:p>
        </w:tc>
        <w:tc>
          <w:tcPr>
            <w:tcW w:w="4820" w:type="dxa"/>
            <w:tcBorders>
              <w:top w:val="nil"/>
              <w:left w:val="nil"/>
              <w:bottom w:val="single" w:sz="4" w:space="0" w:color="auto"/>
              <w:right w:val="single" w:sz="4" w:space="0" w:color="auto"/>
            </w:tcBorders>
            <w:shd w:val="clear" w:color="000000" w:fill="FF0000"/>
            <w:noWrap/>
            <w:vAlign w:val="bottom"/>
            <w:hideMark/>
          </w:tcPr>
          <w:p w14:paraId="7C22849E" w14:textId="5D2DC71C" w:rsidR="008A56C4" w:rsidRPr="008A56C4" w:rsidRDefault="001F4AD9">
            <w:pPr>
              <w:rPr>
                <w:rFonts w:ascii="Century Gothic" w:hAnsi="Century Gothic" w:cs="Arial"/>
                <w:sz w:val="20"/>
                <w:szCs w:val="18"/>
                <w:lang w:eastAsia="en-GB"/>
              </w:rPr>
            </w:pPr>
            <w:r>
              <w:rPr>
                <w:rFonts w:ascii="Century Gothic" w:hAnsi="Century Gothic" w:cs="Arial"/>
                <w:sz w:val="20"/>
                <w:szCs w:val="18"/>
                <w:lang w:eastAsia="en-GB"/>
              </w:rPr>
              <w:t>P</w:t>
            </w:r>
            <w:r w:rsidR="008A56C4" w:rsidRPr="008A56C4">
              <w:rPr>
                <w:rFonts w:ascii="Century Gothic" w:hAnsi="Century Gothic" w:cs="Arial"/>
                <w:sz w:val="20"/>
                <w:szCs w:val="18"/>
                <w:lang w:eastAsia="en-GB"/>
              </w:rPr>
              <w:t>oor service</w:t>
            </w:r>
          </w:p>
        </w:tc>
        <w:tc>
          <w:tcPr>
            <w:tcW w:w="1200" w:type="dxa"/>
            <w:tcBorders>
              <w:top w:val="nil"/>
              <w:left w:val="nil"/>
              <w:bottom w:val="single" w:sz="4" w:space="0" w:color="auto"/>
              <w:right w:val="single" w:sz="8" w:space="0" w:color="auto"/>
            </w:tcBorders>
            <w:shd w:val="clear" w:color="000000" w:fill="FF0000"/>
            <w:noWrap/>
            <w:vAlign w:val="bottom"/>
            <w:hideMark/>
          </w:tcPr>
          <w:p w14:paraId="53468B59"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1</w:t>
            </w:r>
          </w:p>
        </w:tc>
      </w:tr>
      <w:tr w:rsidR="002037B2" w:rsidRPr="008A56C4" w14:paraId="4048858D" w14:textId="77777777" w:rsidTr="008A56C4">
        <w:trPr>
          <w:trHeight w:val="300"/>
        </w:trPr>
        <w:tc>
          <w:tcPr>
            <w:tcW w:w="1420" w:type="dxa"/>
            <w:tcBorders>
              <w:top w:val="nil"/>
              <w:left w:val="single" w:sz="8" w:space="0" w:color="auto"/>
              <w:bottom w:val="single" w:sz="4" w:space="0" w:color="auto"/>
              <w:right w:val="single" w:sz="4" w:space="0" w:color="auto"/>
            </w:tcBorders>
            <w:shd w:val="clear" w:color="000000" w:fill="FFC000"/>
            <w:noWrap/>
            <w:vAlign w:val="bottom"/>
            <w:hideMark/>
          </w:tcPr>
          <w:p w14:paraId="27340086"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A</w:t>
            </w:r>
          </w:p>
        </w:tc>
        <w:tc>
          <w:tcPr>
            <w:tcW w:w="4820" w:type="dxa"/>
            <w:tcBorders>
              <w:top w:val="nil"/>
              <w:left w:val="nil"/>
              <w:bottom w:val="single" w:sz="4" w:space="0" w:color="auto"/>
              <w:right w:val="single" w:sz="4" w:space="0" w:color="auto"/>
            </w:tcBorders>
            <w:shd w:val="clear" w:color="000000" w:fill="FFC000"/>
            <w:noWrap/>
            <w:vAlign w:val="bottom"/>
            <w:hideMark/>
          </w:tcPr>
          <w:p w14:paraId="1104D39F" w14:textId="77777777" w:rsidR="008A56C4" w:rsidRPr="008A56C4" w:rsidRDefault="008A56C4">
            <w:pPr>
              <w:rPr>
                <w:rFonts w:ascii="Century Gothic" w:hAnsi="Century Gothic" w:cs="Arial"/>
                <w:sz w:val="20"/>
                <w:szCs w:val="18"/>
                <w:lang w:eastAsia="en-GB"/>
              </w:rPr>
            </w:pPr>
            <w:r w:rsidRPr="008A56C4">
              <w:rPr>
                <w:rFonts w:ascii="Century Gothic" w:hAnsi="Century Gothic" w:cs="Arial"/>
                <w:sz w:val="20"/>
                <w:szCs w:val="18"/>
                <w:lang w:eastAsia="en-GB"/>
              </w:rPr>
              <w:t>Good service</w:t>
            </w:r>
          </w:p>
        </w:tc>
        <w:tc>
          <w:tcPr>
            <w:tcW w:w="1200" w:type="dxa"/>
            <w:tcBorders>
              <w:top w:val="nil"/>
              <w:left w:val="nil"/>
              <w:bottom w:val="single" w:sz="4" w:space="0" w:color="auto"/>
              <w:right w:val="single" w:sz="8" w:space="0" w:color="auto"/>
            </w:tcBorders>
            <w:shd w:val="clear" w:color="000000" w:fill="FFC000"/>
            <w:noWrap/>
            <w:vAlign w:val="bottom"/>
            <w:hideMark/>
          </w:tcPr>
          <w:p w14:paraId="0137446C"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3</w:t>
            </w:r>
          </w:p>
        </w:tc>
      </w:tr>
      <w:tr w:rsidR="002037B2" w:rsidRPr="008A56C4" w14:paraId="0C2F350F" w14:textId="77777777" w:rsidTr="008A56C4">
        <w:trPr>
          <w:trHeight w:val="300"/>
        </w:trPr>
        <w:tc>
          <w:tcPr>
            <w:tcW w:w="1420" w:type="dxa"/>
            <w:tcBorders>
              <w:top w:val="nil"/>
              <w:left w:val="single" w:sz="8" w:space="0" w:color="auto"/>
              <w:bottom w:val="single" w:sz="4" w:space="0" w:color="auto"/>
              <w:right w:val="single" w:sz="4" w:space="0" w:color="auto"/>
            </w:tcBorders>
            <w:shd w:val="clear" w:color="000000" w:fill="92D050"/>
            <w:noWrap/>
            <w:vAlign w:val="bottom"/>
            <w:hideMark/>
          </w:tcPr>
          <w:p w14:paraId="39385368"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G</w:t>
            </w:r>
          </w:p>
        </w:tc>
        <w:tc>
          <w:tcPr>
            <w:tcW w:w="4820" w:type="dxa"/>
            <w:tcBorders>
              <w:top w:val="nil"/>
              <w:left w:val="nil"/>
              <w:bottom w:val="single" w:sz="4" w:space="0" w:color="auto"/>
              <w:right w:val="single" w:sz="4" w:space="0" w:color="auto"/>
            </w:tcBorders>
            <w:shd w:val="clear" w:color="000000" w:fill="92D050"/>
            <w:noWrap/>
            <w:vAlign w:val="bottom"/>
            <w:hideMark/>
          </w:tcPr>
          <w:p w14:paraId="40E49246" w14:textId="77777777" w:rsidR="008A56C4" w:rsidRPr="008A56C4" w:rsidRDefault="008A56C4">
            <w:pPr>
              <w:rPr>
                <w:rFonts w:ascii="Century Gothic" w:hAnsi="Century Gothic" w:cs="Arial"/>
                <w:sz w:val="20"/>
                <w:szCs w:val="18"/>
                <w:lang w:eastAsia="en-GB"/>
              </w:rPr>
            </w:pPr>
            <w:r w:rsidRPr="008A56C4">
              <w:rPr>
                <w:rFonts w:ascii="Century Gothic" w:hAnsi="Century Gothic" w:cs="Arial"/>
                <w:sz w:val="20"/>
                <w:szCs w:val="18"/>
                <w:lang w:eastAsia="en-GB"/>
              </w:rPr>
              <w:t>Exceptional Service</w:t>
            </w:r>
          </w:p>
        </w:tc>
        <w:tc>
          <w:tcPr>
            <w:tcW w:w="1200" w:type="dxa"/>
            <w:tcBorders>
              <w:top w:val="nil"/>
              <w:left w:val="nil"/>
              <w:bottom w:val="single" w:sz="4" w:space="0" w:color="auto"/>
              <w:right w:val="single" w:sz="8" w:space="0" w:color="auto"/>
            </w:tcBorders>
            <w:shd w:val="clear" w:color="000000" w:fill="92D050"/>
            <w:noWrap/>
            <w:vAlign w:val="bottom"/>
            <w:hideMark/>
          </w:tcPr>
          <w:p w14:paraId="1BCC6AF0"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4</w:t>
            </w:r>
          </w:p>
        </w:tc>
      </w:tr>
      <w:tr w:rsidR="002037B2" w:rsidRPr="008A56C4" w14:paraId="4E6E64D0" w14:textId="77777777" w:rsidTr="008A56C4">
        <w:trPr>
          <w:trHeight w:val="315"/>
        </w:trPr>
        <w:tc>
          <w:tcPr>
            <w:tcW w:w="1420" w:type="dxa"/>
            <w:tcBorders>
              <w:top w:val="nil"/>
              <w:left w:val="single" w:sz="8" w:space="0" w:color="auto"/>
              <w:bottom w:val="single" w:sz="8" w:space="0" w:color="auto"/>
              <w:right w:val="single" w:sz="4" w:space="0" w:color="auto"/>
            </w:tcBorders>
            <w:shd w:val="clear" w:color="000000" w:fill="A5A5A5"/>
            <w:noWrap/>
            <w:vAlign w:val="bottom"/>
            <w:hideMark/>
          </w:tcPr>
          <w:p w14:paraId="0A1338F3"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NF</w:t>
            </w:r>
          </w:p>
        </w:tc>
        <w:tc>
          <w:tcPr>
            <w:tcW w:w="4820" w:type="dxa"/>
            <w:tcBorders>
              <w:top w:val="nil"/>
              <w:left w:val="nil"/>
              <w:bottom w:val="single" w:sz="8" w:space="0" w:color="auto"/>
              <w:right w:val="single" w:sz="4" w:space="0" w:color="auto"/>
            </w:tcBorders>
            <w:shd w:val="clear" w:color="000000" w:fill="A5A5A5"/>
            <w:noWrap/>
            <w:vAlign w:val="bottom"/>
            <w:hideMark/>
          </w:tcPr>
          <w:p w14:paraId="1E7C741B" w14:textId="77777777" w:rsidR="008A56C4" w:rsidRPr="008A56C4" w:rsidRDefault="008A56C4">
            <w:pPr>
              <w:rPr>
                <w:rFonts w:ascii="Century Gothic" w:hAnsi="Century Gothic" w:cs="Arial"/>
                <w:sz w:val="20"/>
                <w:szCs w:val="18"/>
                <w:lang w:eastAsia="en-GB"/>
              </w:rPr>
            </w:pPr>
            <w:r w:rsidRPr="008A56C4">
              <w:rPr>
                <w:rFonts w:ascii="Century Gothic" w:hAnsi="Century Gothic" w:cs="Arial"/>
                <w:sz w:val="20"/>
                <w:szCs w:val="18"/>
                <w:lang w:eastAsia="en-GB"/>
              </w:rPr>
              <w:t>Not Familiar</w:t>
            </w:r>
          </w:p>
        </w:tc>
        <w:tc>
          <w:tcPr>
            <w:tcW w:w="1200" w:type="dxa"/>
            <w:tcBorders>
              <w:top w:val="nil"/>
              <w:left w:val="nil"/>
              <w:bottom w:val="single" w:sz="8" w:space="0" w:color="auto"/>
              <w:right w:val="single" w:sz="8" w:space="0" w:color="auto"/>
            </w:tcBorders>
            <w:shd w:val="clear" w:color="000000" w:fill="A5A5A5"/>
            <w:noWrap/>
            <w:vAlign w:val="bottom"/>
            <w:hideMark/>
          </w:tcPr>
          <w:p w14:paraId="277F01A2" w14:textId="77777777" w:rsidR="008A56C4" w:rsidRPr="008A56C4" w:rsidRDefault="008A56C4">
            <w:pPr>
              <w:jc w:val="center"/>
              <w:rPr>
                <w:rFonts w:ascii="Century Gothic" w:hAnsi="Century Gothic" w:cs="Arial"/>
                <w:sz w:val="20"/>
                <w:szCs w:val="18"/>
                <w:lang w:eastAsia="en-GB"/>
              </w:rPr>
            </w:pPr>
            <w:r w:rsidRPr="008A56C4">
              <w:rPr>
                <w:rFonts w:ascii="Century Gothic" w:hAnsi="Century Gothic" w:cs="Arial"/>
                <w:sz w:val="20"/>
                <w:szCs w:val="18"/>
                <w:lang w:eastAsia="en-GB"/>
              </w:rPr>
              <w:t>NF</w:t>
            </w:r>
          </w:p>
        </w:tc>
      </w:tr>
    </w:tbl>
    <w:p w14:paraId="7C1E6BE8" w14:textId="77777777" w:rsidR="008A56C4" w:rsidRPr="008A56C4" w:rsidRDefault="008A56C4" w:rsidP="008A56C4">
      <w:pPr>
        <w:autoSpaceDE w:val="0"/>
        <w:autoSpaceDN w:val="0"/>
        <w:adjustRightInd w:val="0"/>
        <w:ind w:left="567" w:hanging="567"/>
        <w:rPr>
          <w:rFonts w:ascii="Century Gothic" w:hAnsi="Century Gothic" w:cs="Arial"/>
          <w:color w:val="000000"/>
          <w:sz w:val="20"/>
          <w:szCs w:val="18"/>
          <w:lang w:eastAsia="en-GB"/>
        </w:rPr>
      </w:pPr>
    </w:p>
    <w:p w14:paraId="4E72F4D0" w14:textId="04E31EC2" w:rsidR="008A56C4" w:rsidRPr="00A652A6" w:rsidRDefault="008A56C4" w:rsidP="471ECF28">
      <w:pPr>
        <w:pStyle w:val="BodyText2"/>
        <w:spacing w:after="120"/>
        <w:rPr>
          <w:rFonts w:ascii="Century Gothic" w:hAnsi="Century Gothic" w:cs="Arial"/>
          <w:sz w:val="20"/>
          <w:lang w:eastAsia="en-GB"/>
        </w:rPr>
      </w:pPr>
    </w:p>
    <w:p w14:paraId="2B26B491" w14:textId="77777777" w:rsidR="008A56C4" w:rsidRPr="00A652A6" w:rsidRDefault="008A56C4" w:rsidP="008A56C4">
      <w:pPr>
        <w:pStyle w:val="BodyText2"/>
        <w:spacing w:after="120"/>
        <w:ind w:left="0"/>
        <w:rPr>
          <w:rFonts w:asciiTheme="minorHAnsi" w:hAnsiTheme="minorHAnsi"/>
          <w:b/>
          <w:sz w:val="20"/>
          <w:szCs w:val="18"/>
        </w:rPr>
      </w:pPr>
    </w:p>
    <w:p w14:paraId="06E9F2D3" w14:textId="77777777" w:rsidR="008A56C4" w:rsidRPr="00A652A6" w:rsidRDefault="008A56C4" w:rsidP="008A56C4">
      <w:pPr>
        <w:pStyle w:val="BodyText2"/>
        <w:spacing w:after="120"/>
        <w:ind w:left="0"/>
        <w:rPr>
          <w:rFonts w:asciiTheme="minorHAnsi" w:hAnsiTheme="minorHAnsi"/>
          <w:b/>
          <w:sz w:val="20"/>
          <w:szCs w:val="18"/>
        </w:rPr>
      </w:pPr>
    </w:p>
    <w:p w14:paraId="58153B74" w14:textId="77777777" w:rsidR="008A56C4" w:rsidRPr="00A652A6" w:rsidRDefault="008A56C4" w:rsidP="008A56C4">
      <w:pPr>
        <w:jc w:val="left"/>
        <w:rPr>
          <w:rFonts w:asciiTheme="minorHAnsi" w:hAnsiTheme="minorHAnsi"/>
          <w:b/>
        </w:rPr>
      </w:pPr>
    </w:p>
    <w:p w14:paraId="0553E695" w14:textId="77777777" w:rsidR="002062F5" w:rsidRDefault="002062F5" w:rsidP="002062F5">
      <w:pPr>
        <w:pStyle w:val="BodyText2"/>
        <w:spacing w:after="120"/>
        <w:ind w:left="0"/>
        <w:rPr>
          <w:rFonts w:asciiTheme="minorHAnsi" w:hAnsiTheme="minorHAnsi"/>
          <w:b/>
          <w:sz w:val="20"/>
          <w:szCs w:val="18"/>
        </w:rPr>
      </w:pPr>
    </w:p>
    <w:p w14:paraId="7EC18305" w14:textId="77777777" w:rsidR="002062F5" w:rsidRDefault="002062F5" w:rsidP="002062F5">
      <w:pPr>
        <w:pStyle w:val="BodyText2"/>
        <w:spacing w:after="120"/>
        <w:ind w:left="0"/>
        <w:rPr>
          <w:rFonts w:asciiTheme="minorHAnsi" w:hAnsiTheme="minorHAnsi"/>
          <w:b/>
          <w:sz w:val="20"/>
          <w:szCs w:val="18"/>
        </w:rPr>
      </w:pPr>
    </w:p>
    <w:p w14:paraId="60CC4D0D" w14:textId="77777777" w:rsidR="002062F5" w:rsidRDefault="002062F5" w:rsidP="002062F5">
      <w:pPr>
        <w:pStyle w:val="BodyText2"/>
        <w:spacing w:after="120"/>
        <w:ind w:left="0"/>
        <w:rPr>
          <w:rFonts w:asciiTheme="minorHAnsi" w:hAnsiTheme="minorHAnsi"/>
          <w:b/>
          <w:sz w:val="20"/>
          <w:szCs w:val="18"/>
        </w:rPr>
      </w:pPr>
    </w:p>
    <w:p w14:paraId="18B4DDD7" w14:textId="77777777" w:rsidR="002062F5" w:rsidRPr="00A652A6" w:rsidRDefault="002062F5" w:rsidP="002062F5">
      <w:pPr>
        <w:pStyle w:val="BodyText2"/>
        <w:spacing w:after="120"/>
        <w:ind w:left="0"/>
        <w:rPr>
          <w:rFonts w:asciiTheme="minorHAnsi" w:hAnsiTheme="minorHAnsi"/>
          <w:b/>
          <w:sz w:val="20"/>
          <w:szCs w:val="18"/>
        </w:rPr>
      </w:pPr>
    </w:p>
    <w:p w14:paraId="32D2090F" w14:textId="0CB6E08E" w:rsidR="00896F57" w:rsidRPr="00912EC7" w:rsidRDefault="00896F57" w:rsidP="00896F57">
      <w:pPr>
        <w:pStyle w:val="BodyText2"/>
        <w:rPr>
          <w:rFonts w:ascii="Century Gothic" w:hAnsi="Century Gothic"/>
          <w:sz w:val="20"/>
          <w:szCs w:val="18"/>
        </w:rPr>
      </w:pPr>
    </w:p>
    <w:p w14:paraId="6095B774" w14:textId="77777777" w:rsidR="007126CA" w:rsidRDefault="007126CA" w:rsidP="009A4DF3">
      <w:pPr>
        <w:pStyle w:val="BodyText2"/>
        <w:spacing w:after="120"/>
        <w:ind w:left="0"/>
        <w:rPr>
          <w:rFonts w:ascii="Century Gothic" w:hAnsi="Century Gothic"/>
          <w:b/>
          <w:sz w:val="20"/>
          <w:szCs w:val="18"/>
        </w:rPr>
        <w:sectPr w:rsidR="007126CA" w:rsidSect="00400631">
          <w:pgSz w:w="11900" w:h="16840"/>
          <w:pgMar w:top="992" w:right="1440" w:bottom="1440" w:left="1418" w:header="720" w:footer="720" w:gutter="0"/>
          <w:cols w:space="720" w:equalWidth="0">
            <w:col w:w="9042"/>
          </w:cols>
          <w:noEndnote/>
        </w:sectPr>
      </w:pPr>
    </w:p>
    <w:tbl>
      <w:tblPr>
        <w:tblW w:w="15168" w:type="dxa"/>
        <w:tblInd w:w="-709" w:type="dxa"/>
        <w:tblLook w:val="04A0" w:firstRow="1" w:lastRow="0" w:firstColumn="1" w:lastColumn="0" w:noHBand="0" w:noVBand="1"/>
      </w:tblPr>
      <w:tblGrid>
        <w:gridCol w:w="960"/>
        <w:gridCol w:w="981"/>
        <w:gridCol w:w="4735"/>
        <w:gridCol w:w="732"/>
        <w:gridCol w:w="610"/>
        <w:gridCol w:w="709"/>
        <w:gridCol w:w="850"/>
        <w:gridCol w:w="4599"/>
        <w:gridCol w:w="992"/>
      </w:tblGrid>
      <w:tr w:rsidR="005A547A" w:rsidRPr="00A652A6" w14:paraId="1C8E83CA" w14:textId="77777777" w:rsidTr="00954520">
        <w:trPr>
          <w:trHeight w:val="660"/>
        </w:trPr>
        <w:tc>
          <w:tcPr>
            <w:tcW w:w="8018" w:type="dxa"/>
            <w:gridSpan w:val="5"/>
            <w:tcBorders>
              <w:top w:val="nil"/>
              <w:left w:val="nil"/>
              <w:bottom w:val="nil"/>
              <w:right w:val="nil"/>
            </w:tcBorders>
            <w:shd w:val="clear" w:color="000000" w:fill="FFFFFF"/>
            <w:noWrap/>
            <w:vAlign w:val="center"/>
            <w:hideMark/>
          </w:tcPr>
          <w:p w14:paraId="463A1105" w14:textId="6B277AD5" w:rsidR="00F6062A" w:rsidRPr="00F6062A" w:rsidRDefault="00F6062A">
            <w:pPr>
              <w:jc w:val="left"/>
              <w:rPr>
                <w:rFonts w:ascii="Century Gothic" w:hAnsi="Century Gothic" w:cs="Calibri"/>
                <w:b/>
                <w:bCs/>
                <w:color w:val="000000"/>
                <w:sz w:val="16"/>
                <w:szCs w:val="16"/>
                <w:u w:val="single"/>
                <w:lang w:eastAsia="en-GB"/>
              </w:rPr>
            </w:pPr>
            <w:r>
              <w:rPr>
                <w:rFonts w:ascii="Century Gothic" w:hAnsi="Century Gothic" w:cs="Calibri"/>
                <w:b/>
                <w:bCs/>
                <w:color w:val="000000"/>
                <w:sz w:val="16"/>
                <w:szCs w:val="16"/>
                <w:u w:val="single"/>
                <w:lang w:eastAsia="en-GB"/>
              </w:rPr>
              <w:lastRenderedPageBreak/>
              <w:t>APPENDIX 1 TO SCHEDULE 9</w:t>
            </w:r>
          </w:p>
          <w:p w14:paraId="46842245" w14:textId="77777777" w:rsidR="00F6062A" w:rsidRDefault="00F6062A">
            <w:pPr>
              <w:jc w:val="left"/>
              <w:rPr>
                <w:rFonts w:ascii="Century Gothic" w:hAnsi="Century Gothic" w:cs="Calibri"/>
                <w:b/>
                <w:bCs/>
                <w:color w:val="000000"/>
                <w:sz w:val="16"/>
                <w:szCs w:val="16"/>
                <w:lang w:eastAsia="en-GB"/>
              </w:rPr>
            </w:pPr>
          </w:p>
          <w:p w14:paraId="0F386EBD" w14:textId="41D5EA23" w:rsidR="00775F71" w:rsidRPr="00A652A6" w:rsidRDefault="00775F71">
            <w:pPr>
              <w:jc w:val="left"/>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Virgin Atlantic - Inflight Service Supplier Relationship Appraisal Audit</w:t>
            </w:r>
          </w:p>
        </w:tc>
        <w:tc>
          <w:tcPr>
            <w:tcW w:w="709" w:type="dxa"/>
            <w:tcBorders>
              <w:top w:val="nil"/>
              <w:left w:val="nil"/>
              <w:bottom w:val="nil"/>
              <w:right w:val="nil"/>
            </w:tcBorders>
            <w:shd w:val="clear" w:color="000000" w:fill="FFFFFF"/>
            <w:noWrap/>
            <w:vAlign w:val="center"/>
            <w:hideMark/>
          </w:tcPr>
          <w:p w14:paraId="02FCFA57"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nil"/>
              <w:right w:val="nil"/>
            </w:tcBorders>
            <w:shd w:val="clear" w:color="000000" w:fill="FFFFFF"/>
            <w:noWrap/>
            <w:vAlign w:val="center"/>
            <w:hideMark/>
          </w:tcPr>
          <w:p w14:paraId="3E1C9F7E"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nil"/>
              <w:right w:val="nil"/>
            </w:tcBorders>
            <w:shd w:val="clear" w:color="000000" w:fill="FFFFFF"/>
            <w:noWrap/>
            <w:vAlign w:val="center"/>
            <w:hideMark/>
          </w:tcPr>
          <w:p w14:paraId="6B1F6DFA"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14:paraId="2FCB126C"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002037B2" w:rsidRPr="00A652A6" w14:paraId="75074EA6" w14:textId="77777777" w:rsidTr="00954520">
        <w:trPr>
          <w:trHeight w:val="285"/>
        </w:trPr>
        <w:tc>
          <w:tcPr>
            <w:tcW w:w="1941" w:type="dxa"/>
            <w:gridSpan w:val="2"/>
            <w:tcBorders>
              <w:top w:val="nil"/>
              <w:left w:val="nil"/>
              <w:bottom w:val="nil"/>
              <w:right w:val="nil"/>
            </w:tcBorders>
            <w:shd w:val="clear" w:color="000000" w:fill="FFFFFF"/>
            <w:noWrap/>
            <w:vAlign w:val="bottom"/>
            <w:hideMark/>
          </w:tcPr>
          <w:p w14:paraId="2262ABF5"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Company name</w:t>
            </w:r>
          </w:p>
        </w:tc>
        <w:tc>
          <w:tcPr>
            <w:tcW w:w="4735" w:type="dxa"/>
            <w:tcBorders>
              <w:top w:val="single" w:sz="8" w:space="0" w:color="auto"/>
              <w:left w:val="single" w:sz="8" w:space="0" w:color="auto"/>
              <w:bottom w:val="single" w:sz="8" w:space="0" w:color="auto"/>
              <w:right w:val="single" w:sz="8" w:space="0" w:color="auto"/>
            </w:tcBorders>
            <w:shd w:val="clear" w:color="000000" w:fill="FFFFFF"/>
            <w:vAlign w:val="bottom"/>
            <w:hideMark/>
          </w:tcPr>
          <w:p w14:paraId="3E6BAC19" w14:textId="77777777" w:rsidR="00775F71" w:rsidRPr="00A652A6" w:rsidRDefault="00775F71">
            <w:pPr>
              <w:jc w:val="left"/>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14:paraId="43B6099B"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2169" w:type="dxa"/>
            <w:gridSpan w:val="3"/>
            <w:tcBorders>
              <w:top w:val="nil"/>
              <w:left w:val="nil"/>
              <w:bottom w:val="nil"/>
              <w:right w:val="nil"/>
            </w:tcBorders>
            <w:shd w:val="clear" w:color="000000" w:fill="FFFFFF"/>
            <w:noWrap/>
            <w:vAlign w:val="center"/>
            <w:hideMark/>
          </w:tcPr>
          <w:p w14:paraId="399B66EF"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Account Manager</w:t>
            </w:r>
          </w:p>
        </w:tc>
        <w:tc>
          <w:tcPr>
            <w:tcW w:w="4599" w:type="dxa"/>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19C8C0AF"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14:paraId="4594B597"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002037B2" w:rsidRPr="00A652A6" w14:paraId="7FBB5A85" w14:textId="77777777" w:rsidTr="00954520">
        <w:trPr>
          <w:trHeight w:val="285"/>
        </w:trPr>
        <w:tc>
          <w:tcPr>
            <w:tcW w:w="1941" w:type="dxa"/>
            <w:gridSpan w:val="2"/>
            <w:tcBorders>
              <w:top w:val="nil"/>
              <w:left w:val="nil"/>
              <w:bottom w:val="nil"/>
              <w:right w:val="single" w:sz="8" w:space="0" w:color="000000"/>
            </w:tcBorders>
            <w:shd w:val="clear" w:color="000000" w:fill="FFFFFF"/>
            <w:noWrap/>
            <w:vAlign w:val="bottom"/>
            <w:hideMark/>
          </w:tcPr>
          <w:p w14:paraId="34612C9E"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Date of scorecard</w:t>
            </w:r>
          </w:p>
        </w:tc>
        <w:tc>
          <w:tcPr>
            <w:tcW w:w="4735" w:type="dxa"/>
            <w:tcBorders>
              <w:top w:val="nil"/>
              <w:left w:val="nil"/>
              <w:bottom w:val="single" w:sz="8" w:space="0" w:color="auto"/>
              <w:right w:val="single" w:sz="8" w:space="0" w:color="auto"/>
            </w:tcBorders>
            <w:shd w:val="clear" w:color="000000" w:fill="A6A6A6"/>
            <w:vAlign w:val="bottom"/>
            <w:hideMark/>
          </w:tcPr>
          <w:p w14:paraId="0EF97C0C"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14:paraId="14189940"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1319" w:type="dxa"/>
            <w:gridSpan w:val="2"/>
            <w:tcBorders>
              <w:top w:val="nil"/>
              <w:left w:val="nil"/>
              <w:bottom w:val="nil"/>
              <w:right w:val="nil"/>
            </w:tcBorders>
            <w:shd w:val="clear" w:color="000000" w:fill="FFFFFF"/>
            <w:noWrap/>
            <w:vAlign w:val="center"/>
            <w:hideMark/>
          </w:tcPr>
          <w:p w14:paraId="0EBBEB45"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Your Name</w:t>
            </w:r>
          </w:p>
        </w:tc>
        <w:tc>
          <w:tcPr>
            <w:tcW w:w="850" w:type="dxa"/>
            <w:tcBorders>
              <w:top w:val="nil"/>
              <w:left w:val="nil"/>
              <w:bottom w:val="nil"/>
              <w:right w:val="nil"/>
            </w:tcBorders>
            <w:shd w:val="clear" w:color="000000" w:fill="FFFFFF"/>
            <w:noWrap/>
            <w:vAlign w:val="center"/>
            <w:hideMark/>
          </w:tcPr>
          <w:p w14:paraId="5A3D6053"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single" w:sz="8" w:space="0" w:color="auto"/>
              <w:bottom w:val="single" w:sz="8" w:space="0" w:color="auto"/>
              <w:right w:val="single" w:sz="8" w:space="0" w:color="auto"/>
            </w:tcBorders>
            <w:shd w:val="clear" w:color="000000" w:fill="A6A6A6"/>
            <w:noWrap/>
            <w:vAlign w:val="center"/>
            <w:hideMark/>
          </w:tcPr>
          <w:p w14:paraId="7FA53B12"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14:paraId="00D82977"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002037B2" w:rsidRPr="00A652A6" w14:paraId="24A75FDF" w14:textId="77777777" w:rsidTr="00954520">
        <w:trPr>
          <w:trHeight w:val="135"/>
        </w:trPr>
        <w:tc>
          <w:tcPr>
            <w:tcW w:w="960" w:type="dxa"/>
            <w:tcBorders>
              <w:top w:val="nil"/>
              <w:left w:val="nil"/>
              <w:bottom w:val="nil"/>
              <w:right w:val="nil"/>
            </w:tcBorders>
            <w:shd w:val="clear" w:color="000000" w:fill="FFFFFF"/>
            <w:noWrap/>
            <w:vAlign w:val="center"/>
            <w:hideMark/>
          </w:tcPr>
          <w:p w14:paraId="518CAB89"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81" w:type="dxa"/>
            <w:tcBorders>
              <w:top w:val="nil"/>
              <w:left w:val="nil"/>
              <w:bottom w:val="nil"/>
              <w:right w:val="nil"/>
            </w:tcBorders>
            <w:shd w:val="clear" w:color="000000" w:fill="FFFFFF"/>
            <w:noWrap/>
            <w:vAlign w:val="center"/>
            <w:hideMark/>
          </w:tcPr>
          <w:p w14:paraId="1C9D7885"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735" w:type="dxa"/>
            <w:tcBorders>
              <w:top w:val="nil"/>
              <w:left w:val="nil"/>
              <w:bottom w:val="nil"/>
              <w:right w:val="nil"/>
            </w:tcBorders>
            <w:shd w:val="clear" w:color="000000" w:fill="FFFFFF"/>
            <w:vAlign w:val="bottom"/>
            <w:hideMark/>
          </w:tcPr>
          <w:p w14:paraId="6025404F"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14:paraId="1021072B"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nil"/>
              <w:right w:val="nil"/>
            </w:tcBorders>
            <w:shd w:val="clear" w:color="000000" w:fill="FFFFFF"/>
            <w:noWrap/>
            <w:vAlign w:val="center"/>
            <w:hideMark/>
          </w:tcPr>
          <w:p w14:paraId="5E1CC8BF"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nil"/>
              <w:right w:val="nil"/>
            </w:tcBorders>
            <w:shd w:val="clear" w:color="000000" w:fill="FFFFFF"/>
            <w:noWrap/>
            <w:vAlign w:val="center"/>
            <w:hideMark/>
          </w:tcPr>
          <w:p w14:paraId="114E3635"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nil"/>
              <w:right w:val="nil"/>
            </w:tcBorders>
            <w:shd w:val="clear" w:color="000000" w:fill="FFFFFF"/>
            <w:noWrap/>
            <w:vAlign w:val="center"/>
            <w:hideMark/>
          </w:tcPr>
          <w:p w14:paraId="00825B89"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nil"/>
              <w:right w:val="nil"/>
            </w:tcBorders>
            <w:shd w:val="clear" w:color="000000" w:fill="FFFFFF"/>
            <w:noWrap/>
            <w:vAlign w:val="center"/>
            <w:hideMark/>
          </w:tcPr>
          <w:p w14:paraId="23FE46CD"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nil"/>
            </w:tcBorders>
            <w:shd w:val="clear" w:color="000000" w:fill="FFFFFF"/>
            <w:noWrap/>
            <w:vAlign w:val="bottom"/>
            <w:hideMark/>
          </w:tcPr>
          <w:p w14:paraId="6CEEEA82"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r>
      <w:tr w:rsidR="002037B2" w:rsidRPr="00A652A6" w14:paraId="2D598FA6" w14:textId="77777777" w:rsidTr="00954520">
        <w:trPr>
          <w:trHeight w:val="600"/>
        </w:trPr>
        <w:tc>
          <w:tcPr>
            <w:tcW w:w="960"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4415B9C4"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Category</w:t>
            </w:r>
          </w:p>
        </w:tc>
        <w:tc>
          <w:tcPr>
            <w:tcW w:w="981"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1084602F"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No</w:t>
            </w:r>
          </w:p>
        </w:tc>
        <w:tc>
          <w:tcPr>
            <w:tcW w:w="4735"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416AA598"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Statement</w:t>
            </w:r>
          </w:p>
        </w:tc>
        <w:tc>
          <w:tcPr>
            <w:tcW w:w="2901" w:type="dxa"/>
            <w:gridSpan w:val="4"/>
            <w:tcBorders>
              <w:top w:val="single" w:sz="8" w:space="0" w:color="auto"/>
              <w:left w:val="nil"/>
              <w:bottom w:val="nil"/>
              <w:right w:val="nil"/>
            </w:tcBorders>
            <w:shd w:val="clear" w:color="000000" w:fill="FFFFFF"/>
            <w:noWrap/>
            <w:vAlign w:val="center"/>
            <w:hideMark/>
          </w:tcPr>
          <w:p w14:paraId="335F8CBD"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Date</w:t>
            </w:r>
          </w:p>
        </w:tc>
        <w:tc>
          <w:tcPr>
            <w:tcW w:w="4599" w:type="dxa"/>
            <w:tcBorders>
              <w:top w:val="single" w:sz="8" w:space="0" w:color="auto"/>
              <w:left w:val="single" w:sz="8" w:space="0" w:color="auto"/>
              <w:bottom w:val="nil"/>
              <w:right w:val="single" w:sz="8" w:space="0" w:color="auto"/>
            </w:tcBorders>
            <w:shd w:val="clear" w:color="000000" w:fill="BFBFBF"/>
            <w:noWrap/>
            <w:vAlign w:val="center"/>
            <w:hideMark/>
          </w:tcPr>
          <w:p w14:paraId="73A7044D" w14:textId="77777777" w:rsidR="00775F71" w:rsidRPr="00A652A6" w:rsidRDefault="00775F71">
            <w:pPr>
              <w:jc w:val="center"/>
              <w:rPr>
                <w:rFonts w:ascii="Century Gothic" w:hAnsi="Century Gothic" w:cs="Calibri"/>
                <w:b/>
                <w:bCs/>
                <w:i/>
                <w:iCs/>
                <w:color w:val="000000"/>
                <w:sz w:val="16"/>
                <w:szCs w:val="16"/>
                <w:lang w:eastAsia="en-GB"/>
              </w:rPr>
            </w:pPr>
            <w:r w:rsidRPr="00A652A6">
              <w:rPr>
                <w:rFonts w:ascii="Century Gothic" w:hAnsi="Century Gothic" w:cs="Calibri"/>
                <w:b/>
                <w:bCs/>
                <w:i/>
                <w:iCs/>
                <w:color w:val="000000"/>
                <w:sz w:val="16"/>
                <w:szCs w:val="16"/>
                <w:lang w:eastAsia="en-GB"/>
              </w:rPr>
              <w:t>Quarter completed</w:t>
            </w:r>
          </w:p>
        </w:tc>
        <w:tc>
          <w:tcPr>
            <w:tcW w:w="992" w:type="dxa"/>
            <w:vMerge w:val="restart"/>
            <w:tcBorders>
              <w:top w:val="single" w:sz="8" w:space="0" w:color="auto"/>
              <w:left w:val="nil"/>
              <w:bottom w:val="single" w:sz="8" w:space="0" w:color="000000"/>
              <w:right w:val="single" w:sz="8" w:space="0" w:color="auto"/>
            </w:tcBorders>
            <w:shd w:val="clear" w:color="000000" w:fill="FFFFFF"/>
            <w:vAlign w:val="bottom"/>
            <w:hideMark/>
          </w:tcPr>
          <w:p w14:paraId="695CEF69"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This Period</w:t>
            </w:r>
          </w:p>
        </w:tc>
      </w:tr>
      <w:tr w:rsidR="002037B2" w:rsidRPr="00A652A6" w14:paraId="5215F55E" w14:textId="77777777" w:rsidTr="00954520">
        <w:trPr>
          <w:trHeight w:val="285"/>
        </w:trPr>
        <w:tc>
          <w:tcPr>
            <w:tcW w:w="960" w:type="dxa"/>
            <w:vMerge/>
            <w:tcBorders>
              <w:top w:val="single" w:sz="8" w:space="0" w:color="auto"/>
              <w:left w:val="single" w:sz="8" w:space="0" w:color="auto"/>
              <w:bottom w:val="single" w:sz="8" w:space="0" w:color="000000"/>
              <w:right w:val="single" w:sz="8" w:space="0" w:color="auto"/>
            </w:tcBorders>
            <w:vAlign w:val="center"/>
            <w:hideMark/>
          </w:tcPr>
          <w:p w14:paraId="5FE89A7C" w14:textId="77777777" w:rsidR="00775F71" w:rsidRPr="00A652A6" w:rsidRDefault="00775F71">
            <w:pPr>
              <w:jc w:val="left"/>
              <w:rPr>
                <w:rFonts w:ascii="Century Gothic" w:hAnsi="Century Gothic" w:cs="Calibri"/>
                <w:color w:val="000000"/>
                <w:sz w:val="16"/>
                <w:szCs w:val="16"/>
                <w:lang w:eastAsia="en-GB"/>
              </w:rPr>
            </w:pPr>
          </w:p>
        </w:tc>
        <w:tc>
          <w:tcPr>
            <w:tcW w:w="981" w:type="dxa"/>
            <w:vMerge/>
            <w:tcBorders>
              <w:top w:val="single" w:sz="8" w:space="0" w:color="auto"/>
              <w:left w:val="single" w:sz="8" w:space="0" w:color="auto"/>
              <w:bottom w:val="single" w:sz="8" w:space="0" w:color="000000"/>
              <w:right w:val="single" w:sz="8" w:space="0" w:color="auto"/>
            </w:tcBorders>
            <w:vAlign w:val="center"/>
            <w:hideMark/>
          </w:tcPr>
          <w:p w14:paraId="797B7650" w14:textId="77777777" w:rsidR="00775F71" w:rsidRPr="00A652A6" w:rsidRDefault="00775F71">
            <w:pPr>
              <w:jc w:val="left"/>
              <w:rPr>
                <w:rFonts w:ascii="Century Gothic" w:hAnsi="Century Gothic" w:cs="Calibri"/>
                <w:color w:val="000000"/>
                <w:sz w:val="16"/>
                <w:szCs w:val="16"/>
                <w:lang w:eastAsia="en-GB"/>
              </w:rPr>
            </w:pPr>
          </w:p>
        </w:tc>
        <w:tc>
          <w:tcPr>
            <w:tcW w:w="4735" w:type="dxa"/>
            <w:vMerge/>
            <w:tcBorders>
              <w:top w:val="single" w:sz="8" w:space="0" w:color="auto"/>
              <w:left w:val="single" w:sz="8" w:space="0" w:color="auto"/>
              <w:bottom w:val="single" w:sz="8" w:space="0" w:color="000000"/>
              <w:right w:val="single" w:sz="8" w:space="0" w:color="auto"/>
            </w:tcBorders>
            <w:vAlign w:val="center"/>
            <w:hideMark/>
          </w:tcPr>
          <w:p w14:paraId="1076D127" w14:textId="77777777" w:rsidR="00775F71" w:rsidRPr="00A652A6" w:rsidRDefault="00775F71">
            <w:pPr>
              <w:jc w:val="left"/>
              <w:rPr>
                <w:rFonts w:ascii="Century Gothic" w:hAnsi="Century Gothic" w:cs="Calibri"/>
                <w:b/>
                <w:bCs/>
                <w:color w:val="000000"/>
                <w:sz w:val="16"/>
                <w:szCs w:val="16"/>
                <w:lang w:eastAsia="en-GB"/>
              </w:rPr>
            </w:pPr>
          </w:p>
        </w:tc>
        <w:tc>
          <w:tcPr>
            <w:tcW w:w="732" w:type="dxa"/>
            <w:tcBorders>
              <w:top w:val="single" w:sz="4" w:space="0" w:color="auto"/>
              <w:left w:val="nil"/>
              <w:bottom w:val="single" w:sz="8" w:space="0" w:color="auto"/>
              <w:right w:val="single" w:sz="4" w:space="0" w:color="auto"/>
            </w:tcBorders>
            <w:shd w:val="clear" w:color="000000" w:fill="FFFFFF"/>
            <w:noWrap/>
            <w:vAlign w:val="center"/>
            <w:hideMark/>
          </w:tcPr>
          <w:p w14:paraId="394282D6"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Q1</w:t>
            </w:r>
          </w:p>
        </w:tc>
        <w:tc>
          <w:tcPr>
            <w:tcW w:w="610" w:type="dxa"/>
            <w:tcBorders>
              <w:top w:val="single" w:sz="4" w:space="0" w:color="auto"/>
              <w:left w:val="nil"/>
              <w:bottom w:val="single" w:sz="8" w:space="0" w:color="auto"/>
              <w:right w:val="single" w:sz="4" w:space="0" w:color="auto"/>
            </w:tcBorders>
            <w:shd w:val="clear" w:color="000000" w:fill="FFFFFF"/>
            <w:noWrap/>
            <w:vAlign w:val="center"/>
            <w:hideMark/>
          </w:tcPr>
          <w:p w14:paraId="47A21206"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Q2</w:t>
            </w:r>
          </w:p>
        </w:tc>
        <w:tc>
          <w:tcPr>
            <w:tcW w:w="709" w:type="dxa"/>
            <w:tcBorders>
              <w:top w:val="single" w:sz="4" w:space="0" w:color="auto"/>
              <w:left w:val="nil"/>
              <w:bottom w:val="single" w:sz="8" w:space="0" w:color="auto"/>
              <w:right w:val="single" w:sz="4" w:space="0" w:color="auto"/>
            </w:tcBorders>
            <w:shd w:val="clear" w:color="000000" w:fill="FFFFFF"/>
            <w:noWrap/>
            <w:vAlign w:val="center"/>
            <w:hideMark/>
          </w:tcPr>
          <w:p w14:paraId="2F9A588E"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Q3</w:t>
            </w:r>
          </w:p>
        </w:tc>
        <w:tc>
          <w:tcPr>
            <w:tcW w:w="850" w:type="dxa"/>
            <w:tcBorders>
              <w:top w:val="single" w:sz="4" w:space="0" w:color="auto"/>
              <w:left w:val="nil"/>
              <w:bottom w:val="single" w:sz="8" w:space="0" w:color="auto"/>
              <w:right w:val="single" w:sz="4" w:space="0" w:color="auto"/>
            </w:tcBorders>
            <w:shd w:val="clear" w:color="000000" w:fill="FFFFFF"/>
            <w:noWrap/>
            <w:vAlign w:val="center"/>
            <w:hideMark/>
          </w:tcPr>
          <w:p w14:paraId="4F441A66" w14:textId="77777777" w:rsidR="00775F71" w:rsidRPr="00A652A6" w:rsidRDefault="00775F71">
            <w:pPr>
              <w:jc w:val="center"/>
              <w:rPr>
                <w:rFonts w:ascii="Century Gothic" w:hAnsi="Century Gothic" w:cs="Calibri"/>
                <w:b/>
                <w:bCs/>
                <w:color w:val="000000"/>
                <w:sz w:val="16"/>
                <w:szCs w:val="16"/>
                <w:lang w:eastAsia="en-GB"/>
              </w:rPr>
            </w:pPr>
            <w:r w:rsidRPr="00A652A6">
              <w:rPr>
                <w:rFonts w:ascii="Century Gothic" w:hAnsi="Century Gothic" w:cs="Calibri"/>
                <w:b/>
                <w:bCs/>
                <w:color w:val="000000"/>
                <w:sz w:val="16"/>
                <w:szCs w:val="16"/>
                <w:lang w:eastAsia="en-GB"/>
              </w:rPr>
              <w:t>Q4</w:t>
            </w:r>
          </w:p>
        </w:tc>
        <w:tc>
          <w:tcPr>
            <w:tcW w:w="4599" w:type="dxa"/>
            <w:tcBorders>
              <w:top w:val="nil"/>
              <w:left w:val="single" w:sz="8" w:space="0" w:color="auto"/>
              <w:bottom w:val="single" w:sz="8" w:space="0" w:color="auto"/>
              <w:right w:val="single" w:sz="8" w:space="0" w:color="auto"/>
            </w:tcBorders>
            <w:shd w:val="clear" w:color="000000" w:fill="BFBFBF"/>
            <w:noWrap/>
            <w:vAlign w:val="center"/>
            <w:hideMark/>
          </w:tcPr>
          <w:p w14:paraId="02B59A98"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Comments and reasons for giving this rating</w:t>
            </w:r>
          </w:p>
        </w:tc>
        <w:tc>
          <w:tcPr>
            <w:tcW w:w="992" w:type="dxa"/>
            <w:vMerge/>
            <w:tcBorders>
              <w:top w:val="single" w:sz="8" w:space="0" w:color="auto"/>
              <w:left w:val="nil"/>
              <w:bottom w:val="single" w:sz="8" w:space="0" w:color="000000"/>
              <w:right w:val="single" w:sz="8" w:space="0" w:color="auto"/>
            </w:tcBorders>
            <w:vAlign w:val="center"/>
            <w:hideMark/>
          </w:tcPr>
          <w:p w14:paraId="0BF85D0A" w14:textId="77777777" w:rsidR="00775F71" w:rsidRPr="00A652A6" w:rsidRDefault="00775F71">
            <w:pPr>
              <w:jc w:val="left"/>
              <w:rPr>
                <w:rFonts w:ascii="Century Gothic" w:hAnsi="Century Gothic" w:cs="Calibri"/>
                <w:color w:val="000000"/>
                <w:sz w:val="16"/>
                <w:szCs w:val="16"/>
                <w:lang w:eastAsia="en-GB"/>
              </w:rPr>
            </w:pPr>
          </w:p>
        </w:tc>
      </w:tr>
      <w:tr w:rsidR="003E729A" w:rsidRPr="00A652A6" w14:paraId="7580E1FC" w14:textId="77777777" w:rsidTr="00954520">
        <w:trPr>
          <w:trHeight w:val="1227"/>
        </w:trPr>
        <w:tc>
          <w:tcPr>
            <w:tcW w:w="960" w:type="dxa"/>
            <w:tcBorders>
              <w:top w:val="nil"/>
              <w:left w:val="single" w:sz="8" w:space="0" w:color="auto"/>
              <w:bottom w:val="nil"/>
              <w:right w:val="single" w:sz="8" w:space="0" w:color="auto"/>
            </w:tcBorders>
            <w:shd w:val="clear" w:color="000000" w:fill="7030A0"/>
            <w:textDirection w:val="btLr"/>
            <w:vAlign w:val="center"/>
            <w:hideMark/>
          </w:tcPr>
          <w:p w14:paraId="2F72F27A" w14:textId="77777777" w:rsidR="00775F71" w:rsidRPr="00A652A6" w:rsidRDefault="00775F71" w:rsidP="005A547A">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1. Innovation</w:t>
            </w:r>
          </w:p>
        </w:tc>
        <w:tc>
          <w:tcPr>
            <w:tcW w:w="981" w:type="dxa"/>
            <w:tcBorders>
              <w:top w:val="nil"/>
              <w:left w:val="nil"/>
              <w:bottom w:val="single" w:sz="4" w:space="0" w:color="auto"/>
              <w:right w:val="single" w:sz="8" w:space="0" w:color="auto"/>
            </w:tcBorders>
            <w:shd w:val="clear" w:color="000000" w:fill="FFFFFF"/>
            <w:noWrap/>
            <w:vAlign w:val="center"/>
            <w:hideMark/>
          </w:tcPr>
          <w:p w14:paraId="67CD0CFB"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1</w:t>
            </w:r>
          </w:p>
        </w:tc>
        <w:tc>
          <w:tcPr>
            <w:tcW w:w="4735" w:type="dxa"/>
            <w:tcBorders>
              <w:top w:val="nil"/>
              <w:left w:val="single" w:sz="4" w:space="0" w:color="auto"/>
              <w:bottom w:val="single" w:sz="4" w:space="0" w:color="auto"/>
              <w:right w:val="single" w:sz="4" w:space="0" w:color="auto"/>
            </w:tcBorders>
            <w:shd w:val="clear" w:color="000000" w:fill="FFFFFF"/>
            <w:vAlign w:val="center"/>
            <w:hideMark/>
          </w:tcPr>
          <w:p w14:paraId="4077F125"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Demonstrates a pro-active approach to innovation/business change in all areas, aligned to VAA's business strategy and objectives.</w:t>
            </w:r>
          </w:p>
        </w:tc>
        <w:tc>
          <w:tcPr>
            <w:tcW w:w="732" w:type="dxa"/>
            <w:tcBorders>
              <w:top w:val="nil"/>
              <w:left w:val="nil"/>
              <w:bottom w:val="single" w:sz="4" w:space="0" w:color="auto"/>
              <w:right w:val="single" w:sz="4" w:space="0" w:color="auto"/>
            </w:tcBorders>
            <w:shd w:val="clear" w:color="000000" w:fill="FFFFFF"/>
            <w:noWrap/>
            <w:vAlign w:val="center"/>
            <w:hideMark/>
          </w:tcPr>
          <w:p w14:paraId="546AEADD"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sz="4" w:space="0" w:color="auto"/>
              <w:right w:val="single" w:sz="4" w:space="0" w:color="auto"/>
            </w:tcBorders>
            <w:shd w:val="clear" w:color="000000" w:fill="FFFFFF"/>
            <w:noWrap/>
            <w:vAlign w:val="center"/>
            <w:hideMark/>
          </w:tcPr>
          <w:p w14:paraId="24C0F2A2"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sz="4" w:space="0" w:color="auto"/>
              <w:right w:val="single" w:sz="4" w:space="0" w:color="auto"/>
            </w:tcBorders>
            <w:shd w:val="clear" w:color="000000" w:fill="FFFFFF"/>
            <w:noWrap/>
            <w:vAlign w:val="center"/>
            <w:hideMark/>
          </w:tcPr>
          <w:p w14:paraId="1928FC3B"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546132EE"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single" w:sz="4" w:space="0" w:color="auto"/>
              <w:right w:val="single" w:sz="4" w:space="0" w:color="auto"/>
            </w:tcBorders>
            <w:shd w:val="clear" w:color="000000" w:fill="FFFFFF"/>
            <w:noWrap/>
            <w:vAlign w:val="center"/>
            <w:hideMark/>
          </w:tcPr>
          <w:p w14:paraId="2FEBC9F3"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nil"/>
              <w:left w:val="nil"/>
              <w:bottom w:val="nil"/>
              <w:right w:val="single" w:sz="8" w:space="0" w:color="auto"/>
            </w:tcBorders>
            <w:shd w:val="clear" w:color="000000" w:fill="FFFFFF"/>
            <w:noWrap/>
            <w:vAlign w:val="center"/>
            <w:hideMark/>
          </w:tcPr>
          <w:p w14:paraId="03AF41ED"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003E729A" w:rsidRPr="00A652A6" w14:paraId="5F243CD7" w14:textId="77777777" w:rsidTr="00954520">
        <w:trPr>
          <w:trHeight w:val="1635"/>
        </w:trPr>
        <w:tc>
          <w:tcPr>
            <w:tcW w:w="960" w:type="dxa"/>
            <w:tcBorders>
              <w:top w:val="single" w:sz="8" w:space="0" w:color="auto"/>
              <w:left w:val="single" w:sz="8" w:space="0" w:color="auto"/>
              <w:bottom w:val="nil"/>
              <w:right w:val="single" w:sz="8" w:space="0" w:color="auto"/>
            </w:tcBorders>
            <w:shd w:val="clear" w:color="000000" w:fill="FF0000"/>
            <w:textDirection w:val="btLr"/>
            <w:vAlign w:val="center"/>
            <w:hideMark/>
          </w:tcPr>
          <w:p w14:paraId="6C6A65EC" w14:textId="77777777" w:rsidR="00775F71" w:rsidRPr="00A652A6" w:rsidRDefault="00775F71" w:rsidP="005A547A">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2. Cost Base Management</w:t>
            </w:r>
          </w:p>
        </w:tc>
        <w:tc>
          <w:tcPr>
            <w:tcW w:w="981" w:type="dxa"/>
            <w:tcBorders>
              <w:top w:val="single" w:sz="8" w:space="0" w:color="auto"/>
              <w:left w:val="nil"/>
              <w:bottom w:val="single" w:sz="4" w:space="0" w:color="auto"/>
              <w:right w:val="single" w:sz="8" w:space="0" w:color="auto"/>
            </w:tcBorders>
            <w:shd w:val="clear" w:color="000000" w:fill="FFFFFF"/>
            <w:noWrap/>
            <w:vAlign w:val="center"/>
            <w:hideMark/>
          </w:tcPr>
          <w:p w14:paraId="48D505CC"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2</w:t>
            </w:r>
          </w:p>
        </w:tc>
        <w:tc>
          <w:tcPr>
            <w:tcW w:w="4735" w:type="dxa"/>
            <w:tcBorders>
              <w:top w:val="nil"/>
              <w:left w:val="single" w:sz="4" w:space="0" w:color="auto"/>
              <w:bottom w:val="single" w:sz="4" w:space="0" w:color="auto"/>
              <w:right w:val="single" w:sz="4" w:space="0" w:color="auto"/>
            </w:tcBorders>
            <w:shd w:val="clear" w:color="000000" w:fill="FFFFFF"/>
            <w:vAlign w:val="bottom"/>
            <w:hideMark/>
          </w:tcPr>
          <w:p w14:paraId="2F4C2EB7"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Consistently delivering on budget and tangible benefits including improved customer offering and business process improvement. Flexible and fair pricing in place with an agile mechanism allowing for change to products or new services.</w:t>
            </w:r>
          </w:p>
        </w:tc>
        <w:tc>
          <w:tcPr>
            <w:tcW w:w="732" w:type="dxa"/>
            <w:tcBorders>
              <w:top w:val="nil"/>
              <w:left w:val="nil"/>
              <w:bottom w:val="single" w:sz="4" w:space="0" w:color="auto"/>
              <w:right w:val="single" w:sz="4" w:space="0" w:color="auto"/>
            </w:tcBorders>
            <w:shd w:val="clear" w:color="000000" w:fill="FFFFFF"/>
            <w:noWrap/>
            <w:vAlign w:val="center"/>
            <w:hideMark/>
          </w:tcPr>
          <w:p w14:paraId="18A8E086"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sz="4" w:space="0" w:color="auto"/>
              <w:right w:val="single" w:sz="4" w:space="0" w:color="auto"/>
            </w:tcBorders>
            <w:shd w:val="clear" w:color="000000" w:fill="FFFFFF"/>
            <w:noWrap/>
            <w:vAlign w:val="center"/>
            <w:hideMark/>
          </w:tcPr>
          <w:p w14:paraId="21BA3771"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sz="4" w:space="0" w:color="auto"/>
              <w:right w:val="single" w:sz="4" w:space="0" w:color="auto"/>
            </w:tcBorders>
            <w:shd w:val="clear" w:color="000000" w:fill="FFFFFF"/>
            <w:noWrap/>
            <w:vAlign w:val="center"/>
            <w:hideMark/>
          </w:tcPr>
          <w:p w14:paraId="7FEDBDD1"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5E97FDF9"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single" w:sz="4" w:space="0" w:color="auto"/>
              <w:right w:val="single" w:sz="4" w:space="0" w:color="auto"/>
            </w:tcBorders>
            <w:shd w:val="clear" w:color="000000" w:fill="FFFFFF"/>
            <w:noWrap/>
            <w:vAlign w:val="center"/>
            <w:hideMark/>
          </w:tcPr>
          <w:p w14:paraId="07F72DD3"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single" w:sz="8" w:space="0" w:color="auto"/>
              <w:left w:val="nil"/>
              <w:bottom w:val="nil"/>
              <w:right w:val="single" w:sz="8" w:space="0" w:color="auto"/>
            </w:tcBorders>
            <w:shd w:val="clear" w:color="000000" w:fill="FFFFFF"/>
            <w:noWrap/>
            <w:vAlign w:val="center"/>
            <w:hideMark/>
          </w:tcPr>
          <w:p w14:paraId="30A5AE80"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003E729A" w:rsidRPr="00A652A6" w14:paraId="7F06A46E" w14:textId="77777777" w:rsidTr="00954520">
        <w:trPr>
          <w:trHeight w:val="1395"/>
        </w:trPr>
        <w:tc>
          <w:tcPr>
            <w:tcW w:w="960" w:type="dxa"/>
            <w:tcBorders>
              <w:top w:val="single" w:sz="8" w:space="0" w:color="auto"/>
              <w:left w:val="single" w:sz="8" w:space="0" w:color="auto"/>
              <w:bottom w:val="nil"/>
              <w:right w:val="single" w:sz="8" w:space="0" w:color="auto"/>
            </w:tcBorders>
            <w:shd w:val="clear" w:color="000000" w:fill="808080"/>
            <w:textDirection w:val="btLr"/>
            <w:vAlign w:val="center"/>
            <w:hideMark/>
          </w:tcPr>
          <w:p w14:paraId="0C3EE3DE" w14:textId="77777777" w:rsidR="00775F71" w:rsidRPr="00A652A6" w:rsidRDefault="00775F71" w:rsidP="005A547A">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3. 3rd Party Relationships</w:t>
            </w:r>
          </w:p>
        </w:tc>
        <w:tc>
          <w:tcPr>
            <w:tcW w:w="981" w:type="dxa"/>
            <w:tcBorders>
              <w:top w:val="single" w:sz="8" w:space="0" w:color="auto"/>
              <w:left w:val="nil"/>
              <w:bottom w:val="single" w:sz="4" w:space="0" w:color="auto"/>
              <w:right w:val="single" w:sz="8" w:space="0" w:color="auto"/>
            </w:tcBorders>
            <w:shd w:val="clear" w:color="000000" w:fill="FFFFFF"/>
            <w:noWrap/>
            <w:vAlign w:val="center"/>
            <w:hideMark/>
          </w:tcPr>
          <w:p w14:paraId="63B8745E"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3</w:t>
            </w:r>
          </w:p>
        </w:tc>
        <w:tc>
          <w:tcPr>
            <w:tcW w:w="4735" w:type="dxa"/>
            <w:tcBorders>
              <w:top w:val="nil"/>
              <w:left w:val="single" w:sz="4" w:space="0" w:color="auto"/>
              <w:bottom w:val="single" w:sz="4" w:space="0" w:color="auto"/>
              <w:right w:val="single" w:sz="4" w:space="0" w:color="auto"/>
            </w:tcBorders>
            <w:shd w:val="clear" w:color="000000" w:fill="FFFFFF"/>
            <w:vAlign w:val="bottom"/>
            <w:hideMark/>
          </w:tcPr>
          <w:p w14:paraId="3655273F"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Positively acts on Virgin's behalf, in our best interests with third parties. Works and communicates well with all third parties actively supporting in resolving any catering related operational / equipment issues.</w:t>
            </w:r>
          </w:p>
        </w:tc>
        <w:tc>
          <w:tcPr>
            <w:tcW w:w="732" w:type="dxa"/>
            <w:tcBorders>
              <w:top w:val="nil"/>
              <w:left w:val="nil"/>
              <w:bottom w:val="single" w:sz="4" w:space="0" w:color="auto"/>
              <w:right w:val="single" w:sz="4" w:space="0" w:color="auto"/>
            </w:tcBorders>
            <w:shd w:val="clear" w:color="000000" w:fill="FFFFFF"/>
            <w:noWrap/>
            <w:vAlign w:val="center"/>
            <w:hideMark/>
          </w:tcPr>
          <w:p w14:paraId="7BCF6158"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sz="4" w:space="0" w:color="auto"/>
              <w:right w:val="single" w:sz="4" w:space="0" w:color="auto"/>
            </w:tcBorders>
            <w:shd w:val="clear" w:color="000000" w:fill="FFFFFF"/>
            <w:noWrap/>
            <w:vAlign w:val="center"/>
            <w:hideMark/>
          </w:tcPr>
          <w:p w14:paraId="5DD6556B"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sz="4" w:space="0" w:color="auto"/>
              <w:right w:val="single" w:sz="4" w:space="0" w:color="auto"/>
            </w:tcBorders>
            <w:shd w:val="clear" w:color="000000" w:fill="FFFFFF"/>
            <w:noWrap/>
            <w:vAlign w:val="center"/>
            <w:hideMark/>
          </w:tcPr>
          <w:p w14:paraId="0297CBCE"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147260D3"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single" w:sz="4" w:space="0" w:color="auto"/>
              <w:right w:val="single" w:sz="4" w:space="0" w:color="auto"/>
            </w:tcBorders>
            <w:shd w:val="clear" w:color="000000" w:fill="FFFFFF"/>
            <w:noWrap/>
            <w:vAlign w:val="center"/>
            <w:hideMark/>
          </w:tcPr>
          <w:p w14:paraId="02F940F8"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single" w:sz="8" w:space="0" w:color="auto"/>
              <w:left w:val="nil"/>
              <w:bottom w:val="nil"/>
              <w:right w:val="single" w:sz="8" w:space="0" w:color="auto"/>
            </w:tcBorders>
            <w:shd w:val="clear" w:color="000000" w:fill="FFFFFF"/>
            <w:noWrap/>
            <w:vAlign w:val="center"/>
            <w:hideMark/>
          </w:tcPr>
          <w:p w14:paraId="2F3E2B0F"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003E729A" w:rsidRPr="00A652A6" w14:paraId="18FE82B8" w14:textId="77777777" w:rsidTr="006B740D">
        <w:trPr>
          <w:trHeight w:val="1470"/>
        </w:trPr>
        <w:tc>
          <w:tcPr>
            <w:tcW w:w="960" w:type="dxa"/>
            <w:tcBorders>
              <w:top w:val="single" w:sz="8" w:space="0" w:color="auto"/>
              <w:left w:val="single" w:sz="8" w:space="0" w:color="auto"/>
              <w:bottom w:val="nil"/>
              <w:right w:val="single" w:sz="8" w:space="0" w:color="auto"/>
            </w:tcBorders>
            <w:shd w:val="clear" w:color="000000" w:fill="403151"/>
            <w:textDirection w:val="btLr"/>
            <w:vAlign w:val="center"/>
            <w:hideMark/>
          </w:tcPr>
          <w:p w14:paraId="3CDF19D4" w14:textId="77777777" w:rsidR="00775F71" w:rsidRPr="00A652A6" w:rsidRDefault="00775F71" w:rsidP="005A547A">
            <w:pPr>
              <w:spacing w:before="240"/>
              <w:jc w:val="center"/>
              <w:rPr>
                <w:rFonts w:ascii="Century Gothic" w:hAnsi="Century Gothic" w:cs="Calibri"/>
                <w:color w:val="FFFFFF"/>
                <w:sz w:val="16"/>
                <w:szCs w:val="16"/>
                <w:lang w:eastAsia="en-GB"/>
              </w:rPr>
            </w:pPr>
            <w:r w:rsidRPr="00A652A6">
              <w:rPr>
                <w:rFonts w:ascii="Century Gothic" w:hAnsi="Century Gothic" w:cs="Calibri"/>
                <w:color w:val="FFFFFF"/>
                <w:sz w:val="16"/>
                <w:szCs w:val="16"/>
                <w:lang w:eastAsia="en-GB"/>
              </w:rPr>
              <w:t>4. Relationship Management</w:t>
            </w:r>
          </w:p>
        </w:tc>
        <w:tc>
          <w:tcPr>
            <w:tcW w:w="981" w:type="dxa"/>
            <w:tcBorders>
              <w:top w:val="single" w:sz="8" w:space="0" w:color="auto"/>
              <w:left w:val="nil"/>
              <w:bottom w:val="single" w:sz="4" w:space="0" w:color="auto"/>
              <w:right w:val="single" w:sz="8" w:space="0" w:color="auto"/>
            </w:tcBorders>
            <w:shd w:val="clear" w:color="000000" w:fill="FFFFFF"/>
            <w:noWrap/>
            <w:vAlign w:val="center"/>
            <w:hideMark/>
          </w:tcPr>
          <w:p w14:paraId="55EEBC3F"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4</w:t>
            </w:r>
          </w:p>
        </w:tc>
        <w:tc>
          <w:tcPr>
            <w:tcW w:w="4735" w:type="dxa"/>
            <w:tcBorders>
              <w:top w:val="nil"/>
              <w:left w:val="single" w:sz="4" w:space="0" w:color="auto"/>
              <w:bottom w:val="single" w:sz="4" w:space="0" w:color="auto"/>
              <w:right w:val="single" w:sz="4" w:space="0" w:color="auto"/>
            </w:tcBorders>
            <w:shd w:val="clear" w:color="000000" w:fill="FFFFFF"/>
            <w:vAlign w:val="bottom"/>
            <w:hideMark/>
          </w:tcPr>
          <w:p w14:paraId="42B89BBF"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xml:space="preserve">Proactive, positive and time sensitive communications providing responsive, forward thinking, effective and timely problem solving. Cognizant of Virgin's vision, </w:t>
            </w:r>
            <w:proofErr w:type="gramStart"/>
            <w:r w:rsidRPr="00A652A6">
              <w:rPr>
                <w:rFonts w:ascii="Century Gothic" w:hAnsi="Century Gothic" w:cs="Calibri"/>
                <w:color w:val="000000"/>
                <w:sz w:val="16"/>
                <w:szCs w:val="16"/>
                <w:lang w:eastAsia="en-GB"/>
              </w:rPr>
              <w:t>strategy</w:t>
            </w:r>
            <w:proofErr w:type="gramEnd"/>
            <w:r w:rsidRPr="00A652A6">
              <w:rPr>
                <w:rFonts w:ascii="Century Gothic" w:hAnsi="Century Gothic" w:cs="Calibri"/>
                <w:color w:val="000000"/>
                <w:sz w:val="16"/>
                <w:szCs w:val="16"/>
                <w:lang w:eastAsia="en-GB"/>
              </w:rPr>
              <w:t xml:space="preserve"> and plans.</w:t>
            </w:r>
          </w:p>
        </w:tc>
        <w:tc>
          <w:tcPr>
            <w:tcW w:w="732" w:type="dxa"/>
            <w:tcBorders>
              <w:top w:val="nil"/>
              <w:left w:val="nil"/>
              <w:bottom w:val="single" w:sz="4" w:space="0" w:color="auto"/>
              <w:right w:val="single" w:sz="4" w:space="0" w:color="auto"/>
            </w:tcBorders>
            <w:shd w:val="clear" w:color="000000" w:fill="FFFFFF"/>
            <w:noWrap/>
            <w:vAlign w:val="center"/>
            <w:hideMark/>
          </w:tcPr>
          <w:p w14:paraId="3F3BC694"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single" w:sz="4" w:space="0" w:color="auto"/>
              <w:right w:val="single" w:sz="4" w:space="0" w:color="auto"/>
            </w:tcBorders>
            <w:shd w:val="clear" w:color="000000" w:fill="FFFFFF"/>
            <w:noWrap/>
            <w:vAlign w:val="center"/>
            <w:hideMark/>
          </w:tcPr>
          <w:p w14:paraId="733DED96"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single" w:sz="4" w:space="0" w:color="auto"/>
              <w:right w:val="single" w:sz="4" w:space="0" w:color="auto"/>
            </w:tcBorders>
            <w:shd w:val="clear" w:color="000000" w:fill="FFFFFF"/>
            <w:noWrap/>
            <w:vAlign w:val="center"/>
            <w:hideMark/>
          </w:tcPr>
          <w:p w14:paraId="29D07AD2"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3E049059"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nil"/>
              <w:left w:val="nil"/>
              <w:bottom w:val="nil"/>
              <w:right w:val="nil"/>
            </w:tcBorders>
            <w:shd w:val="clear" w:color="000000" w:fill="FFFFFF"/>
            <w:noWrap/>
            <w:vAlign w:val="center"/>
            <w:hideMark/>
          </w:tcPr>
          <w:p w14:paraId="502279CD" w14:textId="77777777" w:rsidR="00775F71" w:rsidRPr="00A652A6" w:rsidRDefault="00775F71" w:rsidP="005A547A">
            <w:pPr>
              <w:spacing w:before="240"/>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A794A6" w14:textId="77777777" w:rsidR="00775F71" w:rsidRPr="00A652A6" w:rsidRDefault="00775F71" w:rsidP="005A547A">
            <w:pPr>
              <w:spacing w:before="240"/>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0</w:t>
            </w:r>
          </w:p>
        </w:tc>
      </w:tr>
      <w:tr w:rsidR="002037B2" w:rsidRPr="00A652A6" w14:paraId="702A7663" w14:textId="77777777" w:rsidTr="006B740D">
        <w:trPr>
          <w:trHeight w:val="285"/>
        </w:trPr>
        <w:tc>
          <w:tcPr>
            <w:tcW w:w="960" w:type="dxa"/>
            <w:tcBorders>
              <w:top w:val="nil"/>
              <w:left w:val="nil"/>
              <w:bottom w:val="nil"/>
              <w:right w:val="nil"/>
            </w:tcBorders>
            <w:shd w:val="clear" w:color="000000" w:fill="FFFFFF"/>
            <w:noWrap/>
            <w:vAlign w:val="center"/>
            <w:hideMark/>
          </w:tcPr>
          <w:p w14:paraId="76E97B39"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981" w:type="dxa"/>
            <w:tcBorders>
              <w:top w:val="nil"/>
              <w:left w:val="nil"/>
              <w:bottom w:val="nil"/>
              <w:right w:val="nil"/>
            </w:tcBorders>
            <w:shd w:val="clear" w:color="000000" w:fill="FFFFFF"/>
            <w:noWrap/>
            <w:vAlign w:val="center"/>
            <w:hideMark/>
          </w:tcPr>
          <w:p w14:paraId="76292441"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735" w:type="dxa"/>
            <w:tcBorders>
              <w:top w:val="nil"/>
              <w:left w:val="nil"/>
              <w:bottom w:val="nil"/>
              <w:right w:val="nil"/>
            </w:tcBorders>
            <w:shd w:val="clear" w:color="000000" w:fill="FFFFFF"/>
            <w:vAlign w:val="bottom"/>
            <w:hideMark/>
          </w:tcPr>
          <w:p w14:paraId="2360B6D8"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32" w:type="dxa"/>
            <w:tcBorders>
              <w:top w:val="nil"/>
              <w:left w:val="nil"/>
              <w:bottom w:val="nil"/>
              <w:right w:val="nil"/>
            </w:tcBorders>
            <w:shd w:val="clear" w:color="000000" w:fill="FFFFFF"/>
            <w:noWrap/>
            <w:vAlign w:val="center"/>
            <w:hideMark/>
          </w:tcPr>
          <w:p w14:paraId="50533F3B"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610" w:type="dxa"/>
            <w:tcBorders>
              <w:top w:val="nil"/>
              <w:left w:val="nil"/>
              <w:bottom w:val="nil"/>
              <w:right w:val="nil"/>
            </w:tcBorders>
            <w:shd w:val="clear" w:color="000000" w:fill="FFFFFF"/>
            <w:noWrap/>
            <w:vAlign w:val="center"/>
            <w:hideMark/>
          </w:tcPr>
          <w:p w14:paraId="24AD8E35"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709" w:type="dxa"/>
            <w:tcBorders>
              <w:top w:val="nil"/>
              <w:left w:val="nil"/>
              <w:bottom w:val="nil"/>
              <w:right w:val="nil"/>
            </w:tcBorders>
            <w:shd w:val="clear" w:color="000000" w:fill="FFFFFF"/>
            <w:noWrap/>
            <w:vAlign w:val="center"/>
            <w:hideMark/>
          </w:tcPr>
          <w:p w14:paraId="31353D94"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850" w:type="dxa"/>
            <w:tcBorders>
              <w:top w:val="nil"/>
              <w:left w:val="nil"/>
              <w:bottom w:val="nil"/>
              <w:right w:val="nil"/>
            </w:tcBorders>
            <w:shd w:val="clear" w:color="000000" w:fill="FFFFFF"/>
            <w:noWrap/>
            <w:vAlign w:val="center"/>
            <w:hideMark/>
          </w:tcPr>
          <w:p w14:paraId="628824B0"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 </w:t>
            </w:r>
          </w:p>
        </w:tc>
        <w:tc>
          <w:tcPr>
            <w:tcW w:w="4599" w:type="dxa"/>
            <w:tcBorders>
              <w:top w:val="single" w:sz="8" w:space="0" w:color="auto"/>
              <w:left w:val="single" w:sz="8" w:space="0" w:color="auto"/>
              <w:bottom w:val="single" w:sz="8" w:space="0" w:color="auto"/>
              <w:right w:val="single" w:sz="4" w:space="0" w:color="auto"/>
            </w:tcBorders>
            <w:shd w:val="clear" w:color="000000" w:fill="FFFFFF"/>
            <w:noWrap/>
            <w:vAlign w:val="center"/>
            <w:hideMark/>
          </w:tcPr>
          <w:p w14:paraId="1BF4708C" w14:textId="77777777" w:rsidR="00775F71" w:rsidRPr="00A652A6" w:rsidRDefault="00775F71">
            <w:pPr>
              <w:jc w:val="left"/>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Average Score for this period</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8E60F6" w14:textId="77777777" w:rsidR="00775F71" w:rsidRPr="00A652A6" w:rsidRDefault="00775F71">
            <w:pPr>
              <w:jc w:val="center"/>
              <w:rPr>
                <w:rFonts w:ascii="Century Gothic" w:hAnsi="Century Gothic" w:cs="Calibri"/>
                <w:color w:val="000000"/>
                <w:sz w:val="16"/>
                <w:szCs w:val="16"/>
                <w:lang w:eastAsia="en-GB"/>
              </w:rPr>
            </w:pPr>
            <w:r w:rsidRPr="00A652A6">
              <w:rPr>
                <w:rFonts w:ascii="Century Gothic" w:hAnsi="Century Gothic" w:cs="Calibri"/>
                <w:color w:val="000000"/>
                <w:sz w:val="16"/>
                <w:szCs w:val="16"/>
                <w:lang w:eastAsia="en-GB"/>
              </w:rPr>
              <w:t>#DIV/0!</w:t>
            </w:r>
          </w:p>
        </w:tc>
      </w:tr>
      <w:tr w:rsidR="002037B2" w:rsidRPr="00A652A6" w14:paraId="081C0CB2" w14:textId="77777777" w:rsidTr="006B740D">
        <w:trPr>
          <w:trHeight w:val="285"/>
        </w:trPr>
        <w:tc>
          <w:tcPr>
            <w:tcW w:w="960" w:type="dxa"/>
            <w:tcBorders>
              <w:top w:val="nil"/>
              <w:left w:val="nil"/>
              <w:bottom w:val="nil"/>
              <w:right w:val="nil"/>
            </w:tcBorders>
            <w:shd w:val="clear" w:color="000000" w:fill="FFFFFF"/>
            <w:noWrap/>
            <w:vAlign w:val="center"/>
          </w:tcPr>
          <w:p w14:paraId="3F16D522" w14:textId="77777777" w:rsidR="00E65359" w:rsidRPr="00A652A6" w:rsidRDefault="00E65359">
            <w:pPr>
              <w:jc w:val="left"/>
              <w:rPr>
                <w:rFonts w:ascii="Century Gothic" w:hAnsi="Century Gothic" w:cs="Calibri"/>
                <w:color w:val="000000"/>
                <w:sz w:val="16"/>
                <w:szCs w:val="16"/>
                <w:lang w:eastAsia="en-GB"/>
              </w:rPr>
            </w:pPr>
          </w:p>
        </w:tc>
        <w:tc>
          <w:tcPr>
            <w:tcW w:w="981" w:type="dxa"/>
            <w:tcBorders>
              <w:top w:val="nil"/>
              <w:left w:val="nil"/>
              <w:bottom w:val="nil"/>
              <w:right w:val="nil"/>
            </w:tcBorders>
            <w:shd w:val="clear" w:color="000000" w:fill="FFFFFF"/>
            <w:noWrap/>
            <w:vAlign w:val="center"/>
          </w:tcPr>
          <w:p w14:paraId="69FB469A" w14:textId="77777777" w:rsidR="00E65359" w:rsidRPr="00A652A6" w:rsidRDefault="00E65359">
            <w:pPr>
              <w:jc w:val="center"/>
              <w:rPr>
                <w:rFonts w:ascii="Century Gothic" w:hAnsi="Century Gothic" w:cs="Calibri"/>
                <w:color w:val="000000"/>
                <w:sz w:val="16"/>
                <w:szCs w:val="16"/>
                <w:lang w:eastAsia="en-GB"/>
              </w:rPr>
            </w:pPr>
          </w:p>
        </w:tc>
        <w:tc>
          <w:tcPr>
            <w:tcW w:w="4735" w:type="dxa"/>
            <w:tcBorders>
              <w:top w:val="nil"/>
              <w:left w:val="nil"/>
              <w:bottom w:val="nil"/>
              <w:right w:val="nil"/>
            </w:tcBorders>
            <w:shd w:val="clear" w:color="000000" w:fill="FFFFFF"/>
            <w:vAlign w:val="bottom"/>
          </w:tcPr>
          <w:p w14:paraId="67D06632" w14:textId="77777777" w:rsidR="00E65359" w:rsidRPr="00A652A6" w:rsidRDefault="00E65359">
            <w:pPr>
              <w:jc w:val="left"/>
              <w:rPr>
                <w:rFonts w:ascii="Century Gothic" w:hAnsi="Century Gothic" w:cs="Calibri"/>
                <w:color w:val="000000"/>
                <w:sz w:val="16"/>
                <w:szCs w:val="16"/>
                <w:lang w:eastAsia="en-GB"/>
              </w:rPr>
            </w:pPr>
          </w:p>
        </w:tc>
        <w:tc>
          <w:tcPr>
            <w:tcW w:w="732" w:type="dxa"/>
            <w:tcBorders>
              <w:top w:val="nil"/>
              <w:left w:val="nil"/>
              <w:bottom w:val="nil"/>
              <w:right w:val="nil"/>
            </w:tcBorders>
            <w:shd w:val="clear" w:color="000000" w:fill="FFFFFF"/>
            <w:noWrap/>
            <w:vAlign w:val="center"/>
          </w:tcPr>
          <w:p w14:paraId="40ED8DB7" w14:textId="77777777" w:rsidR="00E65359" w:rsidRPr="00A652A6" w:rsidRDefault="00E65359">
            <w:pPr>
              <w:jc w:val="center"/>
              <w:rPr>
                <w:rFonts w:ascii="Century Gothic" w:hAnsi="Century Gothic" w:cs="Calibri"/>
                <w:color w:val="000000"/>
                <w:sz w:val="16"/>
                <w:szCs w:val="16"/>
                <w:lang w:eastAsia="en-GB"/>
              </w:rPr>
            </w:pPr>
          </w:p>
        </w:tc>
        <w:tc>
          <w:tcPr>
            <w:tcW w:w="610" w:type="dxa"/>
            <w:tcBorders>
              <w:top w:val="nil"/>
              <w:left w:val="nil"/>
              <w:bottom w:val="nil"/>
              <w:right w:val="nil"/>
            </w:tcBorders>
            <w:shd w:val="clear" w:color="000000" w:fill="FFFFFF"/>
            <w:noWrap/>
            <w:vAlign w:val="center"/>
          </w:tcPr>
          <w:p w14:paraId="7462817D" w14:textId="77777777" w:rsidR="00E65359" w:rsidRPr="00A652A6" w:rsidRDefault="00E65359">
            <w:pPr>
              <w:jc w:val="center"/>
              <w:rPr>
                <w:rFonts w:ascii="Century Gothic" w:hAnsi="Century Gothic" w:cs="Calibri"/>
                <w:color w:val="000000"/>
                <w:sz w:val="16"/>
                <w:szCs w:val="16"/>
                <w:lang w:eastAsia="en-GB"/>
              </w:rPr>
            </w:pPr>
          </w:p>
        </w:tc>
        <w:tc>
          <w:tcPr>
            <w:tcW w:w="709" w:type="dxa"/>
            <w:tcBorders>
              <w:top w:val="nil"/>
              <w:left w:val="nil"/>
              <w:bottom w:val="nil"/>
              <w:right w:val="nil"/>
            </w:tcBorders>
            <w:shd w:val="clear" w:color="000000" w:fill="FFFFFF"/>
            <w:noWrap/>
            <w:vAlign w:val="center"/>
          </w:tcPr>
          <w:p w14:paraId="020E9AB7" w14:textId="77777777" w:rsidR="00E65359" w:rsidRPr="00A652A6" w:rsidRDefault="00E65359">
            <w:pPr>
              <w:jc w:val="center"/>
              <w:rPr>
                <w:rFonts w:ascii="Century Gothic" w:hAnsi="Century Gothic" w:cs="Calibri"/>
                <w:color w:val="000000"/>
                <w:sz w:val="16"/>
                <w:szCs w:val="16"/>
                <w:lang w:eastAsia="en-GB"/>
              </w:rPr>
            </w:pPr>
          </w:p>
        </w:tc>
        <w:tc>
          <w:tcPr>
            <w:tcW w:w="850" w:type="dxa"/>
            <w:tcBorders>
              <w:top w:val="nil"/>
              <w:left w:val="nil"/>
              <w:bottom w:val="nil"/>
              <w:right w:val="nil"/>
            </w:tcBorders>
            <w:shd w:val="clear" w:color="000000" w:fill="FFFFFF"/>
            <w:noWrap/>
            <w:vAlign w:val="center"/>
          </w:tcPr>
          <w:p w14:paraId="05520D2A" w14:textId="77777777" w:rsidR="00E65359" w:rsidRPr="00A652A6" w:rsidRDefault="00E65359">
            <w:pPr>
              <w:jc w:val="center"/>
              <w:rPr>
                <w:rFonts w:ascii="Century Gothic" w:hAnsi="Century Gothic" w:cs="Calibri"/>
                <w:color w:val="000000"/>
                <w:sz w:val="16"/>
                <w:szCs w:val="16"/>
                <w:lang w:eastAsia="en-GB"/>
              </w:rPr>
            </w:pPr>
          </w:p>
        </w:tc>
        <w:tc>
          <w:tcPr>
            <w:tcW w:w="4599" w:type="dxa"/>
            <w:tcBorders>
              <w:top w:val="single" w:sz="8" w:space="0" w:color="auto"/>
              <w:left w:val="single" w:sz="8" w:space="0" w:color="auto"/>
              <w:bottom w:val="single" w:sz="8" w:space="0" w:color="auto"/>
              <w:right w:val="single" w:sz="4" w:space="0" w:color="auto"/>
            </w:tcBorders>
            <w:shd w:val="clear" w:color="000000" w:fill="FFFFFF"/>
            <w:noWrap/>
            <w:vAlign w:val="center"/>
          </w:tcPr>
          <w:p w14:paraId="37CFBDF5" w14:textId="1DDBBE1B" w:rsidR="00E65359" w:rsidRPr="00A652A6" w:rsidRDefault="00E65359">
            <w:pPr>
              <w:jc w:val="left"/>
              <w:rPr>
                <w:rFonts w:ascii="Century Gothic" w:hAnsi="Century Gothic" w:cs="Calibri"/>
                <w:color w:val="000000"/>
                <w:sz w:val="16"/>
                <w:szCs w:val="16"/>
                <w:lang w:eastAsia="en-GB"/>
              </w:rPr>
            </w:pPr>
            <w:r>
              <w:rPr>
                <w:rFonts w:ascii="Century Gothic" w:hAnsi="Century Gothic" w:cs="Calibri"/>
                <w:color w:val="000000"/>
                <w:sz w:val="16"/>
                <w:szCs w:val="16"/>
                <w:lang w:eastAsia="en-GB"/>
              </w:rPr>
              <w:t>Score for this period</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37B7253B" w14:textId="77777777" w:rsidR="00E65359" w:rsidRPr="00A652A6" w:rsidRDefault="00E65359">
            <w:pPr>
              <w:jc w:val="center"/>
              <w:rPr>
                <w:rFonts w:ascii="Century Gothic" w:hAnsi="Century Gothic" w:cs="Calibri"/>
                <w:color w:val="000000"/>
                <w:sz w:val="16"/>
                <w:szCs w:val="16"/>
                <w:lang w:eastAsia="en-GB"/>
              </w:rPr>
            </w:pPr>
          </w:p>
        </w:tc>
      </w:tr>
    </w:tbl>
    <w:p w14:paraId="5B6A63F2" w14:textId="77777777" w:rsidR="001936C0" w:rsidRDefault="001936C0">
      <w:pPr>
        <w:jc w:val="left"/>
        <w:rPr>
          <w:rFonts w:ascii="Century Gothic" w:hAnsi="Century Gothic" w:cs="Calibri"/>
          <w:color w:val="000000"/>
          <w:sz w:val="16"/>
          <w:szCs w:val="16"/>
          <w:lang w:eastAsia="en-GB"/>
        </w:rPr>
        <w:sectPr w:rsidR="001936C0" w:rsidSect="007126CA">
          <w:pgSz w:w="16840" w:h="11900" w:orient="landscape"/>
          <w:pgMar w:top="1418" w:right="992" w:bottom="1440" w:left="1440" w:header="720" w:footer="720" w:gutter="0"/>
          <w:cols w:space="720" w:equalWidth="0">
            <w:col w:w="9042"/>
          </w:cols>
          <w:noEndnote/>
          <w:docGrid w:linePitch="299"/>
        </w:sectPr>
      </w:pPr>
    </w:p>
    <w:p w14:paraId="5AD27A52" w14:textId="5F8B66BB" w:rsidR="001E6335" w:rsidRPr="005D5226" w:rsidRDefault="005D5226" w:rsidP="00260169">
      <w:pPr>
        <w:pStyle w:val="BodyText2"/>
        <w:spacing w:after="120"/>
        <w:ind w:left="0"/>
        <w:jc w:val="center"/>
        <w:rPr>
          <w:rFonts w:ascii="Century Gothic" w:hAnsi="Century Gothic"/>
          <w:b/>
          <w:bCs/>
          <w:sz w:val="20"/>
          <w:szCs w:val="18"/>
          <w:u w:val="single"/>
        </w:rPr>
      </w:pPr>
      <w:r w:rsidRPr="005D5226">
        <w:rPr>
          <w:rFonts w:ascii="Century Gothic" w:hAnsi="Century Gothic"/>
          <w:b/>
          <w:bCs/>
          <w:sz w:val="20"/>
          <w:szCs w:val="22"/>
          <w:u w:val="single"/>
        </w:rPr>
        <w:lastRenderedPageBreak/>
        <w:t>APPENDIX</w:t>
      </w:r>
      <w:r w:rsidR="00F6062A">
        <w:rPr>
          <w:rFonts w:ascii="Century Gothic" w:hAnsi="Century Gothic"/>
          <w:b/>
          <w:bCs/>
          <w:sz w:val="20"/>
          <w:szCs w:val="22"/>
          <w:u w:val="single"/>
        </w:rPr>
        <w:t xml:space="preserve"> 2</w:t>
      </w:r>
      <w:r w:rsidRPr="005D5226">
        <w:rPr>
          <w:rFonts w:ascii="Century Gothic" w:hAnsi="Century Gothic"/>
          <w:b/>
          <w:bCs/>
          <w:sz w:val="20"/>
          <w:szCs w:val="22"/>
          <w:u w:val="single"/>
        </w:rPr>
        <w:t xml:space="preserve"> TO SCHEDULE 9</w:t>
      </w:r>
    </w:p>
    <w:p w14:paraId="57AB92ED" w14:textId="4BBB5975" w:rsidR="001E6335" w:rsidRPr="00912EC7" w:rsidRDefault="001E6335" w:rsidP="00FC066B">
      <w:pPr>
        <w:pStyle w:val="Subtitle"/>
        <w:rPr>
          <w:rFonts w:ascii="Century Gothic" w:hAnsi="Century Gothic"/>
          <w:sz w:val="20"/>
          <w:szCs w:val="20"/>
        </w:rPr>
      </w:pPr>
      <w:r w:rsidRPr="00912EC7">
        <w:rPr>
          <w:rFonts w:ascii="Century Gothic" w:hAnsi="Century Gothic"/>
        </w:rPr>
        <w:br/>
      </w:r>
      <w:r w:rsidR="444CC0B3" w:rsidRPr="00912EC7">
        <w:rPr>
          <w:rFonts w:ascii="Century Gothic" w:hAnsi="Century Gothic"/>
          <w:sz w:val="20"/>
          <w:szCs w:val="20"/>
        </w:rPr>
        <w:t>Contract Governance Meetings</w:t>
      </w:r>
    </w:p>
    <w:p w14:paraId="6C306097" w14:textId="77777777" w:rsidR="00757E13" w:rsidRPr="00912EC7" w:rsidRDefault="00757E13" w:rsidP="009A4DF3">
      <w:pPr>
        <w:pStyle w:val="BodyText2"/>
        <w:spacing w:after="120"/>
        <w:ind w:left="0"/>
        <w:rPr>
          <w:rFonts w:ascii="Century Gothic" w:hAnsi="Century Gothic" w:cs="Arial"/>
          <w:b/>
          <w:sz w:val="18"/>
          <w:szCs w:val="18"/>
        </w:rPr>
      </w:pPr>
    </w:p>
    <w:p w14:paraId="16F68089" w14:textId="77777777" w:rsidR="00DE6739" w:rsidRPr="00912EC7" w:rsidRDefault="00DE6739" w:rsidP="009A4DF3">
      <w:pPr>
        <w:pStyle w:val="BodyText2"/>
        <w:spacing w:after="120"/>
        <w:ind w:left="0"/>
        <w:rPr>
          <w:rFonts w:ascii="Century Gothic" w:hAnsi="Century Gothic" w:cs="Arial"/>
          <w:b/>
          <w:sz w:val="18"/>
          <w:szCs w:val="18"/>
        </w:rPr>
      </w:pPr>
    </w:p>
    <w:tbl>
      <w:tblPr>
        <w:tblW w:w="5820"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8"/>
        <w:gridCol w:w="850"/>
        <w:gridCol w:w="2690"/>
        <w:gridCol w:w="2834"/>
        <w:gridCol w:w="1558"/>
        <w:gridCol w:w="1413"/>
      </w:tblGrid>
      <w:tr w:rsidR="003E729A" w:rsidRPr="00912EC7" w14:paraId="4441FB85" w14:textId="5CA9B467" w:rsidTr="00D76E5B">
        <w:trPr>
          <w:trHeight w:val="1098"/>
        </w:trPr>
        <w:tc>
          <w:tcPr>
            <w:tcW w:w="555" w:type="pct"/>
            <w:shd w:val="clear" w:color="000000" w:fill="60497A"/>
            <w:vAlign w:val="center"/>
            <w:hideMark/>
          </w:tcPr>
          <w:p w14:paraId="09ADCF08" w14:textId="77777777" w:rsidR="00F53674" w:rsidRPr="00967CC7" w:rsidRDefault="00F53674"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Meeting</w:t>
            </w:r>
          </w:p>
        </w:tc>
        <w:tc>
          <w:tcPr>
            <w:tcW w:w="404" w:type="pct"/>
            <w:shd w:val="clear" w:color="000000" w:fill="60497A"/>
            <w:vAlign w:val="center"/>
            <w:hideMark/>
          </w:tcPr>
          <w:p w14:paraId="6BEC0F6A" w14:textId="77777777" w:rsidR="00F53674" w:rsidRPr="00967CC7" w:rsidRDefault="00F53674"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Freq.</w:t>
            </w:r>
          </w:p>
        </w:tc>
        <w:tc>
          <w:tcPr>
            <w:tcW w:w="1279" w:type="pct"/>
            <w:shd w:val="clear" w:color="000000" w:fill="60497A"/>
            <w:vAlign w:val="center"/>
            <w:hideMark/>
          </w:tcPr>
          <w:p w14:paraId="5A184779" w14:textId="77777777" w:rsidR="00F53674" w:rsidRPr="00967CC7" w:rsidRDefault="00F53674"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Purpose of Meeting</w:t>
            </w:r>
          </w:p>
        </w:tc>
        <w:tc>
          <w:tcPr>
            <w:tcW w:w="1348" w:type="pct"/>
            <w:shd w:val="clear" w:color="000000" w:fill="60497A"/>
            <w:vAlign w:val="center"/>
            <w:hideMark/>
          </w:tcPr>
          <w:p w14:paraId="707AD16F" w14:textId="77777777" w:rsidR="00F53674" w:rsidRPr="00967CC7" w:rsidRDefault="00F53674"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Agenda</w:t>
            </w:r>
          </w:p>
        </w:tc>
        <w:tc>
          <w:tcPr>
            <w:tcW w:w="741" w:type="pct"/>
            <w:shd w:val="clear" w:color="000000" w:fill="60497A"/>
            <w:vAlign w:val="center"/>
            <w:hideMark/>
          </w:tcPr>
          <w:p w14:paraId="32C17F6B" w14:textId="17AD1628" w:rsidR="00F53674" w:rsidRPr="00967CC7" w:rsidRDefault="00F53674"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Reps Involved</w:t>
            </w:r>
            <w:r w:rsidR="00967CC7" w:rsidRPr="00967CC7">
              <w:rPr>
                <w:rFonts w:ascii="Century Gothic" w:hAnsi="Century Gothic" w:cs="Arial"/>
                <w:b/>
                <w:bCs/>
                <w:color w:val="FFFFFF" w:themeColor="background1"/>
                <w:sz w:val="16"/>
                <w:lang w:eastAsia="en-GB"/>
              </w:rPr>
              <w:t xml:space="preserve"> (VAA)</w:t>
            </w:r>
          </w:p>
        </w:tc>
        <w:tc>
          <w:tcPr>
            <w:tcW w:w="672" w:type="pct"/>
            <w:shd w:val="clear" w:color="000000" w:fill="60497A"/>
          </w:tcPr>
          <w:p w14:paraId="79DDFBDD" w14:textId="77777777" w:rsidR="00967CC7" w:rsidRPr="00967CC7" w:rsidRDefault="00967CC7" w:rsidP="005C5676">
            <w:pPr>
              <w:jc w:val="center"/>
              <w:rPr>
                <w:rFonts w:ascii="Century Gothic" w:hAnsi="Century Gothic" w:cs="Arial"/>
                <w:b/>
                <w:bCs/>
                <w:color w:val="FFFFFF" w:themeColor="background1"/>
                <w:sz w:val="16"/>
                <w:lang w:eastAsia="en-GB"/>
              </w:rPr>
            </w:pPr>
          </w:p>
          <w:p w14:paraId="4D7C1EA5" w14:textId="77777777" w:rsidR="00967CC7" w:rsidRPr="00967CC7" w:rsidRDefault="00967CC7" w:rsidP="005C5676">
            <w:pPr>
              <w:jc w:val="center"/>
              <w:rPr>
                <w:rFonts w:ascii="Century Gothic" w:hAnsi="Century Gothic" w:cs="Arial"/>
                <w:b/>
                <w:bCs/>
                <w:color w:val="FFFFFF" w:themeColor="background1"/>
                <w:sz w:val="16"/>
                <w:lang w:eastAsia="en-GB"/>
              </w:rPr>
            </w:pPr>
          </w:p>
          <w:p w14:paraId="757AB4AC" w14:textId="07E1F6C1" w:rsidR="00F53674" w:rsidRPr="00967CC7" w:rsidRDefault="00967CC7" w:rsidP="005C5676">
            <w:pPr>
              <w:jc w:val="center"/>
              <w:rPr>
                <w:rFonts w:ascii="Century Gothic" w:hAnsi="Century Gothic" w:cs="Arial"/>
                <w:b/>
                <w:bCs/>
                <w:color w:val="FFFFFF" w:themeColor="background1"/>
                <w:sz w:val="16"/>
                <w:lang w:eastAsia="en-GB"/>
              </w:rPr>
            </w:pPr>
            <w:r w:rsidRPr="00967CC7">
              <w:rPr>
                <w:rFonts w:ascii="Century Gothic" w:hAnsi="Century Gothic" w:cs="Arial"/>
                <w:b/>
                <w:bCs/>
                <w:color w:val="FFFFFF" w:themeColor="background1"/>
                <w:sz w:val="16"/>
                <w:lang w:eastAsia="en-GB"/>
              </w:rPr>
              <w:t>Reps Involved (Supplier)</w:t>
            </w:r>
          </w:p>
        </w:tc>
      </w:tr>
      <w:tr w:rsidR="00967CC7" w:rsidRPr="00912EC7" w14:paraId="17716204" w14:textId="24DA11E9" w:rsidTr="00D76E5B">
        <w:trPr>
          <w:trHeight w:val="930"/>
        </w:trPr>
        <w:tc>
          <w:tcPr>
            <w:tcW w:w="555" w:type="pct"/>
            <w:vMerge w:val="restart"/>
            <w:shd w:val="clear" w:color="auto" w:fill="auto"/>
            <w:vAlign w:val="center"/>
            <w:hideMark/>
          </w:tcPr>
          <w:p w14:paraId="325AFA61" w14:textId="6207CDB6"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Annual Meeting</w:t>
            </w:r>
            <w:r>
              <w:rPr>
                <w:rFonts w:ascii="Century Gothic" w:hAnsi="Century Gothic" w:cs="Arial"/>
                <w:color w:val="000000"/>
                <w:sz w:val="16"/>
                <w:szCs w:val="18"/>
                <w:lang w:eastAsia="en-GB"/>
              </w:rPr>
              <w:t>/ Conference Call</w:t>
            </w:r>
          </w:p>
        </w:tc>
        <w:tc>
          <w:tcPr>
            <w:tcW w:w="404" w:type="pct"/>
            <w:vMerge w:val="restart"/>
            <w:shd w:val="clear" w:color="auto" w:fill="auto"/>
            <w:noWrap/>
            <w:textDirection w:val="tbRl"/>
            <w:vAlign w:val="center"/>
            <w:hideMark/>
          </w:tcPr>
          <w:p w14:paraId="674425A4" w14:textId="77777777" w:rsidR="00967CC7" w:rsidRPr="00912EC7" w:rsidRDefault="00967CC7" w:rsidP="005C5676">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Annual</w:t>
            </w:r>
          </w:p>
        </w:tc>
        <w:tc>
          <w:tcPr>
            <w:tcW w:w="1279" w:type="pct"/>
            <w:shd w:val="clear" w:color="auto" w:fill="auto"/>
            <w:vAlign w:val="center"/>
            <w:hideMark/>
          </w:tcPr>
          <w:p w14:paraId="3C64EC94"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Drive strategic direction of the relationship for following 12 months and beyond</w:t>
            </w:r>
          </w:p>
        </w:tc>
        <w:tc>
          <w:tcPr>
            <w:tcW w:w="1348" w:type="pct"/>
            <w:shd w:val="clear" w:color="auto" w:fill="auto"/>
            <w:vAlign w:val="center"/>
            <w:hideMark/>
          </w:tcPr>
          <w:p w14:paraId="06D4C81B"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Strategic Overview of both organisations</w:t>
            </w:r>
          </w:p>
        </w:tc>
        <w:tc>
          <w:tcPr>
            <w:tcW w:w="741" w:type="pct"/>
            <w:vMerge w:val="restart"/>
            <w:shd w:val="clear" w:color="auto" w:fill="auto"/>
            <w:vAlign w:val="center"/>
            <w:hideMark/>
          </w:tcPr>
          <w:p w14:paraId="2C0D5B39" w14:textId="0D462B02" w:rsidR="00967CC7" w:rsidRPr="001E6234" w:rsidRDefault="001E6234" w:rsidP="005C5676">
            <w:pPr>
              <w:jc w:val="left"/>
              <w:rPr>
                <w:rFonts w:ascii="Century Gothic" w:hAnsi="Century Gothic" w:cs="Arial"/>
                <w:color w:val="000000"/>
                <w:sz w:val="16"/>
                <w:szCs w:val="18"/>
                <w:lang w:eastAsia="en-GB"/>
              </w:rPr>
            </w:pPr>
            <w:r w:rsidRPr="001E6234">
              <w:rPr>
                <w:rFonts w:ascii="Century Gothic" w:hAnsi="Century Gothic" w:cs="Arial"/>
                <w:color w:val="000000"/>
                <w:sz w:val="16"/>
                <w:szCs w:val="18"/>
                <w:lang w:eastAsia="en-GB"/>
              </w:rPr>
              <w:t xml:space="preserve">Head of Inflight Services / Senior Manager – IFS Food, Beverage &amp; Ancillaries / Manager IFS </w:t>
            </w:r>
            <w:r w:rsidR="001A6DF2">
              <w:rPr>
                <w:rFonts w:ascii="Century Gothic" w:hAnsi="Century Gothic" w:cs="Arial"/>
                <w:color w:val="000000"/>
                <w:sz w:val="16"/>
                <w:szCs w:val="18"/>
                <w:lang w:eastAsia="en-GB"/>
              </w:rPr>
              <w:t>Supplier Relationships</w:t>
            </w:r>
            <w:r w:rsidR="001A6DF2" w:rsidRPr="001E6234">
              <w:rPr>
                <w:rFonts w:ascii="Century Gothic" w:hAnsi="Century Gothic" w:cs="Arial"/>
                <w:color w:val="000000"/>
                <w:sz w:val="16"/>
                <w:szCs w:val="18"/>
                <w:lang w:eastAsia="en-GB"/>
              </w:rPr>
              <w:t xml:space="preserve"> </w:t>
            </w:r>
            <w:r w:rsidRPr="001E6234">
              <w:rPr>
                <w:rFonts w:ascii="Century Gothic" w:hAnsi="Century Gothic" w:cs="Arial"/>
                <w:color w:val="000000"/>
                <w:sz w:val="16"/>
                <w:szCs w:val="18"/>
                <w:lang w:eastAsia="en-GB"/>
              </w:rPr>
              <w:t xml:space="preserve">/ </w:t>
            </w:r>
            <w:r w:rsidR="001A6DF2">
              <w:rPr>
                <w:rFonts w:ascii="Century Gothic" w:hAnsi="Century Gothic" w:cs="Arial"/>
                <w:color w:val="000000"/>
                <w:sz w:val="16"/>
                <w:szCs w:val="18"/>
                <w:lang w:eastAsia="en-GB"/>
              </w:rPr>
              <w:t>Senior</w:t>
            </w:r>
            <w:r w:rsidRPr="001E6234">
              <w:rPr>
                <w:rFonts w:ascii="Century Gothic" w:hAnsi="Century Gothic" w:cs="Arial"/>
                <w:color w:val="000000"/>
                <w:sz w:val="16"/>
                <w:szCs w:val="18"/>
                <w:lang w:eastAsia="en-GB"/>
              </w:rPr>
              <w:t xml:space="preserve"> Procurement Manager</w:t>
            </w:r>
          </w:p>
        </w:tc>
        <w:tc>
          <w:tcPr>
            <w:tcW w:w="672" w:type="pct"/>
            <w:vMerge w:val="restart"/>
          </w:tcPr>
          <w:p w14:paraId="5CEDE2DF" w14:textId="77777777" w:rsidR="00967CC7" w:rsidRPr="00912EC7" w:rsidRDefault="00967CC7" w:rsidP="005C5676">
            <w:pPr>
              <w:jc w:val="left"/>
              <w:rPr>
                <w:rFonts w:ascii="Century Gothic" w:hAnsi="Century Gothic" w:cs="Arial"/>
                <w:color w:val="000000"/>
                <w:sz w:val="16"/>
                <w:szCs w:val="18"/>
                <w:lang w:eastAsia="en-GB"/>
              </w:rPr>
            </w:pPr>
          </w:p>
        </w:tc>
      </w:tr>
      <w:tr w:rsidR="00967CC7" w:rsidRPr="00912EC7" w14:paraId="3DD9BCFA" w14:textId="618EBB7B" w:rsidTr="00D76E5B">
        <w:trPr>
          <w:trHeight w:val="705"/>
        </w:trPr>
        <w:tc>
          <w:tcPr>
            <w:tcW w:w="555" w:type="pct"/>
            <w:vMerge/>
            <w:vAlign w:val="center"/>
            <w:hideMark/>
          </w:tcPr>
          <w:p w14:paraId="73C9F1CA" w14:textId="77777777" w:rsidR="00967CC7" w:rsidRPr="00912EC7" w:rsidRDefault="00967CC7" w:rsidP="005C5676">
            <w:pPr>
              <w:jc w:val="left"/>
              <w:rPr>
                <w:rFonts w:ascii="Century Gothic" w:hAnsi="Century Gothic" w:cs="Arial"/>
                <w:color w:val="000000"/>
                <w:sz w:val="16"/>
                <w:szCs w:val="18"/>
                <w:lang w:eastAsia="en-GB"/>
              </w:rPr>
            </w:pPr>
          </w:p>
        </w:tc>
        <w:tc>
          <w:tcPr>
            <w:tcW w:w="404" w:type="pct"/>
            <w:vMerge/>
            <w:vAlign w:val="center"/>
            <w:hideMark/>
          </w:tcPr>
          <w:p w14:paraId="254DD762" w14:textId="77777777" w:rsidR="00967CC7" w:rsidRPr="00912EC7" w:rsidRDefault="00967CC7"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364C8DF7"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Set the tone for all aspects of the relationship</w:t>
            </w:r>
          </w:p>
        </w:tc>
        <w:tc>
          <w:tcPr>
            <w:tcW w:w="1348" w:type="pct"/>
            <w:shd w:val="clear" w:color="auto" w:fill="auto"/>
            <w:vAlign w:val="center"/>
            <w:hideMark/>
          </w:tcPr>
          <w:p w14:paraId="31EEFB86"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Governance model, ensuring all parties agree the structure</w:t>
            </w:r>
          </w:p>
        </w:tc>
        <w:tc>
          <w:tcPr>
            <w:tcW w:w="741" w:type="pct"/>
            <w:vMerge/>
            <w:vAlign w:val="center"/>
            <w:hideMark/>
          </w:tcPr>
          <w:p w14:paraId="3833FF66" w14:textId="77777777" w:rsidR="00967CC7" w:rsidRPr="00912EC7" w:rsidRDefault="00967CC7" w:rsidP="005C5676">
            <w:pPr>
              <w:jc w:val="left"/>
              <w:rPr>
                <w:rFonts w:ascii="Century Gothic" w:hAnsi="Century Gothic" w:cs="Arial"/>
                <w:color w:val="000000"/>
                <w:sz w:val="16"/>
                <w:szCs w:val="18"/>
                <w:lang w:eastAsia="en-GB"/>
              </w:rPr>
            </w:pPr>
          </w:p>
        </w:tc>
        <w:tc>
          <w:tcPr>
            <w:tcW w:w="672" w:type="pct"/>
            <w:vMerge/>
          </w:tcPr>
          <w:p w14:paraId="3BBB4BFB" w14:textId="77777777" w:rsidR="00967CC7" w:rsidRPr="00912EC7" w:rsidRDefault="00967CC7" w:rsidP="005C5676">
            <w:pPr>
              <w:jc w:val="left"/>
              <w:rPr>
                <w:rFonts w:ascii="Century Gothic" w:hAnsi="Century Gothic" w:cs="Arial"/>
                <w:color w:val="000000"/>
                <w:sz w:val="16"/>
                <w:szCs w:val="18"/>
                <w:lang w:eastAsia="en-GB"/>
              </w:rPr>
            </w:pPr>
          </w:p>
        </w:tc>
      </w:tr>
      <w:tr w:rsidR="00967CC7" w:rsidRPr="00912EC7" w14:paraId="3C35193B" w14:textId="54098892" w:rsidTr="00D76E5B">
        <w:trPr>
          <w:trHeight w:val="930"/>
        </w:trPr>
        <w:tc>
          <w:tcPr>
            <w:tcW w:w="555" w:type="pct"/>
            <w:vMerge/>
            <w:vAlign w:val="center"/>
            <w:hideMark/>
          </w:tcPr>
          <w:p w14:paraId="6533A340" w14:textId="77777777" w:rsidR="00967CC7" w:rsidRPr="00912EC7" w:rsidRDefault="00967CC7" w:rsidP="005C5676">
            <w:pPr>
              <w:jc w:val="left"/>
              <w:rPr>
                <w:rFonts w:ascii="Century Gothic" w:hAnsi="Century Gothic" w:cs="Arial"/>
                <w:color w:val="000000"/>
                <w:sz w:val="16"/>
                <w:szCs w:val="18"/>
                <w:lang w:eastAsia="en-GB"/>
              </w:rPr>
            </w:pPr>
          </w:p>
        </w:tc>
        <w:tc>
          <w:tcPr>
            <w:tcW w:w="404" w:type="pct"/>
            <w:vMerge/>
            <w:vAlign w:val="center"/>
            <w:hideMark/>
          </w:tcPr>
          <w:p w14:paraId="090AC5B0" w14:textId="77777777" w:rsidR="00967CC7" w:rsidRPr="00912EC7" w:rsidRDefault="00967CC7"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7D4EB8F1"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overall relationship in terms of performance and perception</w:t>
            </w:r>
          </w:p>
        </w:tc>
        <w:tc>
          <w:tcPr>
            <w:tcW w:w="1348" w:type="pct"/>
            <w:shd w:val="clear" w:color="auto" w:fill="auto"/>
            <w:vAlign w:val="center"/>
            <w:hideMark/>
          </w:tcPr>
          <w:p w14:paraId="5019E4BE"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Contract overview, focusing on high and lowlights of last 12 months (where applicable) </w:t>
            </w:r>
          </w:p>
        </w:tc>
        <w:tc>
          <w:tcPr>
            <w:tcW w:w="741" w:type="pct"/>
            <w:vMerge/>
            <w:vAlign w:val="center"/>
            <w:hideMark/>
          </w:tcPr>
          <w:p w14:paraId="0C693C25" w14:textId="77777777" w:rsidR="00967CC7" w:rsidRPr="00912EC7" w:rsidRDefault="00967CC7" w:rsidP="005C5676">
            <w:pPr>
              <w:jc w:val="left"/>
              <w:rPr>
                <w:rFonts w:ascii="Century Gothic" w:hAnsi="Century Gothic" w:cs="Arial"/>
                <w:color w:val="000000"/>
                <w:sz w:val="16"/>
                <w:szCs w:val="18"/>
                <w:lang w:eastAsia="en-GB"/>
              </w:rPr>
            </w:pPr>
          </w:p>
        </w:tc>
        <w:tc>
          <w:tcPr>
            <w:tcW w:w="672" w:type="pct"/>
            <w:vMerge/>
          </w:tcPr>
          <w:p w14:paraId="0CC938D6" w14:textId="77777777" w:rsidR="00967CC7" w:rsidRPr="00912EC7" w:rsidRDefault="00967CC7" w:rsidP="005C5676">
            <w:pPr>
              <w:jc w:val="left"/>
              <w:rPr>
                <w:rFonts w:ascii="Century Gothic" w:hAnsi="Century Gothic" w:cs="Arial"/>
                <w:color w:val="000000"/>
                <w:sz w:val="16"/>
                <w:szCs w:val="18"/>
                <w:lang w:eastAsia="en-GB"/>
              </w:rPr>
            </w:pPr>
          </w:p>
        </w:tc>
      </w:tr>
      <w:tr w:rsidR="00967CC7" w:rsidRPr="00912EC7" w14:paraId="6A782683" w14:textId="4B257D68" w:rsidTr="00D76E5B">
        <w:trPr>
          <w:trHeight w:val="1200"/>
        </w:trPr>
        <w:tc>
          <w:tcPr>
            <w:tcW w:w="555" w:type="pct"/>
            <w:vMerge/>
            <w:vAlign w:val="center"/>
            <w:hideMark/>
          </w:tcPr>
          <w:p w14:paraId="5C15B257" w14:textId="77777777" w:rsidR="00967CC7" w:rsidRPr="00912EC7" w:rsidRDefault="00967CC7" w:rsidP="005C5676">
            <w:pPr>
              <w:jc w:val="left"/>
              <w:rPr>
                <w:rFonts w:ascii="Century Gothic" w:hAnsi="Century Gothic" w:cs="Arial"/>
                <w:color w:val="000000"/>
                <w:sz w:val="16"/>
                <w:szCs w:val="18"/>
                <w:lang w:eastAsia="en-GB"/>
              </w:rPr>
            </w:pPr>
          </w:p>
        </w:tc>
        <w:tc>
          <w:tcPr>
            <w:tcW w:w="404" w:type="pct"/>
            <w:vMerge/>
            <w:vAlign w:val="center"/>
            <w:hideMark/>
          </w:tcPr>
          <w:p w14:paraId="47679F81" w14:textId="77777777" w:rsidR="00967CC7" w:rsidRPr="00912EC7" w:rsidRDefault="00967CC7"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6D5EE0EA" w14:textId="77777777" w:rsidR="00967CC7" w:rsidRPr="00912EC7" w:rsidRDefault="00967CC7"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Set and enforce major initiatives for the next 12 months, including Sustainability targets</w:t>
            </w:r>
          </w:p>
        </w:tc>
        <w:tc>
          <w:tcPr>
            <w:tcW w:w="1348" w:type="pct"/>
            <w:shd w:val="clear" w:color="auto" w:fill="auto"/>
            <w:vAlign w:val="center"/>
            <w:hideMark/>
          </w:tcPr>
          <w:p w14:paraId="6BE77507" w14:textId="77777777" w:rsidR="00967CC7" w:rsidRPr="00912EC7" w:rsidRDefault="00967CC7" w:rsidP="00041D41">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Propose and discuss major initiatives for the forthcoming year, focusing on continuous improvement initiatives, Service Improvement plans and Sustainability targets / initiatives</w:t>
            </w:r>
          </w:p>
        </w:tc>
        <w:tc>
          <w:tcPr>
            <w:tcW w:w="741" w:type="pct"/>
            <w:vMerge/>
            <w:vAlign w:val="center"/>
            <w:hideMark/>
          </w:tcPr>
          <w:p w14:paraId="29818FD8" w14:textId="77777777" w:rsidR="00967CC7" w:rsidRPr="00912EC7" w:rsidRDefault="00967CC7" w:rsidP="005C5676">
            <w:pPr>
              <w:jc w:val="left"/>
              <w:rPr>
                <w:rFonts w:ascii="Century Gothic" w:hAnsi="Century Gothic" w:cs="Arial"/>
                <w:color w:val="000000"/>
                <w:sz w:val="16"/>
                <w:szCs w:val="18"/>
                <w:lang w:eastAsia="en-GB"/>
              </w:rPr>
            </w:pPr>
          </w:p>
        </w:tc>
        <w:tc>
          <w:tcPr>
            <w:tcW w:w="672" w:type="pct"/>
            <w:vMerge/>
          </w:tcPr>
          <w:p w14:paraId="7848CE94" w14:textId="77777777" w:rsidR="00967CC7" w:rsidRPr="00912EC7" w:rsidRDefault="00967CC7" w:rsidP="005C5676">
            <w:pPr>
              <w:jc w:val="left"/>
              <w:rPr>
                <w:rFonts w:ascii="Century Gothic" w:hAnsi="Century Gothic" w:cs="Arial"/>
                <w:color w:val="000000"/>
                <w:sz w:val="16"/>
                <w:szCs w:val="18"/>
                <w:lang w:eastAsia="en-GB"/>
              </w:rPr>
            </w:pPr>
          </w:p>
        </w:tc>
      </w:tr>
      <w:tr w:rsidR="00D76E5B" w:rsidRPr="00912EC7" w14:paraId="639A6913" w14:textId="5DF0B389" w:rsidTr="00D76E5B">
        <w:trPr>
          <w:trHeight w:val="735"/>
        </w:trPr>
        <w:tc>
          <w:tcPr>
            <w:tcW w:w="555" w:type="pct"/>
            <w:vMerge w:val="restart"/>
            <w:shd w:val="clear" w:color="auto" w:fill="auto"/>
            <w:vAlign w:val="center"/>
            <w:hideMark/>
          </w:tcPr>
          <w:p w14:paraId="1E6A4FA6" w14:textId="7DF6BA8B"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Quarterly Business Review</w:t>
            </w:r>
            <w:r w:rsidR="00F87E52">
              <w:rPr>
                <w:rFonts w:ascii="Century Gothic" w:hAnsi="Century Gothic" w:cs="Arial"/>
                <w:color w:val="000000"/>
                <w:sz w:val="16"/>
                <w:szCs w:val="18"/>
                <w:lang w:eastAsia="en-GB"/>
              </w:rPr>
              <w:t xml:space="preserve"> / Conference Call</w:t>
            </w:r>
          </w:p>
        </w:tc>
        <w:tc>
          <w:tcPr>
            <w:tcW w:w="404" w:type="pct"/>
            <w:vMerge w:val="restart"/>
            <w:shd w:val="clear" w:color="auto" w:fill="auto"/>
            <w:noWrap/>
            <w:textDirection w:val="tbRl"/>
            <w:vAlign w:val="center"/>
            <w:hideMark/>
          </w:tcPr>
          <w:p w14:paraId="6F7E67E5" w14:textId="77777777" w:rsidR="00F53674" w:rsidRPr="00912EC7" w:rsidRDefault="00F53674" w:rsidP="005C5676">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Quarterly</w:t>
            </w:r>
          </w:p>
        </w:tc>
        <w:tc>
          <w:tcPr>
            <w:tcW w:w="1279" w:type="pct"/>
            <w:shd w:val="clear" w:color="auto" w:fill="auto"/>
            <w:vAlign w:val="center"/>
            <w:hideMark/>
          </w:tcPr>
          <w:p w14:paraId="5F64BF2A" w14:textId="5F6AB9F0"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Drive the overall activity </w:t>
            </w:r>
            <w:r w:rsidR="005B2C07" w:rsidRPr="00912EC7">
              <w:rPr>
                <w:rFonts w:ascii="Century Gothic" w:hAnsi="Century Gothic" w:cs="Arial"/>
                <w:color w:val="000000"/>
                <w:sz w:val="16"/>
                <w:szCs w:val="18"/>
                <w:lang w:eastAsia="en-GB"/>
              </w:rPr>
              <w:t>between the</w:t>
            </w:r>
            <w:r w:rsidRPr="00912EC7">
              <w:rPr>
                <w:rFonts w:ascii="Century Gothic" w:hAnsi="Century Gothic" w:cs="Arial"/>
                <w:color w:val="000000"/>
                <w:sz w:val="16"/>
                <w:szCs w:val="18"/>
                <w:lang w:eastAsia="en-GB"/>
              </w:rPr>
              <w:t xml:space="preserve"> parties</w:t>
            </w:r>
          </w:p>
        </w:tc>
        <w:tc>
          <w:tcPr>
            <w:tcW w:w="1348" w:type="pct"/>
            <w:shd w:val="clear" w:color="auto" w:fill="auto"/>
            <w:noWrap/>
            <w:vAlign w:val="center"/>
            <w:hideMark/>
          </w:tcPr>
          <w:p w14:paraId="37069B94"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Senior relationship and business updates</w:t>
            </w:r>
          </w:p>
        </w:tc>
        <w:tc>
          <w:tcPr>
            <w:tcW w:w="741" w:type="pct"/>
            <w:vMerge w:val="restart"/>
            <w:shd w:val="clear" w:color="auto" w:fill="auto"/>
            <w:vAlign w:val="center"/>
            <w:hideMark/>
          </w:tcPr>
          <w:p w14:paraId="138B5722" w14:textId="564E41E5" w:rsidR="00F53674" w:rsidRPr="00B36C48" w:rsidRDefault="00B36C48" w:rsidP="005C5676">
            <w:pPr>
              <w:jc w:val="left"/>
              <w:rPr>
                <w:rFonts w:ascii="Century Gothic" w:hAnsi="Century Gothic" w:cs="Arial"/>
                <w:color w:val="000000"/>
                <w:sz w:val="16"/>
                <w:szCs w:val="18"/>
                <w:lang w:val="fr-FR" w:eastAsia="en-GB"/>
              </w:rPr>
            </w:pPr>
            <w:r w:rsidRPr="00B36C48">
              <w:rPr>
                <w:rFonts w:ascii="Century Gothic" w:hAnsi="Century Gothic" w:cs="Arial"/>
                <w:color w:val="000000"/>
                <w:sz w:val="16"/>
                <w:szCs w:val="18"/>
                <w:lang w:eastAsia="en-GB"/>
              </w:rPr>
              <w:t xml:space="preserve">Senior Manager – IFS Food, Beverage &amp; Ancillaries / Manager </w:t>
            </w:r>
            <w:r w:rsidR="001A6DF2">
              <w:rPr>
                <w:rFonts w:ascii="Century Gothic" w:hAnsi="Century Gothic" w:cs="Arial"/>
                <w:color w:val="000000"/>
                <w:sz w:val="16"/>
                <w:szCs w:val="18"/>
                <w:lang w:eastAsia="en-GB"/>
              </w:rPr>
              <w:t xml:space="preserve">– IFS Supplier Relationships / </w:t>
            </w:r>
            <w:r w:rsidRPr="00B36C48">
              <w:rPr>
                <w:rFonts w:ascii="Century Gothic" w:hAnsi="Century Gothic" w:cs="Arial"/>
                <w:color w:val="000000"/>
                <w:sz w:val="16"/>
                <w:szCs w:val="18"/>
                <w:lang w:eastAsia="en-GB"/>
              </w:rPr>
              <w:t>Manager IFS Operations / Procurement Manager / Finance Manager</w:t>
            </w:r>
          </w:p>
        </w:tc>
        <w:tc>
          <w:tcPr>
            <w:tcW w:w="672" w:type="pct"/>
          </w:tcPr>
          <w:p w14:paraId="7624660F" w14:textId="77777777" w:rsidR="00F53674" w:rsidRPr="00912EC7" w:rsidRDefault="00F53674" w:rsidP="005C5676">
            <w:pPr>
              <w:jc w:val="left"/>
              <w:rPr>
                <w:rFonts w:ascii="Century Gothic" w:hAnsi="Century Gothic" w:cs="Arial"/>
                <w:color w:val="000000"/>
                <w:sz w:val="16"/>
                <w:szCs w:val="18"/>
                <w:lang w:val="fr-FR" w:eastAsia="en-GB"/>
              </w:rPr>
            </w:pPr>
          </w:p>
        </w:tc>
      </w:tr>
      <w:tr w:rsidR="00D76E5B" w:rsidRPr="00912EC7" w14:paraId="2208B788" w14:textId="2F0E7FD4" w:rsidTr="00D76E5B">
        <w:trPr>
          <w:trHeight w:val="705"/>
        </w:trPr>
        <w:tc>
          <w:tcPr>
            <w:tcW w:w="555" w:type="pct"/>
            <w:vMerge/>
            <w:vAlign w:val="center"/>
            <w:hideMark/>
          </w:tcPr>
          <w:p w14:paraId="35BDE0CF" w14:textId="77777777" w:rsidR="00F53674" w:rsidRPr="00912EC7" w:rsidRDefault="00F53674" w:rsidP="005C5676">
            <w:pPr>
              <w:jc w:val="left"/>
              <w:rPr>
                <w:rFonts w:ascii="Century Gothic" w:hAnsi="Century Gothic" w:cs="Arial"/>
                <w:color w:val="000000"/>
                <w:sz w:val="16"/>
                <w:szCs w:val="18"/>
                <w:lang w:val="fr-FR" w:eastAsia="en-GB"/>
              </w:rPr>
            </w:pPr>
          </w:p>
        </w:tc>
        <w:tc>
          <w:tcPr>
            <w:tcW w:w="404" w:type="pct"/>
            <w:vMerge/>
            <w:vAlign w:val="center"/>
            <w:hideMark/>
          </w:tcPr>
          <w:p w14:paraId="5066360C" w14:textId="77777777" w:rsidR="00F53674" w:rsidRPr="00912EC7" w:rsidRDefault="00F53674" w:rsidP="005C5676">
            <w:pPr>
              <w:jc w:val="center"/>
              <w:rPr>
                <w:rFonts w:ascii="Century Gothic" w:hAnsi="Century Gothic" w:cs="Arial"/>
                <w:color w:val="000000"/>
                <w:sz w:val="16"/>
                <w:szCs w:val="18"/>
                <w:lang w:val="fr-FR" w:eastAsia="en-GB"/>
              </w:rPr>
            </w:pPr>
          </w:p>
        </w:tc>
        <w:tc>
          <w:tcPr>
            <w:tcW w:w="1279" w:type="pct"/>
            <w:shd w:val="clear" w:color="auto" w:fill="auto"/>
            <w:vAlign w:val="center"/>
            <w:hideMark/>
          </w:tcPr>
          <w:p w14:paraId="7C3443D2"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Review contract performance </w:t>
            </w:r>
          </w:p>
        </w:tc>
        <w:tc>
          <w:tcPr>
            <w:tcW w:w="1348" w:type="pct"/>
            <w:shd w:val="clear" w:color="auto" w:fill="auto"/>
            <w:vAlign w:val="center"/>
            <w:hideMark/>
          </w:tcPr>
          <w:p w14:paraId="7C1ACAD8"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Performance review against Service Schedules and Service Levels</w:t>
            </w:r>
          </w:p>
        </w:tc>
        <w:tc>
          <w:tcPr>
            <w:tcW w:w="741" w:type="pct"/>
            <w:vMerge/>
            <w:vAlign w:val="center"/>
            <w:hideMark/>
          </w:tcPr>
          <w:p w14:paraId="2AE4AE8A" w14:textId="77777777" w:rsidR="00F53674" w:rsidRPr="00912EC7" w:rsidRDefault="00F53674" w:rsidP="005C5676">
            <w:pPr>
              <w:jc w:val="left"/>
              <w:rPr>
                <w:rFonts w:ascii="Century Gothic" w:hAnsi="Century Gothic" w:cs="Arial"/>
                <w:color w:val="000000"/>
                <w:sz w:val="16"/>
                <w:szCs w:val="18"/>
                <w:lang w:eastAsia="en-GB"/>
              </w:rPr>
            </w:pPr>
          </w:p>
        </w:tc>
        <w:tc>
          <w:tcPr>
            <w:tcW w:w="672" w:type="pct"/>
          </w:tcPr>
          <w:p w14:paraId="5A4ABF75" w14:textId="77777777" w:rsidR="00F53674" w:rsidRPr="00912EC7" w:rsidRDefault="00F53674" w:rsidP="005C5676">
            <w:pPr>
              <w:jc w:val="left"/>
              <w:rPr>
                <w:rFonts w:ascii="Century Gothic" w:hAnsi="Century Gothic" w:cs="Arial"/>
                <w:color w:val="000000"/>
                <w:sz w:val="16"/>
                <w:szCs w:val="18"/>
                <w:lang w:eastAsia="en-GB"/>
              </w:rPr>
            </w:pPr>
          </w:p>
        </w:tc>
      </w:tr>
      <w:tr w:rsidR="00D76E5B" w:rsidRPr="00912EC7" w14:paraId="5E6F3826" w14:textId="230D1664" w:rsidTr="00D76E5B">
        <w:trPr>
          <w:trHeight w:val="960"/>
        </w:trPr>
        <w:tc>
          <w:tcPr>
            <w:tcW w:w="555" w:type="pct"/>
            <w:vMerge/>
            <w:vAlign w:val="center"/>
            <w:hideMark/>
          </w:tcPr>
          <w:p w14:paraId="43759640" w14:textId="77777777" w:rsidR="00F53674" w:rsidRPr="00912EC7" w:rsidRDefault="00F53674" w:rsidP="005C5676">
            <w:pPr>
              <w:jc w:val="left"/>
              <w:rPr>
                <w:rFonts w:ascii="Century Gothic" w:hAnsi="Century Gothic" w:cs="Arial"/>
                <w:color w:val="000000"/>
                <w:sz w:val="16"/>
                <w:szCs w:val="18"/>
                <w:lang w:eastAsia="en-GB"/>
              </w:rPr>
            </w:pPr>
          </w:p>
        </w:tc>
        <w:tc>
          <w:tcPr>
            <w:tcW w:w="404" w:type="pct"/>
            <w:vMerge/>
            <w:vAlign w:val="center"/>
            <w:hideMark/>
          </w:tcPr>
          <w:p w14:paraId="1111F7C9" w14:textId="77777777" w:rsidR="00F53674" w:rsidRPr="00912EC7" w:rsidRDefault="00F53674"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795B8806"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overall relationship</w:t>
            </w:r>
          </w:p>
        </w:tc>
        <w:tc>
          <w:tcPr>
            <w:tcW w:w="1348" w:type="pct"/>
            <w:shd w:val="clear" w:color="auto" w:fill="auto"/>
            <w:vAlign w:val="center"/>
            <w:hideMark/>
          </w:tcPr>
          <w:p w14:paraId="477E3C40" w14:textId="77777777" w:rsidR="00F53674" w:rsidRPr="00912EC7" w:rsidRDefault="00F53674" w:rsidP="003E69A8">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Relationship overview, focusing on high and lowlights of last quarter</w:t>
            </w:r>
          </w:p>
        </w:tc>
        <w:tc>
          <w:tcPr>
            <w:tcW w:w="741" w:type="pct"/>
            <w:vMerge/>
            <w:vAlign w:val="center"/>
            <w:hideMark/>
          </w:tcPr>
          <w:p w14:paraId="50DA36A5" w14:textId="77777777" w:rsidR="00F53674" w:rsidRPr="00912EC7" w:rsidRDefault="00F53674" w:rsidP="005C5676">
            <w:pPr>
              <w:jc w:val="left"/>
              <w:rPr>
                <w:rFonts w:ascii="Century Gothic" w:hAnsi="Century Gothic" w:cs="Arial"/>
                <w:color w:val="000000"/>
                <w:sz w:val="16"/>
                <w:szCs w:val="18"/>
                <w:lang w:eastAsia="en-GB"/>
              </w:rPr>
            </w:pPr>
          </w:p>
        </w:tc>
        <w:tc>
          <w:tcPr>
            <w:tcW w:w="672" w:type="pct"/>
          </w:tcPr>
          <w:p w14:paraId="4820CF2F" w14:textId="77777777" w:rsidR="00F53674" w:rsidRPr="00912EC7" w:rsidRDefault="00F53674" w:rsidP="005C5676">
            <w:pPr>
              <w:jc w:val="left"/>
              <w:rPr>
                <w:rFonts w:ascii="Century Gothic" w:hAnsi="Century Gothic" w:cs="Arial"/>
                <w:color w:val="000000"/>
                <w:sz w:val="16"/>
                <w:szCs w:val="18"/>
                <w:lang w:eastAsia="en-GB"/>
              </w:rPr>
            </w:pPr>
          </w:p>
        </w:tc>
      </w:tr>
      <w:tr w:rsidR="00D76E5B" w:rsidRPr="00912EC7" w14:paraId="5E85D24F" w14:textId="2CAFB306" w:rsidTr="00D76E5B">
        <w:trPr>
          <w:trHeight w:val="630"/>
        </w:trPr>
        <w:tc>
          <w:tcPr>
            <w:tcW w:w="555" w:type="pct"/>
            <w:vMerge/>
            <w:vAlign w:val="center"/>
            <w:hideMark/>
          </w:tcPr>
          <w:p w14:paraId="6BC9EC55" w14:textId="77777777" w:rsidR="00F53674" w:rsidRPr="00912EC7" w:rsidRDefault="00F53674" w:rsidP="005C5676">
            <w:pPr>
              <w:jc w:val="left"/>
              <w:rPr>
                <w:rFonts w:ascii="Century Gothic" w:hAnsi="Century Gothic" w:cs="Arial"/>
                <w:color w:val="000000"/>
                <w:sz w:val="16"/>
                <w:szCs w:val="18"/>
                <w:lang w:eastAsia="en-GB"/>
              </w:rPr>
            </w:pPr>
          </w:p>
        </w:tc>
        <w:tc>
          <w:tcPr>
            <w:tcW w:w="404" w:type="pct"/>
            <w:vMerge/>
            <w:vAlign w:val="center"/>
            <w:hideMark/>
          </w:tcPr>
          <w:p w14:paraId="3C7C739D" w14:textId="77777777" w:rsidR="00F53674" w:rsidRPr="00912EC7" w:rsidRDefault="00F53674"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0D6C15E5"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Propose changes to contract terms and conditions as required</w:t>
            </w:r>
          </w:p>
        </w:tc>
        <w:tc>
          <w:tcPr>
            <w:tcW w:w="1348" w:type="pct"/>
            <w:shd w:val="clear" w:color="auto" w:fill="auto"/>
            <w:vAlign w:val="center"/>
            <w:hideMark/>
          </w:tcPr>
          <w:p w14:paraId="0690AD17"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Agree any contractual amendments</w:t>
            </w:r>
          </w:p>
        </w:tc>
        <w:tc>
          <w:tcPr>
            <w:tcW w:w="741" w:type="pct"/>
            <w:vMerge/>
            <w:vAlign w:val="center"/>
            <w:hideMark/>
          </w:tcPr>
          <w:p w14:paraId="774CF5FD" w14:textId="77777777" w:rsidR="00F53674" w:rsidRPr="00912EC7" w:rsidRDefault="00F53674" w:rsidP="005C5676">
            <w:pPr>
              <w:jc w:val="left"/>
              <w:rPr>
                <w:rFonts w:ascii="Century Gothic" w:hAnsi="Century Gothic" w:cs="Arial"/>
                <w:color w:val="000000"/>
                <w:sz w:val="16"/>
                <w:szCs w:val="18"/>
                <w:lang w:eastAsia="en-GB"/>
              </w:rPr>
            </w:pPr>
          </w:p>
        </w:tc>
        <w:tc>
          <w:tcPr>
            <w:tcW w:w="672" w:type="pct"/>
          </w:tcPr>
          <w:p w14:paraId="6B73ABD1" w14:textId="77777777" w:rsidR="00F53674" w:rsidRPr="00912EC7" w:rsidRDefault="00F53674" w:rsidP="005C5676">
            <w:pPr>
              <w:jc w:val="left"/>
              <w:rPr>
                <w:rFonts w:ascii="Century Gothic" w:hAnsi="Century Gothic" w:cs="Arial"/>
                <w:color w:val="000000"/>
                <w:sz w:val="16"/>
                <w:szCs w:val="18"/>
                <w:lang w:eastAsia="en-GB"/>
              </w:rPr>
            </w:pPr>
          </w:p>
        </w:tc>
      </w:tr>
      <w:tr w:rsidR="00D76E5B" w:rsidRPr="00912EC7" w14:paraId="542B1AF4" w14:textId="7AD82CF6" w:rsidTr="00D76E5B">
        <w:trPr>
          <w:trHeight w:val="1095"/>
        </w:trPr>
        <w:tc>
          <w:tcPr>
            <w:tcW w:w="555" w:type="pct"/>
            <w:vMerge/>
            <w:vAlign w:val="center"/>
            <w:hideMark/>
          </w:tcPr>
          <w:p w14:paraId="4EE21403" w14:textId="77777777" w:rsidR="00F53674" w:rsidRPr="00912EC7" w:rsidRDefault="00F53674" w:rsidP="005C5676">
            <w:pPr>
              <w:jc w:val="left"/>
              <w:rPr>
                <w:rFonts w:ascii="Century Gothic" w:hAnsi="Century Gothic" w:cs="Arial"/>
                <w:color w:val="000000"/>
                <w:sz w:val="16"/>
                <w:szCs w:val="18"/>
                <w:lang w:eastAsia="en-GB"/>
              </w:rPr>
            </w:pPr>
          </w:p>
        </w:tc>
        <w:tc>
          <w:tcPr>
            <w:tcW w:w="404" w:type="pct"/>
            <w:vMerge/>
            <w:vAlign w:val="center"/>
            <w:hideMark/>
          </w:tcPr>
          <w:p w14:paraId="5226A5D5" w14:textId="77777777" w:rsidR="00F53674" w:rsidRPr="00912EC7" w:rsidRDefault="00F53674"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2FB4C80D"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of major initiatives</w:t>
            </w:r>
          </w:p>
        </w:tc>
        <w:tc>
          <w:tcPr>
            <w:tcW w:w="1348" w:type="pct"/>
            <w:shd w:val="clear" w:color="auto" w:fill="auto"/>
            <w:vAlign w:val="center"/>
            <w:hideMark/>
          </w:tcPr>
          <w:p w14:paraId="456B753C"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Update on major initiatives during last quarter, to include continuous improvement initiatives and Service Improvement plans</w:t>
            </w:r>
          </w:p>
        </w:tc>
        <w:tc>
          <w:tcPr>
            <w:tcW w:w="741" w:type="pct"/>
            <w:vMerge/>
            <w:vAlign w:val="center"/>
            <w:hideMark/>
          </w:tcPr>
          <w:p w14:paraId="467D68D2" w14:textId="77777777" w:rsidR="00F53674" w:rsidRPr="00912EC7" w:rsidRDefault="00F53674" w:rsidP="005C5676">
            <w:pPr>
              <w:jc w:val="left"/>
              <w:rPr>
                <w:rFonts w:ascii="Century Gothic" w:hAnsi="Century Gothic" w:cs="Arial"/>
                <w:color w:val="000000"/>
                <w:sz w:val="16"/>
                <w:szCs w:val="18"/>
                <w:lang w:eastAsia="en-GB"/>
              </w:rPr>
            </w:pPr>
          </w:p>
        </w:tc>
        <w:tc>
          <w:tcPr>
            <w:tcW w:w="672" w:type="pct"/>
          </w:tcPr>
          <w:p w14:paraId="5241D3B9" w14:textId="77777777" w:rsidR="00F53674" w:rsidRPr="00912EC7" w:rsidRDefault="00F53674" w:rsidP="005C5676">
            <w:pPr>
              <w:jc w:val="left"/>
              <w:rPr>
                <w:rFonts w:ascii="Century Gothic" w:hAnsi="Century Gothic" w:cs="Arial"/>
                <w:color w:val="000000"/>
                <w:sz w:val="16"/>
                <w:szCs w:val="18"/>
                <w:lang w:eastAsia="en-GB"/>
              </w:rPr>
            </w:pPr>
          </w:p>
        </w:tc>
      </w:tr>
      <w:tr w:rsidR="00D76E5B" w:rsidRPr="00912EC7" w14:paraId="124CA72C" w14:textId="7BCC8586" w:rsidTr="00D76E5B">
        <w:trPr>
          <w:trHeight w:val="1470"/>
        </w:trPr>
        <w:tc>
          <w:tcPr>
            <w:tcW w:w="555" w:type="pct"/>
            <w:vMerge/>
            <w:vAlign w:val="center"/>
            <w:hideMark/>
          </w:tcPr>
          <w:p w14:paraId="14B5D43E" w14:textId="77777777" w:rsidR="00F53674" w:rsidRPr="00912EC7" w:rsidRDefault="00F53674" w:rsidP="005C5676">
            <w:pPr>
              <w:jc w:val="left"/>
              <w:rPr>
                <w:rFonts w:ascii="Century Gothic" w:hAnsi="Century Gothic" w:cs="Arial"/>
                <w:color w:val="000000"/>
                <w:sz w:val="16"/>
                <w:szCs w:val="18"/>
                <w:lang w:eastAsia="en-GB"/>
              </w:rPr>
            </w:pPr>
          </w:p>
        </w:tc>
        <w:tc>
          <w:tcPr>
            <w:tcW w:w="404" w:type="pct"/>
            <w:vMerge/>
            <w:vAlign w:val="center"/>
            <w:hideMark/>
          </w:tcPr>
          <w:p w14:paraId="1E9BFA95" w14:textId="77777777" w:rsidR="00F53674" w:rsidRPr="00912EC7" w:rsidRDefault="00F53674" w:rsidP="005C5676">
            <w:pPr>
              <w:jc w:val="center"/>
              <w:rPr>
                <w:rFonts w:ascii="Century Gothic" w:hAnsi="Century Gothic" w:cs="Arial"/>
                <w:color w:val="000000"/>
                <w:sz w:val="16"/>
                <w:szCs w:val="18"/>
                <w:lang w:eastAsia="en-GB"/>
              </w:rPr>
            </w:pPr>
          </w:p>
        </w:tc>
        <w:tc>
          <w:tcPr>
            <w:tcW w:w="1279" w:type="pct"/>
            <w:shd w:val="clear" w:color="auto" w:fill="auto"/>
            <w:vAlign w:val="center"/>
            <w:hideMark/>
          </w:tcPr>
          <w:p w14:paraId="60E8F879"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Any escalation issues from Monthly meeting</w:t>
            </w:r>
          </w:p>
        </w:tc>
        <w:tc>
          <w:tcPr>
            <w:tcW w:w="1348" w:type="pct"/>
            <w:shd w:val="clear" w:color="auto" w:fill="auto"/>
            <w:vAlign w:val="center"/>
            <w:hideMark/>
          </w:tcPr>
          <w:p w14:paraId="64912BB2"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of issues that have been escalated</w:t>
            </w:r>
          </w:p>
        </w:tc>
        <w:tc>
          <w:tcPr>
            <w:tcW w:w="741" w:type="pct"/>
            <w:vMerge/>
            <w:vAlign w:val="center"/>
            <w:hideMark/>
          </w:tcPr>
          <w:p w14:paraId="30464187" w14:textId="77777777" w:rsidR="00F53674" w:rsidRPr="00912EC7" w:rsidRDefault="00F53674" w:rsidP="005C5676">
            <w:pPr>
              <w:jc w:val="left"/>
              <w:rPr>
                <w:rFonts w:ascii="Century Gothic" w:hAnsi="Century Gothic" w:cs="Arial"/>
                <w:color w:val="000000"/>
                <w:sz w:val="16"/>
                <w:szCs w:val="18"/>
                <w:lang w:eastAsia="en-GB"/>
              </w:rPr>
            </w:pPr>
          </w:p>
        </w:tc>
        <w:tc>
          <w:tcPr>
            <w:tcW w:w="672" w:type="pct"/>
          </w:tcPr>
          <w:p w14:paraId="702B5E50" w14:textId="77777777" w:rsidR="00F53674" w:rsidRPr="00912EC7" w:rsidRDefault="00F53674" w:rsidP="005C5676">
            <w:pPr>
              <w:jc w:val="left"/>
              <w:rPr>
                <w:rFonts w:ascii="Century Gothic" w:hAnsi="Century Gothic" w:cs="Arial"/>
                <w:color w:val="000000"/>
                <w:sz w:val="16"/>
                <w:szCs w:val="18"/>
                <w:lang w:eastAsia="en-GB"/>
              </w:rPr>
            </w:pPr>
          </w:p>
        </w:tc>
      </w:tr>
      <w:tr w:rsidR="000B2910" w:rsidRPr="00912EC7" w14:paraId="07AAB13B" w14:textId="0F58D831" w:rsidTr="00D76E5B">
        <w:trPr>
          <w:cantSplit/>
          <w:trHeight w:val="3240"/>
        </w:trPr>
        <w:tc>
          <w:tcPr>
            <w:tcW w:w="555" w:type="pct"/>
            <w:shd w:val="clear" w:color="auto" w:fill="auto"/>
            <w:vAlign w:val="center"/>
            <w:hideMark/>
          </w:tcPr>
          <w:p w14:paraId="21B5EF45" w14:textId="083B2F2F"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lastRenderedPageBreak/>
              <w:t>Monthly Business Meeting</w:t>
            </w:r>
            <w:r w:rsidR="000B66C0">
              <w:rPr>
                <w:rFonts w:ascii="Century Gothic" w:hAnsi="Century Gothic" w:cs="Arial"/>
                <w:color w:val="000000"/>
                <w:sz w:val="16"/>
                <w:szCs w:val="18"/>
                <w:lang w:eastAsia="en-GB"/>
              </w:rPr>
              <w:t xml:space="preserve"> / Conference Call</w:t>
            </w:r>
          </w:p>
        </w:tc>
        <w:tc>
          <w:tcPr>
            <w:tcW w:w="404" w:type="pct"/>
            <w:shd w:val="clear" w:color="auto" w:fill="auto"/>
            <w:noWrap/>
            <w:textDirection w:val="tbRl"/>
            <w:vAlign w:val="center"/>
            <w:hideMark/>
          </w:tcPr>
          <w:p w14:paraId="5BA8EAF4" w14:textId="77777777" w:rsidR="00F53674" w:rsidRPr="00912EC7" w:rsidRDefault="00F53674" w:rsidP="005C5676">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Monthly</w:t>
            </w:r>
          </w:p>
        </w:tc>
        <w:tc>
          <w:tcPr>
            <w:tcW w:w="1279" w:type="pct"/>
            <w:shd w:val="clear" w:color="auto" w:fill="auto"/>
            <w:vAlign w:val="center"/>
            <w:hideMark/>
          </w:tcPr>
          <w:p w14:paraId="7A4A7804"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Appraisal of Supplier’s performance based on previous months activity and forward planning</w:t>
            </w:r>
          </w:p>
        </w:tc>
        <w:tc>
          <w:tcPr>
            <w:tcW w:w="1348" w:type="pct"/>
            <w:shd w:val="clear" w:color="auto" w:fill="auto"/>
            <w:vAlign w:val="center"/>
            <w:hideMark/>
          </w:tcPr>
          <w:p w14:paraId="15EB2871" w14:textId="53E408D1"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Update on Supplier's performance, agenda items may include:</w:t>
            </w:r>
            <w:r w:rsidRPr="00912EC7">
              <w:rPr>
                <w:rFonts w:ascii="Century Gothic" w:hAnsi="Century Gothic" w:cs="Arial"/>
                <w:color w:val="000000"/>
                <w:sz w:val="16"/>
                <w:szCs w:val="18"/>
                <w:lang w:eastAsia="en-GB"/>
              </w:rPr>
              <w:br/>
              <w:t>- Business update</w:t>
            </w:r>
            <w:r w:rsidRPr="00912EC7">
              <w:rPr>
                <w:rFonts w:ascii="Century Gothic" w:hAnsi="Century Gothic" w:cs="Arial"/>
                <w:color w:val="000000"/>
                <w:sz w:val="16"/>
                <w:szCs w:val="18"/>
                <w:lang w:eastAsia="en-GB"/>
              </w:rPr>
              <w:br/>
              <w:t>- Performance review of all activities</w:t>
            </w:r>
            <w:r w:rsidR="001A6DF2">
              <w:rPr>
                <w:rFonts w:ascii="Century Gothic" w:hAnsi="Century Gothic" w:cs="Arial"/>
                <w:color w:val="000000"/>
                <w:sz w:val="16"/>
                <w:szCs w:val="18"/>
                <w:lang w:eastAsia="en-GB"/>
              </w:rPr>
              <w:t>, agreement of service credits</w:t>
            </w:r>
            <w:r w:rsidRPr="00912EC7">
              <w:rPr>
                <w:rFonts w:ascii="Century Gothic" w:hAnsi="Century Gothic" w:cs="Arial"/>
                <w:color w:val="000000"/>
                <w:sz w:val="16"/>
                <w:szCs w:val="18"/>
                <w:lang w:eastAsia="en-GB"/>
              </w:rPr>
              <w:br/>
              <w:t>- Project tracking</w:t>
            </w:r>
            <w:r w:rsidRPr="00912EC7">
              <w:rPr>
                <w:rFonts w:ascii="Century Gothic" w:hAnsi="Century Gothic" w:cs="Arial"/>
                <w:color w:val="000000"/>
                <w:sz w:val="16"/>
                <w:szCs w:val="18"/>
                <w:lang w:eastAsia="en-GB"/>
              </w:rPr>
              <w:br/>
              <w:t>- Compliance update</w:t>
            </w:r>
            <w:r w:rsidRPr="00912EC7">
              <w:rPr>
                <w:rFonts w:ascii="Century Gothic" w:hAnsi="Century Gothic" w:cs="Arial"/>
                <w:color w:val="000000"/>
                <w:sz w:val="16"/>
                <w:szCs w:val="18"/>
                <w:lang w:eastAsia="en-GB"/>
              </w:rPr>
              <w:br/>
              <w:t>- Financial impact analysis</w:t>
            </w:r>
            <w:r w:rsidRPr="00912EC7">
              <w:rPr>
                <w:rFonts w:ascii="Century Gothic" w:hAnsi="Century Gothic" w:cs="Arial"/>
                <w:color w:val="000000"/>
                <w:sz w:val="16"/>
                <w:szCs w:val="18"/>
                <w:lang w:eastAsia="en-GB"/>
              </w:rPr>
              <w:br/>
              <w:t>- Menu performance</w:t>
            </w:r>
            <w:r w:rsidRPr="00912EC7">
              <w:rPr>
                <w:rFonts w:ascii="Century Gothic" w:hAnsi="Century Gothic" w:cs="Arial"/>
                <w:color w:val="000000"/>
                <w:sz w:val="16"/>
                <w:szCs w:val="18"/>
                <w:lang w:eastAsia="en-GB"/>
              </w:rPr>
              <w:br/>
              <w:t>- Continuous improvement initiatives and service improvement plan updates</w:t>
            </w:r>
            <w:r w:rsidRPr="00912EC7">
              <w:rPr>
                <w:rFonts w:ascii="Century Gothic" w:hAnsi="Century Gothic" w:cs="Arial"/>
                <w:color w:val="000000"/>
                <w:sz w:val="16"/>
                <w:szCs w:val="18"/>
                <w:lang w:eastAsia="en-GB"/>
              </w:rPr>
              <w:br/>
              <w:t>- Escalation issues from weekly meeting</w:t>
            </w:r>
          </w:p>
        </w:tc>
        <w:tc>
          <w:tcPr>
            <w:tcW w:w="741" w:type="pct"/>
            <w:shd w:val="clear" w:color="auto" w:fill="auto"/>
            <w:vAlign w:val="center"/>
            <w:hideMark/>
          </w:tcPr>
          <w:p w14:paraId="797B3B9B" w14:textId="1DC99472" w:rsidR="00F53674" w:rsidRPr="00912EC7" w:rsidRDefault="00F53674" w:rsidP="006E2DED">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Manager – </w:t>
            </w:r>
            <w:r w:rsidR="001A6DF2">
              <w:rPr>
                <w:rFonts w:ascii="Century Gothic" w:hAnsi="Century Gothic" w:cs="Arial"/>
                <w:color w:val="000000"/>
                <w:sz w:val="16"/>
                <w:szCs w:val="18"/>
                <w:lang w:eastAsia="en-GB"/>
              </w:rPr>
              <w:t xml:space="preserve">IFS </w:t>
            </w:r>
            <w:r w:rsidRPr="00912EC7">
              <w:rPr>
                <w:rFonts w:ascii="Century Gothic" w:hAnsi="Century Gothic" w:cs="Arial"/>
                <w:color w:val="000000"/>
                <w:sz w:val="16"/>
                <w:szCs w:val="18"/>
                <w:lang w:eastAsia="en-GB"/>
              </w:rPr>
              <w:t xml:space="preserve">Supplier </w:t>
            </w:r>
            <w:r w:rsidR="001C2437" w:rsidRPr="00912EC7">
              <w:rPr>
                <w:rFonts w:ascii="Century Gothic" w:hAnsi="Century Gothic" w:cs="Arial"/>
                <w:color w:val="000000"/>
                <w:sz w:val="16"/>
                <w:szCs w:val="18"/>
                <w:lang w:eastAsia="en-GB"/>
              </w:rPr>
              <w:t>Relations</w:t>
            </w:r>
            <w:r w:rsidR="001A6DF2">
              <w:rPr>
                <w:rFonts w:ascii="Century Gothic" w:hAnsi="Century Gothic" w:cs="Arial"/>
                <w:color w:val="000000"/>
                <w:sz w:val="16"/>
                <w:szCs w:val="18"/>
                <w:lang w:eastAsia="en-GB"/>
              </w:rPr>
              <w:t>hips</w:t>
            </w:r>
            <w:r w:rsidRPr="00912EC7">
              <w:rPr>
                <w:rFonts w:ascii="Century Gothic" w:hAnsi="Century Gothic" w:cs="Arial"/>
                <w:color w:val="000000"/>
                <w:sz w:val="16"/>
                <w:szCs w:val="18"/>
                <w:lang w:eastAsia="en-GB"/>
              </w:rPr>
              <w:t xml:space="preserve"> / IFS Operations / Senior Manager – IFS Food &amp; Beverage </w:t>
            </w:r>
          </w:p>
        </w:tc>
        <w:tc>
          <w:tcPr>
            <w:tcW w:w="672" w:type="pct"/>
          </w:tcPr>
          <w:p w14:paraId="5E6A7C3B" w14:textId="77777777" w:rsidR="00F53674" w:rsidRPr="00912EC7" w:rsidRDefault="00F53674" w:rsidP="006E2DED">
            <w:pPr>
              <w:jc w:val="left"/>
              <w:rPr>
                <w:rFonts w:ascii="Century Gothic" w:hAnsi="Century Gothic" w:cs="Arial"/>
                <w:color w:val="000000"/>
                <w:sz w:val="16"/>
                <w:szCs w:val="18"/>
                <w:lang w:eastAsia="en-GB"/>
              </w:rPr>
            </w:pPr>
          </w:p>
        </w:tc>
      </w:tr>
      <w:tr w:rsidR="000B2910" w:rsidRPr="00912EC7" w14:paraId="0B3A757D" w14:textId="3650D0EE" w:rsidTr="00D76E5B">
        <w:trPr>
          <w:cantSplit/>
          <w:trHeight w:val="1134"/>
        </w:trPr>
        <w:tc>
          <w:tcPr>
            <w:tcW w:w="555" w:type="pct"/>
            <w:shd w:val="clear" w:color="auto" w:fill="auto"/>
            <w:vAlign w:val="center"/>
            <w:hideMark/>
          </w:tcPr>
          <w:p w14:paraId="3A5DEB17" w14:textId="07B4726B"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Finance Meeting</w:t>
            </w:r>
            <w:r w:rsidR="00B912CB">
              <w:rPr>
                <w:rFonts w:ascii="Century Gothic" w:hAnsi="Century Gothic" w:cs="Arial"/>
                <w:color w:val="000000"/>
                <w:sz w:val="16"/>
                <w:szCs w:val="18"/>
                <w:lang w:eastAsia="en-GB"/>
              </w:rPr>
              <w:t xml:space="preserve"> / Conference Call</w:t>
            </w:r>
          </w:p>
        </w:tc>
        <w:tc>
          <w:tcPr>
            <w:tcW w:w="404" w:type="pct"/>
            <w:shd w:val="clear" w:color="auto" w:fill="auto"/>
            <w:noWrap/>
            <w:textDirection w:val="tbRl"/>
            <w:vAlign w:val="center"/>
            <w:hideMark/>
          </w:tcPr>
          <w:p w14:paraId="4010B636" w14:textId="77777777" w:rsidR="00F53674" w:rsidRPr="00912EC7" w:rsidRDefault="00F53674" w:rsidP="005C5676">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Monthly</w:t>
            </w:r>
          </w:p>
        </w:tc>
        <w:tc>
          <w:tcPr>
            <w:tcW w:w="1279" w:type="pct"/>
            <w:shd w:val="clear" w:color="auto" w:fill="auto"/>
            <w:vAlign w:val="center"/>
            <w:hideMark/>
          </w:tcPr>
          <w:p w14:paraId="5C2AFBD3"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Budget Review</w:t>
            </w:r>
          </w:p>
        </w:tc>
        <w:tc>
          <w:tcPr>
            <w:tcW w:w="1348" w:type="pct"/>
            <w:shd w:val="clear" w:color="auto" w:fill="auto"/>
            <w:noWrap/>
            <w:vAlign w:val="center"/>
            <w:hideMark/>
          </w:tcPr>
          <w:p w14:paraId="780BAF0E" w14:textId="77777777" w:rsidR="00F53674"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 xml:space="preserve">Review Charges and budgetary </w:t>
            </w:r>
            <w:proofErr w:type="gramStart"/>
            <w:r w:rsidRPr="00912EC7">
              <w:rPr>
                <w:rFonts w:ascii="Century Gothic" w:hAnsi="Century Gothic" w:cs="Arial"/>
                <w:color w:val="000000"/>
                <w:sz w:val="16"/>
                <w:szCs w:val="18"/>
                <w:lang w:eastAsia="en-GB"/>
              </w:rPr>
              <w:t>performance</w:t>
            </w:r>
            <w:proofErr w:type="gramEnd"/>
          </w:p>
          <w:p w14:paraId="36DCADC1" w14:textId="77777777" w:rsidR="003B7A89" w:rsidRPr="00912EC7" w:rsidRDefault="003B7A89" w:rsidP="005C5676">
            <w:pPr>
              <w:jc w:val="left"/>
              <w:rPr>
                <w:rFonts w:ascii="Century Gothic" w:hAnsi="Century Gothic" w:cs="Arial"/>
                <w:color w:val="000000"/>
                <w:sz w:val="16"/>
                <w:szCs w:val="18"/>
                <w:lang w:eastAsia="en-GB"/>
              </w:rPr>
            </w:pPr>
          </w:p>
          <w:p w14:paraId="7347B161"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Service Charges Tracker</w:t>
            </w:r>
          </w:p>
        </w:tc>
        <w:tc>
          <w:tcPr>
            <w:tcW w:w="741" w:type="pct"/>
            <w:shd w:val="clear" w:color="auto" w:fill="auto"/>
            <w:vAlign w:val="center"/>
            <w:hideMark/>
          </w:tcPr>
          <w:p w14:paraId="206CDBD6" w14:textId="06497E75" w:rsidR="00F53674" w:rsidRPr="003B7A89" w:rsidRDefault="003B7A89" w:rsidP="005C5676">
            <w:pPr>
              <w:jc w:val="left"/>
              <w:rPr>
                <w:rFonts w:ascii="Century Gothic" w:hAnsi="Century Gothic" w:cs="Arial"/>
                <w:color w:val="000000"/>
                <w:sz w:val="16"/>
                <w:szCs w:val="18"/>
                <w:lang w:eastAsia="en-GB"/>
              </w:rPr>
            </w:pPr>
            <w:r w:rsidRPr="003B7A89">
              <w:rPr>
                <w:rFonts w:ascii="Century Gothic" w:hAnsi="Century Gothic" w:cs="Arial"/>
                <w:color w:val="000000"/>
                <w:sz w:val="16"/>
                <w:szCs w:val="18"/>
                <w:lang w:eastAsia="en-GB"/>
              </w:rPr>
              <w:t xml:space="preserve">F&amp;B management / Commercial / Finance / </w:t>
            </w:r>
            <w:proofErr w:type="spellStart"/>
            <w:r w:rsidRPr="003B7A89">
              <w:rPr>
                <w:rFonts w:ascii="Century Gothic" w:hAnsi="Century Gothic" w:cs="Arial"/>
                <w:color w:val="000000"/>
                <w:sz w:val="16"/>
                <w:szCs w:val="18"/>
                <w:lang w:eastAsia="en-GB"/>
              </w:rPr>
              <w:t>Lomature</w:t>
            </w:r>
            <w:proofErr w:type="spellEnd"/>
          </w:p>
        </w:tc>
        <w:tc>
          <w:tcPr>
            <w:tcW w:w="672" w:type="pct"/>
          </w:tcPr>
          <w:p w14:paraId="556BF820" w14:textId="77777777" w:rsidR="00F53674" w:rsidRPr="00912EC7" w:rsidRDefault="00F53674" w:rsidP="005C5676">
            <w:pPr>
              <w:jc w:val="left"/>
              <w:rPr>
                <w:rFonts w:ascii="Century Gothic" w:hAnsi="Century Gothic" w:cs="Arial"/>
                <w:color w:val="000000"/>
                <w:sz w:val="16"/>
                <w:szCs w:val="18"/>
                <w:lang w:eastAsia="en-GB"/>
              </w:rPr>
            </w:pPr>
          </w:p>
        </w:tc>
      </w:tr>
      <w:tr w:rsidR="000B2910" w:rsidRPr="00912EC7" w14:paraId="0208064C" w14:textId="7086FCDC" w:rsidTr="00D76E5B">
        <w:trPr>
          <w:cantSplit/>
          <w:trHeight w:val="3330"/>
        </w:trPr>
        <w:tc>
          <w:tcPr>
            <w:tcW w:w="555" w:type="pct"/>
            <w:shd w:val="clear" w:color="auto" w:fill="auto"/>
            <w:vAlign w:val="center"/>
            <w:hideMark/>
          </w:tcPr>
          <w:p w14:paraId="5CBA0098"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Operational Meeting / Conference Call</w:t>
            </w:r>
          </w:p>
        </w:tc>
        <w:tc>
          <w:tcPr>
            <w:tcW w:w="404" w:type="pct"/>
            <w:shd w:val="clear" w:color="auto" w:fill="auto"/>
            <w:noWrap/>
            <w:textDirection w:val="tbRl"/>
            <w:vAlign w:val="center"/>
            <w:hideMark/>
          </w:tcPr>
          <w:p w14:paraId="66B5AC4C" w14:textId="77777777" w:rsidR="00F53674" w:rsidRPr="00912EC7" w:rsidRDefault="00F53674" w:rsidP="005C5676">
            <w:pPr>
              <w:ind w:left="113"/>
              <w:jc w:val="center"/>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Weekly</w:t>
            </w:r>
          </w:p>
        </w:tc>
        <w:tc>
          <w:tcPr>
            <w:tcW w:w="1279" w:type="pct"/>
            <w:shd w:val="clear" w:color="auto" w:fill="auto"/>
            <w:vAlign w:val="center"/>
            <w:hideMark/>
          </w:tcPr>
          <w:p w14:paraId="629FBAB8" w14:textId="77777777"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Review all operational activities and performance</w:t>
            </w:r>
          </w:p>
        </w:tc>
        <w:tc>
          <w:tcPr>
            <w:tcW w:w="1348" w:type="pct"/>
            <w:shd w:val="clear" w:color="auto" w:fill="auto"/>
            <w:vAlign w:val="center"/>
            <w:hideMark/>
          </w:tcPr>
          <w:p w14:paraId="24CB2041" w14:textId="4A07061F" w:rsidR="00F53674" w:rsidRPr="00912EC7" w:rsidRDefault="00F53674" w:rsidP="005C5676">
            <w:pPr>
              <w:jc w:val="left"/>
              <w:rPr>
                <w:rFonts w:ascii="Century Gothic" w:hAnsi="Century Gothic" w:cs="Arial"/>
                <w:color w:val="000000"/>
                <w:sz w:val="16"/>
                <w:szCs w:val="18"/>
                <w:lang w:eastAsia="en-GB"/>
              </w:rPr>
            </w:pPr>
            <w:r w:rsidRPr="00912EC7">
              <w:rPr>
                <w:rFonts w:ascii="Century Gothic" w:hAnsi="Century Gothic" w:cs="Arial"/>
                <w:color w:val="000000"/>
                <w:sz w:val="16"/>
                <w:szCs w:val="18"/>
                <w:lang w:eastAsia="en-GB"/>
              </w:rPr>
              <w:t>Agenda items may include:</w:t>
            </w:r>
            <w:r w:rsidRPr="00912EC7">
              <w:rPr>
                <w:rFonts w:ascii="Century Gothic" w:hAnsi="Century Gothic" w:cs="Arial"/>
                <w:color w:val="000000"/>
                <w:sz w:val="16"/>
                <w:szCs w:val="18"/>
                <w:lang w:eastAsia="en-GB"/>
              </w:rPr>
              <w:br/>
              <w:t>- Review of Service Levels</w:t>
            </w:r>
            <w:r w:rsidRPr="00912EC7">
              <w:rPr>
                <w:rFonts w:ascii="Century Gothic" w:hAnsi="Century Gothic" w:cs="Arial"/>
                <w:color w:val="000000"/>
                <w:sz w:val="16"/>
                <w:szCs w:val="18"/>
                <w:lang w:eastAsia="en-GB"/>
              </w:rPr>
              <w:br/>
              <w:t>- Forecasting</w:t>
            </w:r>
            <w:r w:rsidRPr="00912EC7">
              <w:rPr>
                <w:rFonts w:ascii="Century Gothic" w:hAnsi="Century Gothic" w:cs="Arial"/>
                <w:color w:val="000000"/>
                <w:sz w:val="16"/>
                <w:szCs w:val="18"/>
                <w:lang w:eastAsia="en-GB"/>
              </w:rPr>
              <w:br/>
              <w:t>- Substitutions</w:t>
            </w:r>
            <w:r w:rsidRPr="00912EC7">
              <w:rPr>
                <w:rFonts w:ascii="Century Gothic" w:hAnsi="Century Gothic" w:cs="Arial"/>
                <w:color w:val="000000"/>
                <w:sz w:val="16"/>
                <w:szCs w:val="18"/>
                <w:lang w:eastAsia="en-GB"/>
              </w:rPr>
              <w:br/>
              <w:t>- Business Continuity</w:t>
            </w:r>
            <w:r w:rsidRPr="00912EC7">
              <w:rPr>
                <w:rFonts w:ascii="Century Gothic" w:hAnsi="Century Gothic" w:cs="Arial"/>
                <w:color w:val="000000"/>
                <w:sz w:val="16"/>
                <w:szCs w:val="18"/>
                <w:lang w:eastAsia="en-GB"/>
              </w:rPr>
              <w:br/>
              <w:t>- Uplift and top-up analysis</w:t>
            </w:r>
            <w:r w:rsidRPr="00912EC7">
              <w:rPr>
                <w:rFonts w:ascii="Century Gothic" w:hAnsi="Century Gothic" w:cs="Arial"/>
                <w:color w:val="000000"/>
                <w:sz w:val="16"/>
                <w:szCs w:val="18"/>
                <w:lang w:eastAsia="en-GB"/>
              </w:rPr>
              <w:br/>
              <w:t>- Quality issues</w:t>
            </w:r>
            <w:r w:rsidRPr="00912EC7">
              <w:rPr>
                <w:rFonts w:ascii="Century Gothic" w:hAnsi="Century Gothic" w:cs="Arial"/>
                <w:color w:val="000000"/>
                <w:sz w:val="16"/>
                <w:szCs w:val="18"/>
                <w:lang w:eastAsia="en-GB"/>
              </w:rPr>
              <w:br/>
              <w:t>- Health and safety review</w:t>
            </w:r>
            <w:r w:rsidRPr="00912EC7">
              <w:rPr>
                <w:rFonts w:ascii="Century Gothic" w:hAnsi="Century Gothic" w:cs="Arial"/>
                <w:color w:val="000000"/>
                <w:sz w:val="16"/>
                <w:szCs w:val="18"/>
                <w:lang w:eastAsia="en-GB"/>
              </w:rPr>
              <w:br/>
              <w:t>- Aircraft change monitoring</w:t>
            </w:r>
            <w:r w:rsidRPr="00912EC7">
              <w:rPr>
                <w:rFonts w:ascii="Century Gothic" w:hAnsi="Century Gothic" w:cs="Arial"/>
                <w:color w:val="000000"/>
                <w:sz w:val="16"/>
                <w:szCs w:val="18"/>
                <w:lang w:eastAsia="en-GB"/>
              </w:rPr>
              <w:br/>
              <w:t>- Special projects, e.g. charters</w:t>
            </w:r>
          </w:p>
        </w:tc>
        <w:tc>
          <w:tcPr>
            <w:tcW w:w="741" w:type="pct"/>
            <w:shd w:val="clear" w:color="auto" w:fill="auto"/>
            <w:vAlign w:val="center"/>
            <w:hideMark/>
          </w:tcPr>
          <w:p w14:paraId="1FA1174F" w14:textId="4CBFF789" w:rsidR="00F53674" w:rsidRPr="00B43855" w:rsidRDefault="00B43855" w:rsidP="006E2DED">
            <w:pPr>
              <w:jc w:val="left"/>
              <w:rPr>
                <w:rFonts w:ascii="Century Gothic" w:hAnsi="Century Gothic" w:cs="Arial"/>
                <w:color w:val="000000"/>
                <w:sz w:val="16"/>
                <w:szCs w:val="18"/>
                <w:lang w:eastAsia="en-GB"/>
              </w:rPr>
            </w:pPr>
            <w:r w:rsidRPr="00B43855">
              <w:rPr>
                <w:rFonts w:ascii="Century Gothic" w:hAnsi="Century Gothic" w:cs="Arial"/>
                <w:color w:val="000000" w:themeColor="text1"/>
                <w:sz w:val="16"/>
                <w:szCs w:val="16"/>
                <w:lang w:eastAsia="en-GB"/>
              </w:rPr>
              <w:t xml:space="preserve">Manager - IFS Operations </w:t>
            </w:r>
            <w:proofErr w:type="gramStart"/>
            <w:r w:rsidRPr="00B43855">
              <w:rPr>
                <w:rFonts w:ascii="Century Gothic" w:hAnsi="Century Gothic" w:cs="Arial"/>
                <w:color w:val="000000" w:themeColor="text1"/>
                <w:sz w:val="16"/>
                <w:szCs w:val="16"/>
                <w:lang w:eastAsia="en-GB"/>
              </w:rPr>
              <w:t>Delivery  /</w:t>
            </w:r>
            <w:proofErr w:type="gramEnd"/>
            <w:r w:rsidRPr="00B43855">
              <w:rPr>
                <w:rFonts w:ascii="Century Gothic" w:hAnsi="Century Gothic" w:cs="Arial"/>
                <w:color w:val="000000" w:themeColor="text1"/>
                <w:sz w:val="16"/>
                <w:szCs w:val="16"/>
                <w:lang w:eastAsia="en-GB"/>
              </w:rPr>
              <w:t xml:space="preserve"> IFS Food &amp; Beverage Team</w:t>
            </w:r>
          </w:p>
        </w:tc>
        <w:tc>
          <w:tcPr>
            <w:tcW w:w="672" w:type="pct"/>
          </w:tcPr>
          <w:p w14:paraId="059F89D3" w14:textId="77777777" w:rsidR="00F53674" w:rsidRPr="00912EC7" w:rsidRDefault="00F53674" w:rsidP="006E2DED">
            <w:pPr>
              <w:jc w:val="left"/>
              <w:rPr>
                <w:rFonts w:ascii="Century Gothic" w:hAnsi="Century Gothic" w:cs="Arial"/>
                <w:color w:val="000000"/>
                <w:sz w:val="16"/>
                <w:szCs w:val="18"/>
                <w:lang w:eastAsia="en-GB"/>
              </w:rPr>
            </w:pPr>
          </w:p>
        </w:tc>
      </w:tr>
    </w:tbl>
    <w:p w14:paraId="08E647DC" w14:textId="77777777" w:rsidR="00DE6739" w:rsidRPr="00912EC7" w:rsidRDefault="00DE6739" w:rsidP="009A4DF3">
      <w:pPr>
        <w:pStyle w:val="BodyText2"/>
        <w:spacing w:after="120"/>
        <w:ind w:left="0"/>
        <w:rPr>
          <w:rFonts w:ascii="Century Gothic" w:hAnsi="Century Gothic" w:cs="Arial"/>
          <w:b/>
          <w:sz w:val="18"/>
          <w:szCs w:val="18"/>
        </w:rPr>
      </w:pPr>
    </w:p>
    <w:p w14:paraId="055F89E3" w14:textId="77777777" w:rsidR="00DE6739" w:rsidRPr="00912EC7" w:rsidRDefault="00DE6739" w:rsidP="009A4DF3">
      <w:pPr>
        <w:pStyle w:val="BodyText2"/>
        <w:spacing w:after="120"/>
        <w:ind w:left="0"/>
        <w:rPr>
          <w:rFonts w:ascii="Century Gothic" w:hAnsi="Century Gothic" w:cs="Arial"/>
          <w:b/>
          <w:sz w:val="18"/>
          <w:szCs w:val="18"/>
        </w:rPr>
      </w:pPr>
    </w:p>
    <w:p w14:paraId="3D396E19" w14:textId="77777777" w:rsidR="00DE6739" w:rsidRPr="00912EC7" w:rsidRDefault="00DE6739" w:rsidP="009A4DF3">
      <w:pPr>
        <w:pStyle w:val="BodyText2"/>
        <w:spacing w:after="120"/>
        <w:ind w:left="0"/>
        <w:rPr>
          <w:rFonts w:ascii="Century Gothic" w:hAnsi="Century Gothic" w:cs="Arial"/>
          <w:b/>
          <w:sz w:val="18"/>
          <w:szCs w:val="18"/>
        </w:rPr>
      </w:pPr>
    </w:p>
    <w:p w14:paraId="5F4178D8" w14:textId="77777777" w:rsidR="00DE6739" w:rsidRPr="00912EC7" w:rsidRDefault="00DE6739" w:rsidP="009A4DF3">
      <w:pPr>
        <w:pStyle w:val="BodyText2"/>
        <w:spacing w:after="120"/>
        <w:ind w:left="0"/>
        <w:rPr>
          <w:rFonts w:ascii="Century Gothic" w:hAnsi="Century Gothic" w:cs="Arial"/>
          <w:b/>
          <w:sz w:val="18"/>
          <w:szCs w:val="18"/>
        </w:rPr>
      </w:pPr>
    </w:p>
    <w:p w14:paraId="6DC5DF84" w14:textId="77777777" w:rsidR="00DE6739" w:rsidRPr="00912EC7" w:rsidRDefault="00DE6739" w:rsidP="009A4DF3">
      <w:pPr>
        <w:pStyle w:val="BodyText2"/>
        <w:spacing w:after="120"/>
        <w:ind w:left="0"/>
        <w:rPr>
          <w:rFonts w:ascii="Century Gothic" w:hAnsi="Century Gothic" w:cs="Arial"/>
          <w:b/>
          <w:sz w:val="18"/>
          <w:szCs w:val="18"/>
        </w:rPr>
      </w:pPr>
    </w:p>
    <w:p w14:paraId="5B1CBE1E" w14:textId="77777777" w:rsidR="00DE6739" w:rsidRPr="00912EC7" w:rsidRDefault="00DE6739" w:rsidP="009A4DF3">
      <w:pPr>
        <w:pStyle w:val="BodyText2"/>
        <w:spacing w:after="120"/>
        <w:ind w:left="0"/>
        <w:rPr>
          <w:rFonts w:ascii="Century Gothic" w:hAnsi="Century Gothic" w:cs="Arial"/>
          <w:b/>
          <w:sz w:val="18"/>
          <w:szCs w:val="18"/>
        </w:rPr>
      </w:pPr>
    </w:p>
    <w:p w14:paraId="78B665C7" w14:textId="77777777" w:rsidR="00DE6739" w:rsidRPr="00912EC7" w:rsidRDefault="00DE6739" w:rsidP="009A4DF3">
      <w:pPr>
        <w:pStyle w:val="BodyText2"/>
        <w:spacing w:after="120"/>
        <w:ind w:left="0"/>
        <w:rPr>
          <w:rFonts w:ascii="Century Gothic" w:hAnsi="Century Gothic" w:cs="Arial"/>
          <w:b/>
          <w:sz w:val="18"/>
          <w:szCs w:val="18"/>
        </w:rPr>
      </w:pPr>
    </w:p>
    <w:p w14:paraId="086B7E2E" w14:textId="77777777" w:rsidR="00DE6739" w:rsidRPr="00912EC7" w:rsidRDefault="00DE6739" w:rsidP="009A4DF3">
      <w:pPr>
        <w:pStyle w:val="BodyText2"/>
        <w:spacing w:after="120"/>
        <w:ind w:left="0"/>
        <w:rPr>
          <w:rFonts w:ascii="Century Gothic" w:hAnsi="Century Gothic" w:cs="Arial"/>
          <w:b/>
          <w:sz w:val="18"/>
          <w:szCs w:val="18"/>
        </w:rPr>
      </w:pPr>
    </w:p>
    <w:p w14:paraId="1ED459FE" w14:textId="77777777" w:rsidR="00DE6739" w:rsidRPr="00912EC7" w:rsidRDefault="00DE6739" w:rsidP="009A4DF3">
      <w:pPr>
        <w:pStyle w:val="BodyText2"/>
        <w:spacing w:after="120"/>
        <w:ind w:left="0"/>
        <w:rPr>
          <w:rFonts w:ascii="Century Gothic" w:hAnsi="Century Gothic" w:cs="Arial"/>
          <w:b/>
          <w:sz w:val="18"/>
          <w:szCs w:val="18"/>
        </w:rPr>
      </w:pPr>
    </w:p>
    <w:p w14:paraId="538D305A" w14:textId="77777777" w:rsidR="00DE6739" w:rsidRPr="00912EC7" w:rsidRDefault="00DE6739" w:rsidP="009A4DF3">
      <w:pPr>
        <w:pStyle w:val="BodyText2"/>
        <w:spacing w:after="120"/>
        <w:ind w:left="0"/>
        <w:rPr>
          <w:rFonts w:ascii="Century Gothic" w:hAnsi="Century Gothic" w:cs="Arial"/>
          <w:b/>
          <w:sz w:val="18"/>
          <w:szCs w:val="18"/>
        </w:rPr>
      </w:pPr>
    </w:p>
    <w:p w14:paraId="6A84C6AF" w14:textId="77777777" w:rsidR="00DE6739" w:rsidRPr="00912EC7" w:rsidRDefault="00DE6739" w:rsidP="009A4DF3">
      <w:pPr>
        <w:pStyle w:val="BodyText2"/>
        <w:spacing w:after="120"/>
        <w:ind w:left="0"/>
        <w:rPr>
          <w:rFonts w:ascii="Century Gothic" w:hAnsi="Century Gothic" w:cs="Arial"/>
          <w:b/>
          <w:sz w:val="18"/>
          <w:szCs w:val="18"/>
        </w:rPr>
      </w:pPr>
    </w:p>
    <w:p w14:paraId="02C70730" w14:textId="77777777" w:rsidR="00DE6739" w:rsidRPr="00912EC7" w:rsidRDefault="00DE6739" w:rsidP="009A4DF3">
      <w:pPr>
        <w:pStyle w:val="BodyText2"/>
        <w:spacing w:after="120"/>
        <w:ind w:left="0"/>
        <w:rPr>
          <w:rFonts w:ascii="Century Gothic" w:hAnsi="Century Gothic" w:cs="Arial"/>
          <w:b/>
          <w:sz w:val="18"/>
          <w:szCs w:val="18"/>
        </w:rPr>
      </w:pPr>
    </w:p>
    <w:p w14:paraId="286B6739" w14:textId="77777777" w:rsidR="00DE6739" w:rsidRPr="00912EC7" w:rsidRDefault="00DE6739" w:rsidP="009A4DF3">
      <w:pPr>
        <w:pStyle w:val="BodyText2"/>
        <w:spacing w:after="120"/>
        <w:ind w:left="0"/>
        <w:rPr>
          <w:rFonts w:ascii="Century Gothic" w:hAnsi="Century Gothic" w:cs="Arial"/>
          <w:b/>
          <w:sz w:val="18"/>
          <w:szCs w:val="18"/>
        </w:rPr>
      </w:pPr>
    </w:p>
    <w:p w14:paraId="3B63C4AF" w14:textId="77777777" w:rsidR="00B616FE" w:rsidRDefault="00B616FE" w:rsidP="009A4DF3">
      <w:pPr>
        <w:pStyle w:val="BodyText2"/>
        <w:spacing w:after="120"/>
        <w:ind w:left="0"/>
        <w:rPr>
          <w:rFonts w:ascii="Century Gothic" w:hAnsi="Century Gothic" w:cs="Arial"/>
          <w:b/>
          <w:sz w:val="18"/>
          <w:szCs w:val="18"/>
        </w:rPr>
      </w:pPr>
    </w:p>
    <w:p w14:paraId="4D9C5139" w14:textId="77777777" w:rsidR="00ED2C68" w:rsidRPr="00912EC7" w:rsidRDefault="00ED2C68" w:rsidP="009A4DF3">
      <w:pPr>
        <w:pStyle w:val="BodyText2"/>
        <w:spacing w:after="120"/>
        <w:ind w:left="0"/>
        <w:rPr>
          <w:rFonts w:ascii="Century Gothic" w:hAnsi="Century Gothic" w:cs="Arial"/>
          <w:b/>
          <w:sz w:val="18"/>
          <w:szCs w:val="18"/>
        </w:rPr>
      </w:pPr>
    </w:p>
    <w:p w14:paraId="7D7D4948" w14:textId="77777777" w:rsidR="00DE6739" w:rsidRPr="00912EC7" w:rsidRDefault="00DE6739" w:rsidP="009A4DF3">
      <w:pPr>
        <w:pStyle w:val="BodyText2"/>
        <w:spacing w:after="120"/>
        <w:ind w:left="0"/>
        <w:rPr>
          <w:rFonts w:ascii="Century Gothic" w:hAnsi="Century Gothic" w:cs="Arial"/>
          <w:b/>
          <w:sz w:val="18"/>
          <w:szCs w:val="18"/>
        </w:rPr>
      </w:pPr>
    </w:p>
    <w:p w14:paraId="4A715BF2" w14:textId="77777777" w:rsidR="00DE6739" w:rsidRPr="00912EC7" w:rsidRDefault="00DE6739" w:rsidP="009A4DF3">
      <w:pPr>
        <w:pStyle w:val="BodyText2"/>
        <w:spacing w:after="120"/>
        <w:ind w:left="0"/>
        <w:rPr>
          <w:rFonts w:ascii="Century Gothic" w:hAnsi="Century Gothic" w:cs="Arial"/>
          <w:b/>
          <w:sz w:val="18"/>
          <w:szCs w:val="18"/>
        </w:rPr>
      </w:pPr>
    </w:p>
    <w:p w14:paraId="79E13870" w14:textId="77777777" w:rsidR="00DE6739" w:rsidRPr="00912EC7" w:rsidRDefault="00DE6739" w:rsidP="009A4DF3">
      <w:pPr>
        <w:pStyle w:val="BodyText2"/>
        <w:spacing w:after="120"/>
        <w:ind w:left="0"/>
        <w:rPr>
          <w:rFonts w:ascii="Century Gothic" w:hAnsi="Century Gothic" w:cs="Arial"/>
          <w:b/>
          <w:sz w:val="18"/>
          <w:szCs w:val="18"/>
        </w:rPr>
      </w:pPr>
    </w:p>
    <w:p w14:paraId="503F259C" w14:textId="77777777" w:rsidR="00A26770" w:rsidRPr="00912EC7" w:rsidRDefault="00A26770" w:rsidP="009A4DF3">
      <w:pPr>
        <w:rPr>
          <w:rFonts w:ascii="Century Gothic" w:hAnsi="Century Gothic"/>
          <w:b/>
          <w:color w:val="000000"/>
          <w:sz w:val="20"/>
          <w:szCs w:val="18"/>
        </w:rPr>
      </w:pPr>
    </w:p>
    <w:p w14:paraId="2192B481" w14:textId="77777777" w:rsidR="009C304D" w:rsidRPr="00912EC7" w:rsidRDefault="009C304D" w:rsidP="009A4DF3">
      <w:pPr>
        <w:rPr>
          <w:rFonts w:ascii="Century Gothic" w:hAnsi="Century Gothic"/>
          <w:b/>
          <w:color w:val="000000"/>
          <w:sz w:val="20"/>
          <w:szCs w:val="18"/>
        </w:rPr>
      </w:pPr>
    </w:p>
    <w:p w14:paraId="142382BF" w14:textId="77777777" w:rsidR="00A261CA" w:rsidRPr="00D76E5B" w:rsidRDefault="00A261CA" w:rsidP="00FC066B">
      <w:pPr>
        <w:jc w:val="center"/>
        <w:rPr>
          <w:rFonts w:ascii="Century Gothic" w:hAnsi="Century Gothic"/>
          <w:b/>
          <w:sz w:val="20"/>
          <w:szCs w:val="18"/>
          <w:u w:val="single"/>
        </w:rPr>
      </w:pPr>
      <w:r w:rsidRPr="00D76E5B">
        <w:rPr>
          <w:rFonts w:ascii="Century Gothic" w:hAnsi="Century Gothic"/>
          <w:b/>
          <w:sz w:val="20"/>
          <w:szCs w:val="18"/>
          <w:u w:val="single"/>
        </w:rPr>
        <w:lastRenderedPageBreak/>
        <w:t>SCHEDULE 10</w:t>
      </w:r>
    </w:p>
    <w:p w14:paraId="315B909C" w14:textId="77777777" w:rsidR="00A261CA" w:rsidRPr="00912EC7" w:rsidRDefault="00A261CA" w:rsidP="00FC066B">
      <w:pPr>
        <w:jc w:val="center"/>
        <w:rPr>
          <w:rFonts w:ascii="Century Gothic" w:hAnsi="Century Gothic"/>
          <w:b/>
          <w:color w:val="000000"/>
          <w:sz w:val="20"/>
          <w:szCs w:val="18"/>
        </w:rPr>
      </w:pPr>
    </w:p>
    <w:p w14:paraId="20C7857E" w14:textId="77777777" w:rsidR="00F45412" w:rsidRPr="00912EC7" w:rsidRDefault="00934F9B" w:rsidP="00FC066B">
      <w:pPr>
        <w:pStyle w:val="Subtitle"/>
        <w:rPr>
          <w:rFonts w:ascii="Century Gothic" w:hAnsi="Century Gothic"/>
          <w:sz w:val="20"/>
          <w:szCs w:val="22"/>
        </w:rPr>
      </w:pPr>
      <w:r w:rsidRPr="00912EC7">
        <w:rPr>
          <w:rFonts w:ascii="Century Gothic" w:hAnsi="Century Gothic"/>
          <w:sz w:val="20"/>
          <w:szCs w:val="22"/>
        </w:rPr>
        <w:t>Benchmarking</w:t>
      </w:r>
    </w:p>
    <w:p w14:paraId="2158FDEE" w14:textId="77777777" w:rsidR="00A261CA" w:rsidRPr="00912EC7" w:rsidRDefault="00A261CA" w:rsidP="009A4DF3">
      <w:pPr>
        <w:rPr>
          <w:rFonts w:ascii="Century Gothic" w:hAnsi="Century Gothic"/>
          <w:b/>
          <w:color w:val="000000"/>
          <w:sz w:val="20"/>
          <w:szCs w:val="18"/>
        </w:rPr>
      </w:pPr>
    </w:p>
    <w:p w14:paraId="6E124E0D" w14:textId="77777777" w:rsidR="009C6A4D" w:rsidRPr="00D76E5B" w:rsidRDefault="009C6A4D" w:rsidP="009A418A">
      <w:pPr>
        <w:pStyle w:val="Heading1"/>
        <w:numPr>
          <w:ilvl w:val="0"/>
          <w:numId w:val="83"/>
        </w:numPr>
        <w:tabs>
          <w:tab w:val="clear" w:pos="720"/>
          <w:tab w:val="num" w:pos="567"/>
        </w:tabs>
        <w:rPr>
          <w:rFonts w:ascii="Century Gothic" w:hAnsi="Century Gothic"/>
          <w:sz w:val="20"/>
        </w:rPr>
      </w:pPr>
      <w:r w:rsidRPr="00D76E5B">
        <w:rPr>
          <w:rFonts w:ascii="Century Gothic" w:hAnsi="Century Gothic"/>
          <w:sz w:val="20"/>
        </w:rPr>
        <w:t xml:space="preserve">Introduction and </w:t>
      </w:r>
      <w:r w:rsidR="00925A61" w:rsidRPr="00D76E5B">
        <w:rPr>
          <w:rFonts w:ascii="Century Gothic" w:hAnsi="Century Gothic"/>
          <w:sz w:val="20"/>
        </w:rPr>
        <w:t>Definitions</w:t>
      </w:r>
    </w:p>
    <w:p w14:paraId="4F494A93" w14:textId="77777777" w:rsidR="009C6A4D" w:rsidRPr="00912EC7" w:rsidRDefault="009C6A4D" w:rsidP="009A4DF3">
      <w:pPr>
        <w:spacing w:line="240" w:lineRule="atLeast"/>
        <w:rPr>
          <w:rFonts w:ascii="Century Gothic" w:hAnsi="Century Gothic" w:cstheme="minorHAnsi"/>
          <w:b/>
          <w:sz w:val="20"/>
        </w:rPr>
      </w:pPr>
    </w:p>
    <w:p w14:paraId="49BEBB00" w14:textId="77777777" w:rsidR="009C6A4D" w:rsidRPr="00D76E5B" w:rsidRDefault="009C6A4D" w:rsidP="009A418A">
      <w:pPr>
        <w:pStyle w:val="Heading2"/>
        <w:numPr>
          <w:ilvl w:val="1"/>
          <w:numId w:val="84"/>
        </w:numPr>
        <w:rPr>
          <w:rFonts w:ascii="Century Gothic" w:hAnsi="Century Gothic"/>
        </w:rPr>
      </w:pPr>
      <w:r w:rsidRPr="00D76E5B">
        <w:rPr>
          <w:rFonts w:ascii="Century Gothic" w:hAnsi="Century Gothic"/>
        </w:rPr>
        <w:t>The provision of this schedule will apply where Virgin</w:t>
      </w:r>
      <w:r w:rsidR="00EB7500" w:rsidRPr="00D76E5B">
        <w:rPr>
          <w:rFonts w:ascii="Century Gothic" w:hAnsi="Century Gothic"/>
        </w:rPr>
        <w:t xml:space="preserve">, prior to the appointment of a </w:t>
      </w:r>
      <w:proofErr w:type="spellStart"/>
      <w:r w:rsidR="00EB7500" w:rsidRPr="00D76E5B">
        <w:rPr>
          <w:rFonts w:ascii="Century Gothic" w:hAnsi="Century Gothic"/>
        </w:rPr>
        <w:t>Benchmarker</w:t>
      </w:r>
      <w:proofErr w:type="spellEnd"/>
      <w:r w:rsidR="00EB7500" w:rsidRPr="00D76E5B">
        <w:rPr>
          <w:rFonts w:ascii="Century Gothic" w:hAnsi="Century Gothic"/>
        </w:rPr>
        <w:t>,</w:t>
      </w:r>
      <w:r w:rsidRPr="00D76E5B">
        <w:rPr>
          <w:rFonts w:ascii="Century Gothic" w:hAnsi="Century Gothic"/>
        </w:rPr>
        <w:t xml:space="preserve"> issues a written notice for a Benchmark Review under the Agreement.</w:t>
      </w:r>
    </w:p>
    <w:p w14:paraId="3518C16C" w14:textId="77777777" w:rsidR="009C6A4D" w:rsidRPr="00912EC7" w:rsidRDefault="009C6A4D" w:rsidP="009A4DF3">
      <w:pPr>
        <w:pStyle w:val="Heading2"/>
        <w:numPr>
          <w:ilvl w:val="0"/>
          <w:numId w:val="0"/>
        </w:numPr>
        <w:tabs>
          <w:tab w:val="num" w:pos="1418"/>
        </w:tabs>
        <w:ind w:left="1418" w:hanging="851"/>
        <w:rPr>
          <w:rFonts w:ascii="Century Gothic" w:hAnsi="Century Gothic"/>
        </w:rPr>
      </w:pPr>
    </w:p>
    <w:p w14:paraId="11C11E95" w14:textId="77777777" w:rsidR="009C6A4D" w:rsidRPr="00912EC7" w:rsidRDefault="00A26770" w:rsidP="009A4DF3">
      <w:pPr>
        <w:pStyle w:val="Heading2"/>
        <w:tabs>
          <w:tab w:val="clear" w:pos="1430"/>
          <w:tab w:val="num" w:pos="1418"/>
        </w:tabs>
        <w:ind w:left="1418" w:hanging="851"/>
        <w:rPr>
          <w:rFonts w:ascii="Century Gothic" w:hAnsi="Century Gothic"/>
        </w:rPr>
      </w:pPr>
      <w:r w:rsidRPr="00912EC7">
        <w:rPr>
          <w:rFonts w:ascii="Century Gothic" w:hAnsi="Century Gothic"/>
        </w:rPr>
        <w:t>I</w:t>
      </w:r>
      <w:r w:rsidR="009C6A4D" w:rsidRPr="00912EC7">
        <w:rPr>
          <w:rFonts w:ascii="Century Gothic" w:hAnsi="Century Gothic"/>
        </w:rPr>
        <w:t>n this schedule unless the context otherwise requires:</w:t>
      </w:r>
    </w:p>
    <w:p w14:paraId="38BF0582" w14:textId="77777777" w:rsidR="009C6A4D" w:rsidRPr="00912EC7" w:rsidRDefault="009C6A4D" w:rsidP="009A4DF3">
      <w:pPr>
        <w:spacing w:line="240" w:lineRule="atLeast"/>
        <w:ind w:left="1134" w:hanging="567"/>
        <w:rPr>
          <w:rFonts w:ascii="Century Gothic" w:hAnsi="Century Gothic" w:cstheme="minorHAnsi"/>
          <w:b/>
          <w:sz w:val="20"/>
        </w:rPr>
      </w:pPr>
    </w:p>
    <w:p w14:paraId="13431BBB" w14:textId="77777777" w:rsidR="009C6A4D" w:rsidRPr="00912EC7" w:rsidRDefault="009C6A4D" w:rsidP="009A4DF3">
      <w:pPr>
        <w:spacing w:line="240" w:lineRule="atLeast"/>
        <w:ind w:left="1418"/>
        <w:rPr>
          <w:rFonts w:ascii="Century Gothic" w:hAnsi="Century Gothic" w:cs="Arial"/>
          <w:sz w:val="20"/>
        </w:rPr>
      </w:pPr>
      <w:r w:rsidRPr="00912EC7">
        <w:rPr>
          <w:rFonts w:ascii="Century Gothic" w:hAnsi="Century Gothic" w:cs="Arial"/>
          <w:b/>
          <w:sz w:val="20"/>
        </w:rPr>
        <w:t>“Average Price”</w:t>
      </w:r>
      <w:r w:rsidRPr="00912EC7">
        <w:rPr>
          <w:rFonts w:ascii="Century Gothic" w:hAnsi="Century Gothic" w:cs="Arial"/>
          <w:sz w:val="20"/>
        </w:rPr>
        <w:t xml:space="preserve"> means, in relation to the Equivalent Services provided by a Comparison Sample, the mean average price of the relevant products or services over the previous twelve (12) month period (and, for the avoidance of doubt, the mean average price shall be calculated by aggregating the average prices of each of the products or services in the group</w:t>
      </w:r>
      <w:proofErr w:type="gramStart"/>
      <w:r w:rsidRPr="00912EC7">
        <w:rPr>
          <w:rFonts w:ascii="Century Gothic" w:hAnsi="Century Gothic" w:cs="Arial"/>
          <w:sz w:val="20"/>
        </w:rPr>
        <w:t>);</w:t>
      </w:r>
      <w:proofErr w:type="gramEnd"/>
    </w:p>
    <w:p w14:paraId="108B7DB3" w14:textId="77777777" w:rsidR="009C6A4D" w:rsidRPr="00912EC7" w:rsidRDefault="009C6A4D" w:rsidP="009A4DF3">
      <w:pPr>
        <w:spacing w:line="240" w:lineRule="atLeast"/>
        <w:ind w:left="1418"/>
        <w:rPr>
          <w:rFonts w:ascii="Century Gothic" w:hAnsi="Century Gothic" w:cs="Arial"/>
          <w:b/>
          <w:sz w:val="20"/>
        </w:rPr>
      </w:pPr>
      <w:r w:rsidRPr="00912EC7">
        <w:rPr>
          <w:rFonts w:ascii="Century Gothic" w:hAnsi="Century Gothic" w:cs="Arial"/>
          <w:b/>
          <w:sz w:val="20"/>
        </w:rPr>
        <w:tab/>
      </w:r>
    </w:p>
    <w:p w14:paraId="5261E84F" w14:textId="77777777" w:rsidR="00624B86" w:rsidRPr="00912EC7" w:rsidRDefault="00624B86" w:rsidP="009A4DF3">
      <w:pPr>
        <w:spacing w:line="240" w:lineRule="atLeast"/>
        <w:ind w:left="1418"/>
        <w:rPr>
          <w:rFonts w:ascii="Century Gothic" w:hAnsi="Century Gothic" w:cs="Arial"/>
          <w:b/>
          <w:sz w:val="20"/>
        </w:rPr>
      </w:pPr>
      <w:r w:rsidRPr="00912EC7">
        <w:rPr>
          <w:rFonts w:ascii="Century Gothic" w:hAnsi="Century Gothic" w:cs="Arial"/>
          <w:b/>
          <w:sz w:val="20"/>
        </w:rPr>
        <w:t>“</w:t>
      </w:r>
      <w:proofErr w:type="spellStart"/>
      <w:r w:rsidRPr="00912EC7">
        <w:rPr>
          <w:rFonts w:ascii="Century Gothic" w:hAnsi="Century Gothic" w:cs="Arial"/>
          <w:b/>
          <w:sz w:val="20"/>
        </w:rPr>
        <w:t>Benchmarker</w:t>
      </w:r>
      <w:proofErr w:type="spellEnd"/>
      <w:r w:rsidRPr="00912EC7">
        <w:rPr>
          <w:rFonts w:ascii="Century Gothic" w:hAnsi="Century Gothic" w:cs="Arial"/>
          <w:b/>
          <w:sz w:val="20"/>
        </w:rPr>
        <w:t xml:space="preserve">” </w:t>
      </w:r>
      <w:r w:rsidRPr="00912EC7">
        <w:rPr>
          <w:rFonts w:ascii="Century Gothic" w:hAnsi="Century Gothic" w:cs="Arial"/>
          <w:sz w:val="20"/>
        </w:rPr>
        <w:t xml:space="preserve">means the independent third Party appointed under clause 3.1 to undertake a Benchmark </w:t>
      </w:r>
      <w:proofErr w:type="gramStart"/>
      <w:r w:rsidRPr="00912EC7">
        <w:rPr>
          <w:rFonts w:ascii="Century Gothic" w:hAnsi="Century Gothic" w:cs="Arial"/>
          <w:sz w:val="20"/>
        </w:rPr>
        <w:t>Review;</w:t>
      </w:r>
      <w:proofErr w:type="gramEnd"/>
      <w:r w:rsidRPr="00912EC7">
        <w:rPr>
          <w:rFonts w:ascii="Century Gothic" w:hAnsi="Century Gothic" w:cs="Arial"/>
          <w:sz w:val="20"/>
        </w:rPr>
        <w:t xml:space="preserve"> </w:t>
      </w:r>
    </w:p>
    <w:p w14:paraId="111A05F4" w14:textId="77777777" w:rsidR="00624B86" w:rsidRPr="00912EC7" w:rsidRDefault="00624B86" w:rsidP="009A4DF3">
      <w:pPr>
        <w:spacing w:line="240" w:lineRule="atLeast"/>
        <w:ind w:left="1418"/>
        <w:rPr>
          <w:rFonts w:ascii="Century Gothic" w:hAnsi="Century Gothic" w:cs="Arial"/>
          <w:b/>
          <w:sz w:val="20"/>
        </w:rPr>
      </w:pPr>
    </w:p>
    <w:p w14:paraId="2E6320A8" w14:textId="77777777" w:rsidR="00624B86" w:rsidRPr="00912EC7" w:rsidRDefault="00624B86" w:rsidP="009A4DF3">
      <w:pPr>
        <w:spacing w:line="240" w:lineRule="atLeast"/>
        <w:ind w:left="1418"/>
        <w:rPr>
          <w:rFonts w:ascii="Century Gothic" w:hAnsi="Century Gothic" w:cs="Arial"/>
          <w:b/>
          <w:sz w:val="20"/>
        </w:rPr>
      </w:pPr>
      <w:r w:rsidRPr="00912EC7">
        <w:rPr>
          <w:rFonts w:ascii="Century Gothic" w:hAnsi="Century Gothic" w:cs="Arial"/>
          <w:b/>
          <w:sz w:val="20"/>
        </w:rPr>
        <w:t xml:space="preserve">“Benchmark Review” </w:t>
      </w:r>
      <w:r w:rsidRPr="00912EC7">
        <w:rPr>
          <w:rFonts w:ascii="Century Gothic" w:hAnsi="Century Gothic" w:cs="Arial"/>
          <w:sz w:val="20"/>
        </w:rPr>
        <w:t xml:space="preserve">means a Benchmark Review carried out in accordance with clause </w:t>
      </w:r>
      <w:r w:rsidR="009F3348" w:rsidRPr="00912EC7">
        <w:rPr>
          <w:rFonts w:ascii="Century Gothic" w:hAnsi="Century Gothic" w:cs="Arial"/>
          <w:sz w:val="20"/>
        </w:rPr>
        <w:t>4</w:t>
      </w:r>
      <w:r w:rsidRPr="00912EC7">
        <w:rPr>
          <w:rFonts w:ascii="Century Gothic" w:hAnsi="Century Gothic" w:cs="Arial"/>
          <w:sz w:val="20"/>
        </w:rPr>
        <w:t xml:space="preserve"> and this </w:t>
      </w:r>
      <w:proofErr w:type="gramStart"/>
      <w:r w:rsidRPr="00912EC7">
        <w:rPr>
          <w:rFonts w:ascii="Century Gothic" w:hAnsi="Century Gothic" w:cs="Arial"/>
          <w:sz w:val="20"/>
        </w:rPr>
        <w:t>Schedule;</w:t>
      </w:r>
      <w:proofErr w:type="gramEnd"/>
    </w:p>
    <w:p w14:paraId="2BE89DA8" w14:textId="77777777" w:rsidR="00624B86" w:rsidRPr="00912EC7" w:rsidRDefault="00624B86" w:rsidP="009A4DF3">
      <w:pPr>
        <w:spacing w:line="240" w:lineRule="atLeast"/>
        <w:ind w:left="1418"/>
        <w:rPr>
          <w:rFonts w:ascii="Century Gothic" w:hAnsi="Century Gothic" w:cs="Arial"/>
          <w:b/>
          <w:sz w:val="20"/>
        </w:rPr>
      </w:pPr>
    </w:p>
    <w:p w14:paraId="15F4FA98" w14:textId="77777777" w:rsidR="009C6A4D" w:rsidRPr="00912EC7" w:rsidRDefault="009C6A4D" w:rsidP="009A4DF3">
      <w:pPr>
        <w:spacing w:line="240" w:lineRule="atLeast"/>
        <w:ind w:left="1418"/>
        <w:rPr>
          <w:rFonts w:ascii="Century Gothic" w:hAnsi="Century Gothic" w:cs="Arial"/>
          <w:sz w:val="20"/>
        </w:rPr>
      </w:pPr>
      <w:r w:rsidRPr="00912EC7">
        <w:rPr>
          <w:rFonts w:ascii="Century Gothic" w:hAnsi="Century Gothic" w:cs="Arial"/>
          <w:b/>
          <w:sz w:val="20"/>
        </w:rPr>
        <w:t xml:space="preserve">“Comparison Sample” </w:t>
      </w:r>
      <w:r w:rsidRPr="00912EC7">
        <w:rPr>
          <w:rFonts w:ascii="Century Gothic" w:hAnsi="Century Gothic" w:cs="Arial"/>
          <w:sz w:val="20"/>
        </w:rPr>
        <w:t xml:space="preserve">means the sample of entities, which are capable of quantitative comparison, selected by the </w:t>
      </w:r>
      <w:proofErr w:type="spellStart"/>
      <w:r w:rsidRPr="00912EC7">
        <w:rPr>
          <w:rFonts w:ascii="Century Gothic" w:hAnsi="Century Gothic" w:cs="Arial"/>
          <w:sz w:val="20"/>
        </w:rPr>
        <w:t>Benchmarker</w:t>
      </w:r>
      <w:proofErr w:type="spellEnd"/>
      <w:r w:rsidRPr="00912EC7">
        <w:rPr>
          <w:rFonts w:ascii="Century Gothic" w:hAnsi="Century Gothic" w:cs="Arial"/>
          <w:sz w:val="20"/>
        </w:rPr>
        <w:t xml:space="preserve"> under paragraph 4.9.1 of this </w:t>
      </w:r>
      <w:proofErr w:type="gramStart"/>
      <w:r w:rsidRPr="00912EC7">
        <w:rPr>
          <w:rFonts w:ascii="Century Gothic" w:hAnsi="Century Gothic" w:cs="Arial"/>
          <w:sz w:val="20"/>
        </w:rPr>
        <w:t>schedule;</w:t>
      </w:r>
      <w:proofErr w:type="gramEnd"/>
    </w:p>
    <w:p w14:paraId="723E5469" w14:textId="77777777" w:rsidR="009C6A4D" w:rsidRPr="00912EC7" w:rsidRDefault="009C6A4D" w:rsidP="009A4DF3">
      <w:pPr>
        <w:spacing w:line="240" w:lineRule="atLeast"/>
        <w:ind w:left="1418"/>
        <w:rPr>
          <w:rFonts w:ascii="Century Gothic" w:hAnsi="Century Gothic" w:cs="Arial"/>
          <w:b/>
          <w:sz w:val="20"/>
        </w:rPr>
      </w:pPr>
    </w:p>
    <w:p w14:paraId="5C392D04" w14:textId="77777777" w:rsidR="009C6A4D" w:rsidRPr="00912EC7" w:rsidRDefault="009C6A4D" w:rsidP="009A4DF3">
      <w:pPr>
        <w:spacing w:line="240" w:lineRule="atLeast"/>
        <w:ind w:left="1418"/>
        <w:rPr>
          <w:rFonts w:ascii="Century Gothic" w:hAnsi="Century Gothic" w:cs="Arial"/>
          <w:sz w:val="20"/>
        </w:rPr>
      </w:pPr>
      <w:r w:rsidRPr="00912EC7">
        <w:rPr>
          <w:rFonts w:ascii="Century Gothic" w:hAnsi="Century Gothic" w:cs="Arial"/>
          <w:b/>
          <w:sz w:val="20"/>
        </w:rPr>
        <w:t xml:space="preserve">“Equivalent Services” </w:t>
      </w:r>
      <w:r w:rsidRPr="00912EC7">
        <w:rPr>
          <w:rFonts w:ascii="Century Gothic" w:hAnsi="Century Gothic" w:cs="Arial"/>
          <w:sz w:val="20"/>
        </w:rPr>
        <w:t xml:space="preserve">means products or services that are identical or similar to the Services, (including in terms of specification, volume and quality of performance) that are generally available within or outside the United </w:t>
      </w:r>
      <w:proofErr w:type="gramStart"/>
      <w:r w:rsidRPr="00912EC7">
        <w:rPr>
          <w:rFonts w:ascii="Century Gothic" w:hAnsi="Century Gothic" w:cs="Arial"/>
          <w:sz w:val="20"/>
        </w:rPr>
        <w:t>Kingdom;</w:t>
      </w:r>
      <w:proofErr w:type="gramEnd"/>
    </w:p>
    <w:p w14:paraId="1880C973" w14:textId="77777777" w:rsidR="009C6A4D" w:rsidRPr="00912EC7" w:rsidRDefault="009C6A4D" w:rsidP="009A4DF3">
      <w:pPr>
        <w:spacing w:line="240" w:lineRule="atLeast"/>
        <w:ind w:left="1418"/>
        <w:rPr>
          <w:rFonts w:ascii="Century Gothic" w:hAnsi="Century Gothic" w:cs="Arial"/>
          <w:b/>
          <w:sz w:val="20"/>
        </w:rPr>
      </w:pPr>
    </w:p>
    <w:p w14:paraId="1FBCEFD6" w14:textId="77777777" w:rsidR="009C6A4D" w:rsidRPr="00912EC7" w:rsidRDefault="009C6A4D" w:rsidP="009A4DF3">
      <w:pPr>
        <w:spacing w:line="240" w:lineRule="atLeast"/>
        <w:ind w:left="1418"/>
        <w:rPr>
          <w:rFonts w:ascii="Century Gothic" w:hAnsi="Century Gothic" w:cs="Arial"/>
          <w:sz w:val="20"/>
        </w:rPr>
      </w:pPr>
      <w:r w:rsidRPr="00912EC7">
        <w:rPr>
          <w:rFonts w:ascii="Century Gothic" w:hAnsi="Century Gothic" w:cs="Arial"/>
          <w:b/>
          <w:sz w:val="20"/>
        </w:rPr>
        <w:t>“Good Value”</w:t>
      </w:r>
      <w:r w:rsidRPr="00912EC7">
        <w:rPr>
          <w:rFonts w:ascii="Century Gothic" w:hAnsi="Century Gothic" w:cs="Arial"/>
          <w:sz w:val="20"/>
        </w:rPr>
        <w:t xml:space="preserve"> means, in relation to the Services that the applicable charges or costs</w:t>
      </w:r>
      <w:proofErr w:type="gramStart"/>
      <w:r w:rsidRPr="00912EC7">
        <w:rPr>
          <w:rFonts w:ascii="Century Gothic" w:hAnsi="Century Gothic" w:cs="Arial"/>
          <w:sz w:val="20"/>
        </w:rPr>
        <w:t>, as the case may be, are</w:t>
      </w:r>
      <w:proofErr w:type="gramEnd"/>
      <w:r w:rsidRPr="00912EC7">
        <w:rPr>
          <w:rFonts w:ascii="Century Gothic" w:hAnsi="Century Gothic" w:cs="Arial"/>
          <w:sz w:val="20"/>
        </w:rPr>
        <w:t xml:space="preserve"> less than or equal to the Average Price for Equivalent Services.</w:t>
      </w:r>
    </w:p>
    <w:p w14:paraId="2E499AEB" w14:textId="77777777" w:rsidR="009C6A4D" w:rsidRPr="00912EC7" w:rsidRDefault="009C6A4D" w:rsidP="009A4DF3">
      <w:pPr>
        <w:spacing w:line="240" w:lineRule="atLeast"/>
        <w:rPr>
          <w:rFonts w:ascii="Century Gothic" w:hAnsi="Century Gothic" w:cstheme="minorHAnsi"/>
          <w:b/>
          <w:sz w:val="20"/>
        </w:rPr>
      </w:pPr>
    </w:p>
    <w:p w14:paraId="58C8E95C" w14:textId="77777777" w:rsidR="009C6A4D" w:rsidRPr="00912EC7" w:rsidRDefault="009C6A4D" w:rsidP="009A4DF3">
      <w:pPr>
        <w:pStyle w:val="Heading1"/>
        <w:tabs>
          <w:tab w:val="clear" w:pos="720"/>
          <w:tab w:val="num" w:pos="567"/>
        </w:tabs>
        <w:rPr>
          <w:rFonts w:ascii="Century Gothic" w:hAnsi="Century Gothic"/>
          <w:sz w:val="20"/>
        </w:rPr>
      </w:pPr>
      <w:r w:rsidRPr="00912EC7">
        <w:rPr>
          <w:rFonts w:ascii="Century Gothic" w:hAnsi="Century Gothic"/>
          <w:sz w:val="20"/>
        </w:rPr>
        <w:t>Purpose and Scope of Benchmark Review</w:t>
      </w:r>
    </w:p>
    <w:p w14:paraId="2EAD4CE8" w14:textId="77777777" w:rsidR="009C6A4D" w:rsidRPr="00912EC7" w:rsidRDefault="009C6A4D" w:rsidP="009A4DF3">
      <w:pPr>
        <w:spacing w:line="240" w:lineRule="atLeast"/>
        <w:rPr>
          <w:rFonts w:ascii="Century Gothic" w:hAnsi="Century Gothic" w:cstheme="minorHAnsi"/>
          <w:sz w:val="20"/>
        </w:rPr>
      </w:pPr>
    </w:p>
    <w:p w14:paraId="496C3BFE" w14:textId="77777777" w:rsidR="009C6A4D" w:rsidRPr="00D76E5B" w:rsidRDefault="009C6A4D" w:rsidP="009A418A">
      <w:pPr>
        <w:pStyle w:val="Heading2"/>
        <w:numPr>
          <w:ilvl w:val="1"/>
          <w:numId w:val="85"/>
        </w:numPr>
        <w:rPr>
          <w:rFonts w:ascii="Century Gothic" w:hAnsi="Century Gothic"/>
        </w:rPr>
      </w:pPr>
      <w:r w:rsidRPr="00D76E5B">
        <w:rPr>
          <w:rFonts w:ascii="Century Gothic" w:hAnsi="Century Gothic"/>
        </w:rPr>
        <w:t>The purpose of the Benchmark Review will be to establish whether the Services are Good Value.</w:t>
      </w:r>
    </w:p>
    <w:p w14:paraId="584665B3" w14:textId="77777777" w:rsidR="009C6A4D" w:rsidRPr="00912EC7" w:rsidRDefault="009C6A4D" w:rsidP="009A4DF3">
      <w:pPr>
        <w:spacing w:line="240" w:lineRule="atLeast"/>
        <w:rPr>
          <w:rFonts w:ascii="Century Gothic" w:hAnsi="Century Gothic" w:cstheme="minorHAnsi"/>
          <w:b/>
          <w:sz w:val="20"/>
        </w:rPr>
      </w:pPr>
    </w:p>
    <w:p w14:paraId="1FB8697C" w14:textId="77777777" w:rsidR="009C6A4D" w:rsidRPr="00912EC7" w:rsidRDefault="009C6A4D" w:rsidP="009A4DF3">
      <w:pPr>
        <w:pStyle w:val="Heading1"/>
        <w:tabs>
          <w:tab w:val="clear" w:pos="720"/>
          <w:tab w:val="num" w:pos="567"/>
        </w:tabs>
        <w:rPr>
          <w:rFonts w:ascii="Century Gothic" w:hAnsi="Century Gothic"/>
          <w:sz w:val="20"/>
        </w:rPr>
      </w:pPr>
      <w:r w:rsidRPr="00912EC7">
        <w:rPr>
          <w:rFonts w:ascii="Century Gothic" w:hAnsi="Century Gothic"/>
          <w:sz w:val="20"/>
        </w:rPr>
        <w:t xml:space="preserve">Appointment of </w:t>
      </w:r>
      <w:proofErr w:type="spellStart"/>
      <w:r w:rsidRPr="00912EC7">
        <w:rPr>
          <w:rFonts w:ascii="Century Gothic" w:hAnsi="Century Gothic"/>
          <w:sz w:val="20"/>
        </w:rPr>
        <w:t>Benchmarker</w:t>
      </w:r>
      <w:proofErr w:type="spellEnd"/>
    </w:p>
    <w:p w14:paraId="00B36B47" w14:textId="77777777" w:rsidR="009C6A4D" w:rsidRPr="00912EC7" w:rsidRDefault="009C6A4D" w:rsidP="009A4DF3">
      <w:pPr>
        <w:spacing w:line="240" w:lineRule="atLeast"/>
        <w:rPr>
          <w:rFonts w:ascii="Century Gothic" w:hAnsi="Century Gothic" w:cstheme="minorHAnsi"/>
          <w:sz w:val="20"/>
        </w:rPr>
      </w:pPr>
    </w:p>
    <w:p w14:paraId="7E27433A" w14:textId="77777777" w:rsidR="009C6A4D" w:rsidRPr="00D76E5B" w:rsidRDefault="009C6A4D" w:rsidP="009A418A">
      <w:pPr>
        <w:pStyle w:val="Heading2"/>
        <w:numPr>
          <w:ilvl w:val="1"/>
          <w:numId w:val="86"/>
        </w:numPr>
        <w:rPr>
          <w:rFonts w:ascii="Century Gothic" w:hAnsi="Century Gothic"/>
        </w:rPr>
      </w:pPr>
      <w:r w:rsidRPr="00D76E5B">
        <w:rPr>
          <w:rFonts w:ascii="Century Gothic" w:hAnsi="Century Gothic"/>
        </w:rPr>
        <w:t xml:space="preserve">Any </w:t>
      </w:r>
      <w:proofErr w:type="spellStart"/>
      <w:r w:rsidRPr="00D76E5B">
        <w:rPr>
          <w:rFonts w:ascii="Century Gothic" w:hAnsi="Century Gothic"/>
        </w:rPr>
        <w:t>Benchmarker</w:t>
      </w:r>
      <w:proofErr w:type="spellEnd"/>
      <w:r w:rsidRPr="00D76E5B">
        <w:rPr>
          <w:rFonts w:ascii="Century Gothic" w:hAnsi="Century Gothic"/>
        </w:rPr>
        <w:t xml:space="preserve"> appointed under this Agreement must be suitably qualified to conduct the Benchmark Review.</w:t>
      </w:r>
    </w:p>
    <w:p w14:paraId="434B105E" w14:textId="77777777" w:rsidR="009C6A4D" w:rsidRPr="00912EC7" w:rsidRDefault="009C6A4D" w:rsidP="009A4DF3">
      <w:pPr>
        <w:pStyle w:val="Heading2"/>
        <w:numPr>
          <w:ilvl w:val="0"/>
          <w:numId w:val="0"/>
        </w:numPr>
        <w:ind w:left="1418"/>
        <w:rPr>
          <w:rFonts w:ascii="Century Gothic" w:hAnsi="Century Gothic"/>
        </w:rPr>
      </w:pPr>
    </w:p>
    <w:p w14:paraId="31BFB4C0"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Where the Benchmark Report states that the Services are not Good Value the costs and expenses of the </w:t>
      </w:r>
      <w:proofErr w:type="spellStart"/>
      <w:r w:rsidRPr="00912EC7">
        <w:rPr>
          <w:rFonts w:ascii="Century Gothic" w:hAnsi="Century Gothic"/>
        </w:rPr>
        <w:t>Benchmarker</w:t>
      </w:r>
      <w:proofErr w:type="spellEnd"/>
      <w:r w:rsidRPr="00912EC7">
        <w:rPr>
          <w:rFonts w:ascii="Century Gothic" w:hAnsi="Century Gothic"/>
        </w:rPr>
        <w:t xml:space="preserve"> shall be borne solely by the Service Provider. Where the Benchmarking Report states that the Benchmarked Services are Good Value, the </w:t>
      </w:r>
      <w:proofErr w:type="gramStart"/>
      <w:r w:rsidRPr="00912EC7">
        <w:rPr>
          <w:rFonts w:ascii="Century Gothic" w:hAnsi="Century Gothic"/>
        </w:rPr>
        <w:t>costs</w:t>
      </w:r>
      <w:proofErr w:type="gramEnd"/>
      <w:r w:rsidRPr="00912EC7">
        <w:rPr>
          <w:rFonts w:ascii="Century Gothic" w:hAnsi="Century Gothic"/>
        </w:rPr>
        <w:t xml:space="preserve"> and expenses of the </w:t>
      </w:r>
      <w:proofErr w:type="spellStart"/>
      <w:r w:rsidRPr="00912EC7">
        <w:rPr>
          <w:rFonts w:ascii="Century Gothic" w:hAnsi="Century Gothic"/>
        </w:rPr>
        <w:t>Benchmarker</w:t>
      </w:r>
      <w:proofErr w:type="spellEnd"/>
      <w:r w:rsidRPr="00912EC7">
        <w:rPr>
          <w:rFonts w:ascii="Century Gothic" w:hAnsi="Century Gothic"/>
        </w:rPr>
        <w:t xml:space="preserve"> shall be borne solely by Virgin. Each party shall bear its own costs (other than the costs of the </w:t>
      </w:r>
      <w:proofErr w:type="spellStart"/>
      <w:r w:rsidRPr="00912EC7">
        <w:rPr>
          <w:rFonts w:ascii="Century Gothic" w:hAnsi="Century Gothic"/>
        </w:rPr>
        <w:t>Benchmarker</w:t>
      </w:r>
      <w:proofErr w:type="spellEnd"/>
      <w:r w:rsidRPr="00912EC7">
        <w:rPr>
          <w:rFonts w:ascii="Century Gothic" w:hAnsi="Century Gothic"/>
        </w:rPr>
        <w:t>) relating to the Benchmark Review.</w:t>
      </w:r>
    </w:p>
    <w:p w14:paraId="2285F1FC" w14:textId="77777777" w:rsidR="009C6A4D" w:rsidRPr="00912EC7" w:rsidRDefault="009C6A4D" w:rsidP="009A4DF3">
      <w:pPr>
        <w:spacing w:line="240" w:lineRule="atLeast"/>
        <w:rPr>
          <w:rFonts w:ascii="Century Gothic" w:hAnsi="Century Gothic" w:cstheme="minorHAnsi"/>
          <w:b/>
          <w:sz w:val="20"/>
        </w:rPr>
      </w:pPr>
    </w:p>
    <w:p w14:paraId="07A107EC" w14:textId="77777777" w:rsidR="009C6A4D" w:rsidRPr="00912EC7" w:rsidRDefault="009C6A4D" w:rsidP="009A4DF3">
      <w:pPr>
        <w:pStyle w:val="Heading1"/>
        <w:tabs>
          <w:tab w:val="clear" w:pos="720"/>
          <w:tab w:val="num" w:pos="567"/>
        </w:tabs>
        <w:rPr>
          <w:rFonts w:ascii="Century Gothic" w:hAnsi="Century Gothic"/>
          <w:sz w:val="20"/>
        </w:rPr>
      </w:pPr>
      <w:r w:rsidRPr="00912EC7">
        <w:rPr>
          <w:rFonts w:ascii="Century Gothic" w:hAnsi="Century Gothic"/>
          <w:sz w:val="20"/>
        </w:rPr>
        <w:t>Benchmarking Process</w:t>
      </w:r>
    </w:p>
    <w:p w14:paraId="47B9A520" w14:textId="77777777" w:rsidR="009C6A4D" w:rsidRPr="00912EC7" w:rsidRDefault="009C6A4D" w:rsidP="009A4DF3">
      <w:pPr>
        <w:spacing w:line="240" w:lineRule="atLeast"/>
        <w:rPr>
          <w:rFonts w:ascii="Century Gothic" w:hAnsi="Century Gothic" w:cstheme="minorHAnsi"/>
          <w:sz w:val="20"/>
        </w:rPr>
      </w:pPr>
    </w:p>
    <w:p w14:paraId="3800A5E6" w14:textId="77777777" w:rsidR="009C6A4D" w:rsidRPr="00D76E5B" w:rsidRDefault="009C6A4D" w:rsidP="009A418A">
      <w:pPr>
        <w:pStyle w:val="Heading2"/>
        <w:numPr>
          <w:ilvl w:val="1"/>
          <w:numId w:val="87"/>
        </w:numPr>
        <w:rPr>
          <w:rFonts w:ascii="Century Gothic" w:hAnsi="Century Gothic"/>
        </w:rPr>
      </w:pPr>
      <w:r w:rsidRPr="00D76E5B">
        <w:rPr>
          <w:rFonts w:ascii="Century Gothic" w:hAnsi="Century Gothic"/>
        </w:rPr>
        <w:t xml:space="preserve">Virgin’s instructions to the </w:t>
      </w:r>
      <w:proofErr w:type="spellStart"/>
      <w:r w:rsidRPr="00D76E5B">
        <w:rPr>
          <w:rFonts w:ascii="Century Gothic" w:hAnsi="Century Gothic"/>
        </w:rPr>
        <w:t>Benchmarker</w:t>
      </w:r>
      <w:proofErr w:type="spellEnd"/>
      <w:r w:rsidRPr="00D76E5B">
        <w:rPr>
          <w:rFonts w:ascii="Century Gothic" w:hAnsi="Century Gothic"/>
        </w:rPr>
        <w:t xml:space="preserve"> shall require the </w:t>
      </w:r>
      <w:proofErr w:type="spellStart"/>
      <w:r w:rsidRPr="00D76E5B">
        <w:rPr>
          <w:rFonts w:ascii="Century Gothic" w:hAnsi="Century Gothic"/>
        </w:rPr>
        <w:t>Benchmarker</w:t>
      </w:r>
      <w:proofErr w:type="spellEnd"/>
      <w:r w:rsidRPr="00D76E5B">
        <w:rPr>
          <w:rFonts w:ascii="Century Gothic" w:hAnsi="Century Gothic"/>
        </w:rPr>
        <w:t xml:space="preserve"> to produce, and to send to each party for approval, a draft plan for the </w:t>
      </w:r>
      <w:r w:rsidRPr="00D76E5B">
        <w:rPr>
          <w:rFonts w:ascii="Century Gothic" w:hAnsi="Century Gothic"/>
        </w:rPr>
        <w:lastRenderedPageBreak/>
        <w:t xml:space="preserve">Benchmark Review within ten (10) days after the date of the </w:t>
      </w:r>
      <w:proofErr w:type="spellStart"/>
      <w:r w:rsidRPr="00D76E5B">
        <w:rPr>
          <w:rFonts w:ascii="Century Gothic" w:hAnsi="Century Gothic"/>
        </w:rPr>
        <w:t>Benchmarker’s</w:t>
      </w:r>
      <w:proofErr w:type="spellEnd"/>
      <w:r w:rsidRPr="00D76E5B">
        <w:rPr>
          <w:rFonts w:ascii="Century Gothic" w:hAnsi="Century Gothic"/>
        </w:rPr>
        <w:t xml:space="preserve"> appointment. For the purposes of assisting the </w:t>
      </w:r>
      <w:proofErr w:type="spellStart"/>
      <w:r w:rsidRPr="00D76E5B">
        <w:rPr>
          <w:rFonts w:ascii="Century Gothic" w:hAnsi="Century Gothic"/>
        </w:rPr>
        <w:t>Benchmarker</w:t>
      </w:r>
      <w:proofErr w:type="spellEnd"/>
      <w:r w:rsidRPr="00D76E5B">
        <w:rPr>
          <w:rFonts w:ascii="Century Gothic" w:hAnsi="Century Gothic"/>
        </w:rPr>
        <w:t xml:space="preserve"> in preparing the plan and providing the information reasonable required by the </w:t>
      </w:r>
      <w:proofErr w:type="spellStart"/>
      <w:r w:rsidRPr="00D76E5B">
        <w:rPr>
          <w:rFonts w:ascii="Century Gothic" w:hAnsi="Century Gothic"/>
        </w:rPr>
        <w:t>Benchmarker</w:t>
      </w:r>
      <w:proofErr w:type="spellEnd"/>
      <w:r w:rsidRPr="00D76E5B">
        <w:rPr>
          <w:rFonts w:ascii="Century Gothic" w:hAnsi="Century Gothic"/>
        </w:rPr>
        <w:t xml:space="preserve"> pursuant to paragraph 4.2 below, the parties shall </w:t>
      </w:r>
      <w:proofErr w:type="gramStart"/>
      <w:r w:rsidRPr="00D76E5B">
        <w:rPr>
          <w:rFonts w:ascii="Century Gothic" w:hAnsi="Century Gothic"/>
        </w:rPr>
        <w:t>at all times</w:t>
      </w:r>
      <w:proofErr w:type="gramEnd"/>
      <w:r w:rsidRPr="00D76E5B">
        <w:rPr>
          <w:rFonts w:ascii="Century Gothic" w:hAnsi="Century Gothic"/>
        </w:rPr>
        <w:t xml:space="preserve"> co-operate in good faith with the </w:t>
      </w:r>
      <w:proofErr w:type="spellStart"/>
      <w:r w:rsidRPr="00D76E5B">
        <w:rPr>
          <w:rFonts w:ascii="Century Gothic" w:hAnsi="Century Gothic"/>
        </w:rPr>
        <w:t>Benchmarker</w:t>
      </w:r>
      <w:proofErr w:type="spellEnd"/>
      <w:r w:rsidRPr="00D76E5B">
        <w:rPr>
          <w:rFonts w:ascii="Century Gothic" w:hAnsi="Century Gothic"/>
        </w:rPr>
        <w:t xml:space="preserve"> in carrying out the benchmarking analysis. The plan must include:</w:t>
      </w:r>
    </w:p>
    <w:p w14:paraId="0BE94A44" w14:textId="77777777" w:rsidR="009C6A4D" w:rsidRPr="00912EC7" w:rsidRDefault="009C6A4D" w:rsidP="009A4DF3">
      <w:pPr>
        <w:pStyle w:val="Heading2"/>
        <w:numPr>
          <w:ilvl w:val="0"/>
          <w:numId w:val="0"/>
        </w:numPr>
        <w:ind w:left="1430"/>
        <w:rPr>
          <w:rFonts w:ascii="Century Gothic" w:hAnsi="Century Gothic"/>
        </w:rPr>
      </w:pPr>
    </w:p>
    <w:p w14:paraId="0FD2C0CA" w14:textId="77777777" w:rsidR="009C6A4D" w:rsidRPr="00B34A94" w:rsidRDefault="009C6A4D" w:rsidP="00B34A94">
      <w:pPr>
        <w:pStyle w:val="Heading3"/>
        <w:tabs>
          <w:tab w:val="num" w:pos="1985"/>
        </w:tabs>
        <w:rPr>
          <w:rFonts w:ascii="Century Gothic" w:hAnsi="Century Gothic"/>
        </w:rPr>
      </w:pPr>
      <w:r w:rsidRPr="00B34A94">
        <w:rPr>
          <w:rFonts w:ascii="Century Gothic" w:hAnsi="Century Gothic"/>
        </w:rPr>
        <w:t xml:space="preserve">a proposed timetable for the Benchmark </w:t>
      </w:r>
      <w:proofErr w:type="gramStart"/>
      <w:r w:rsidRPr="00B34A94">
        <w:rPr>
          <w:rFonts w:ascii="Century Gothic" w:hAnsi="Century Gothic"/>
        </w:rPr>
        <w:t>Review;</w:t>
      </w:r>
      <w:proofErr w:type="gramEnd"/>
    </w:p>
    <w:p w14:paraId="233AADB2" w14:textId="77777777" w:rsidR="009C6A4D" w:rsidRPr="00912EC7" w:rsidRDefault="009C6A4D" w:rsidP="009A4DF3">
      <w:pPr>
        <w:pStyle w:val="Heading3"/>
        <w:tabs>
          <w:tab w:val="num" w:pos="1985"/>
        </w:tabs>
        <w:ind w:left="1985" w:hanging="567"/>
        <w:rPr>
          <w:rFonts w:ascii="Century Gothic" w:hAnsi="Century Gothic"/>
        </w:rPr>
      </w:pPr>
    </w:p>
    <w:p w14:paraId="1D2654DE" w14:textId="77777777" w:rsidR="009C6A4D" w:rsidRPr="00912EC7" w:rsidRDefault="009C6A4D" w:rsidP="009A4DF3">
      <w:pPr>
        <w:pStyle w:val="Heading3"/>
        <w:tabs>
          <w:tab w:val="num" w:pos="1985"/>
        </w:tabs>
        <w:ind w:left="1985" w:hanging="567"/>
        <w:rPr>
          <w:rFonts w:ascii="Century Gothic" w:hAnsi="Century Gothic"/>
        </w:rPr>
      </w:pPr>
      <w:r w:rsidRPr="00912EC7">
        <w:rPr>
          <w:rFonts w:ascii="Century Gothic" w:hAnsi="Century Gothic"/>
        </w:rPr>
        <w:t xml:space="preserve">a description of the information that the </w:t>
      </w:r>
      <w:proofErr w:type="spellStart"/>
      <w:r w:rsidRPr="00912EC7">
        <w:rPr>
          <w:rFonts w:ascii="Century Gothic" w:hAnsi="Century Gothic"/>
        </w:rPr>
        <w:t>Benchmarker</w:t>
      </w:r>
      <w:proofErr w:type="spellEnd"/>
      <w:r w:rsidRPr="00912EC7">
        <w:rPr>
          <w:rFonts w:ascii="Century Gothic" w:hAnsi="Century Gothic"/>
        </w:rPr>
        <w:t xml:space="preserve"> requires each party to </w:t>
      </w:r>
      <w:proofErr w:type="gramStart"/>
      <w:r w:rsidRPr="00912EC7">
        <w:rPr>
          <w:rFonts w:ascii="Century Gothic" w:hAnsi="Century Gothic"/>
        </w:rPr>
        <w:t>provide;</w:t>
      </w:r>
      <w:proofErr w:type="gramEnd"/>
    </w:p>
    <w:p w14:paraId="62927BE6" w14:textId="77777777" w:rsidR="009C6A4D" w:rsidRPr="00912EC7" w:rsidRDefault="009C6A4D" w:rsidP="009A4DF3">
      <w:pPr>
        <w:pStyle w:val="Heading3"/>
        <w:tabs>
          <w:tab w:val="num" w:pos="1985"/>
        </w:tabs>
        <w:ind w:left="1985" w:hanging="567"/>
        <w:rPr>
          <w:rFonts w:ascii="Century Gothic" w:hAnsi="Century Gothic"/>
        </w:rPr>
      </w:pPr>
    </w:p>
    <w:p w14:paraId="28A809B0" w14:textId="77777777" w:rsidR="009C6A4D" w:rsidRPr="00912EC7" w:rsidRDefault="009C6A4D" w:rsidP="009A4DF3">
      <w:pPr>
        <w:pStyle w:val="Heading3"/>
        <w:tabs>
          <w:tab w:val="num" w:pos="1985"/>
        </w:tabs>
        <w:ind w:left="1985" w:hanging="567"/>
        <w:rPr>
          <w:rFonts w:ascii="Century Gothic" w:hAnsi="Century Gothic"/>
        </w:rPr>
      </w:pPr>
      <w:r w:rsidRPr="00912EC7">
        <w:rPr>
          <w:rFonts w:ascii="Century Gothic" w:hAnsi="Century Gothic"/>
        </w:rPr>
        <w:t xml:space="preserve">details of the entities proposed by the </w:t>
      </w:r>
      <w:proofErr w:type="spellStart"/>
      <w:r w:rsidRPr="00912EC7">
        <w:rPr>
          <w:rFonts w:ascii="Century Gothic" w:hAnsi="Century Gothic"/>
        </w:rPr>
        <w:t>Benchmarker</w:t>
      </w:r>
      <w:proofErr w:type="spellEnd"/>
      <w:r w:rsidRPr="00912EC7">
        <w:rPr>
          <w:rFonts w:ascii="Century Gothic" w:hAnsi="Century Gothic"/>
        </w:rPr>
        <w:t xml:space="preserve"> in accordance with paragraph 4.9 for inclusion within the Comparison Sample.</w:t>
      </w:r>
    </w:p>
    <w:p w14:paraId="51886453" w14:textId="77777777" w:rsidR="009C6A4D" w:rsidRPr="00912EC7" w:rsidRDefault="009C6A4D" w:rsidP="009A4DF3">
      <w:pPr>
        <w:spacing w:line="240" w:lineRule="atLeast"/>
        <w:ind w:left="720"/>
        <w:rPr>
          <w:rFonts w:ascii="Century Gothic" w:hAnsi="Century Gothic" w:cstheme="minorHAnsi"/>
          <w:sz w:val="20"/>
        </w:rPr>
      </w:pPr>
    </w:p>
    <w:p w14:paraId="787DB79D"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Each party must give notice in writing to the </w:t>
      </w:r>
      <w:proofErr w:type="spellStart"/>
      <w:r w:rsidRPr="00912EC7">
        <w:rPr>
          <w:rFonts w:ascii="Century Gothic" w:hAnsi="Century Gothic"/>
        </w:rPr>
        <w:t>Benchmarker</w:t>
      </w:r>
      <w:proofErr w:type="spellEnd"/>
      <w:r w:rsidRPr="00912EC7">
        <w:rPr>
          <w:rFonts w:ascii="Century Gothic" w:hAnsi="Century Gothic"/>
        </w:rPr>
        <w:t xml:space="preserve"> and to the other party within ten (10) days after receiving the draft plan, advising whether it approves the draft plan, or, if it does not approve the draft plan, suggesting amendments to that plan. Neither party may unreasonably withhold</w:t>
      </w:r>
      <w:r w:rsidR="00E11065" w:rsidRPr="00912EC7">
        <w:rPr>
          <w:rFonts w:ascii="Century Gothic" w:hAnsi="Century Gothic"/>
        </w:rPr>
        <w:t xml:space="preserve"> its approval of the draft plan</w:t>
      </w:r>
      <w:r w:rsidRPr="00912EC7">
        <w:rPr>
          <w:rFonts w:ascii="Century Gothic" w:hAnsi="Century Gothic"/>
        </w:rPr>
        <w:t xml:space="preserve"> and any suggested amendments must be reasonable.</w:t>
      </w:r>
    </w:p>
    <w:p w14:paraId="09F9FEB8" w14:textId="77777777" w:rsidR="009C6A4D" w:rsidRPr="00912EC7" w:rsidRDefault="009C6A4D" w:rsidP="009A4DF3">
      <w:pPr>
        <w:pStyle w:val="Heading2"/>
        <w:numPr>
          <w:ilvl w:val="0"/>
          <w:numId w:val="0"/>
        </w:numPr>
        <w:ind w:left="1418"/>
        <w:rPr>
          <w:rFonts w:ascii="Century Gothic" w:hAnsi="Century Gothic"/>
        </w:rPr>
      </w:pPr>
    </w:p>
    <w:p w14:paraId="56AD95E9"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Where a party suggests amendments to the draft plan under paragraph 4.2, the </w:t>
      </w:r>
      <w:proofErr w:type="spellStart"/>
      <w:r w:rsidRPr="00912EC7">
        <w:rPr>
          <w:rFonts w:ascii="Century Gothic" w:hAnsi="Century Gothic"/>
        </w:rPr>
        <w:t>Benchmarker</w:t>
      </w:r>
      <w:proofErr w:type="spellEnd"/>
      <w:r w:rsidRPr="00912EC7">
        <w:rPr>
          <w:rFonts w:ascii="Century Gothic" w:hAnsi="Century Gothic"/>
        </w:rPr>
        <w:t xml:space="preserve"> must, if it believes the amendments are reasonable, produce an amended draft plan. Paragraph 4.2 shall apply to any amended draft plan. If the </w:t>
      </w:r>
      <w:proofErr w:type="spellStart"/>
      <w:r w:rsidRPr="00912EC7">
        <w:rPr>
          <w:rFonts w:ascii="Century Gothic" w:hAnsi="Century Gothic"/>
        </w:rPr>
        <w:t>Benchmarker</w:t>
      </w:r>
      <w:proofErr w:type="spellEnd"/>
      <w:r w:rsidRPr="00912EC7">
        <w:rPr>
          <w:rFonts w:ascii="Century Gothic" w:hAnsi="Century Gothic"/>
        </w:rPr>
        <w:t xml:space="preserve"> believes that the suggested amendments are not reasonable, then the </w:t>
      </w:r>
      <w:proofErr w:type="spellStart"/>
      <w:r w:rsidRPr="00912EC7">
        <w:rPr>
          <w:rFonts w:ascii="Century Gothic" w:hAnsi="Century Gothic"/>
        </w:rPr>
        <w:t>Benchmarker</w:t>
      </w:r>
      <w:proofErr w:type="spellEnd"/>
      <w:r w:rsidRPr="00912EC7">
        <w:rPr>
          <w:rFonts w:ascii="Century Gothic" w:hAnsi="Century Gothic"/>
        </w:rPr>
        <w:t xml:space="preserve"> shall discuss the amendments with the parties to reach a resolution. If the parties are unable to agree a resolution within ten (10) days of the matter first being referred to each of them by the </w:t>
      </w:r>
      <w:proofErr w:type="spellStart"/>
      <w:r w:rsidRPr="00912EC7">
        <w:rPr>
          <w:rFonts w:ascii="Century Gothic" w:hAnsi="Century Gothic"/>
        </w:rPr>
        <w:t>Benchmarker</w:t>
      </w:r>
      <w:proofErr w:type="spellEnd"/>
      <w:r w:rsidRPr="00912EC7">
        <w:rPr>
          <w:rFonts w:ascii="Century Gothic" w:hAnsi="Century Gothic"/>
        </w:rPr>
        <w:t xml:space="preserve"> for discussion, then the </w:t>
      </w:r>
      <w:proofErr w:type="spellStart"/>
      <w:r w:rsidRPr="00912EC7">
        <w:rPr>
          <w:rFonts w:ascii="Century Gothic" w:hAnsi="Century Gothic"/>
        </w:rPr>
        <w:t>Benchmarker</w:t>
      </w:r>
      <w:proofErr w:type="spellEnd"/>
      <w:r w:rsidRPr="00912EC7">
        <w:rPr>
          <w:rFonts w:ascii="Century Gothic" w:hAnsi="Century Gothic"/>
        </w:rPr>
        <w:t xml:space="preserve"> shall be deemed appointed as an expert by the parties. Th</w:t>
      </w:r>
      <w:r w:rsidR="00C01709" w:rsidRPr="00912EC7">
        <w:rPr>
          <w:rFonts w:ascii="Century Gothic" w:hAnsi="Century Gothic"/>
        </w:rPr>
        <w:t>e parties (or either one of them</w:t>
      </w:r>
      <w:r w:rsidRPr="00912EC7">
        <w:rPr>
          <w:rFonts w:ascii="Century Gothic" w:hAnsi="Century Gothic"/>
        </w:rPr>
        <w:t xml:space="preserve">) shall request the </w:t>
      </w:r>
      <w:proofErr w:type="spellStart"/>
      <w:r w:rsidRPr="00912EC7">
        <w:rPr>
          <w:rFonts w:ascii="Century Gothic" w:hAnsi="Century Gothic"/>
        </w:rPr>
        <w:t>Benchmarker</w:t>
      </w:r>
      <w:proofErr w:type="spellEnd"/>
      <w:r w:rsidRPr="00912EC7">
        <w:rPr>
          <w:rFonts w:ascii="Century Gothic" w:hAnsi="Century Gothic"/>
        </w:rPr>
        <w:t xml:space="preserve"> (as expert) to make his or her determination in writing within thirty (30) days after being requested to do so, or as soon as reasonably practicable thereafter. The parties shall provide such assistance as the </w:t>
      </w:r>
      <w:proofErr w:type="spellStart"/>
      <w:r w:rsidRPr="00912EC7">
        <w:rPr>
          <w:rFonts w:ascii="Century Gothic" w:hAnsi="Century Gothic"/>
        </w:rPr>
        <w:t>Benchmarker</w:t>
      </w:r>
      <w:proofErr w:type="spellEnd"/>
      <w:r w:rsidRPr="00912EC7">
        <w:rPr>
          <w:rFonts w:ascii="Century Gothic" w:hAnsi="Century Gothic"/>
        </w:rPr>
        <w:t xml:space="preserve"> (as expert) shall require for the purposes of the determination. The </w:t>
      </w:r>
      <w:proofErr w:type="spellStart"/>
      <w:r w:rsidRPr="00912EC7">
        <w:rPr>
          <w:rFonts w:ascii="Century Gothic" w:hAnsi="Century Gothic"/>
        </w:rPr>
        <w:t>Benchmarker’s</w:t>
      </w:r>
      <w:proofErr w:type="spellEnd"/>
      <w:r w:rsidRPr="00912EC7">
        <w:rPr>
          <w:rFonts w:ascii="Century Gothic" w:hAnsi="Century Gothic"/>
        </w:rPr>
        <w:t xml:space="preserve"> determination (as expert) shall (in the absence of a material failure by the </w:t>
      </w:r>
      <w:proofErr w:type="spellStart"/>
      <w:r w:rsidRPr="00912EC7">
        <w:rPr>
          <w:rFonts w:ascii="Century Gothic" w:hAnsi="Century Gothic"/>
        </w:rPr>
        <w:t>Benchmarker</w:t>
      </w:r>
      <w:proofErr w:type="spellEnd"/>
      <w:r w:rsidRPr="00912EC7">
        <w:rPr>
          <w:rFonts w:ascii="Century Gothic" w:hAnsi="Century Gothic"/>
        </w:rPr>
        <w:t>) be final and binding on the parties.</w:t>
      </w:r>
    </w:p>
    <w:p w14:paraId="5C5CE6E8" w14:textId="77777777" w:rsidR="009C6A4D" w:rsidRPr="00912EC7" w:rsidRDefault="009C6A4D" w:rsidP="009A4DF3">
      <w:pPr>
        <w:pStyle w:val="Heading2"/>
        <w:numPr>
          <w:ilvl w:val="0"/>
          <w:numId w:val="0"/>
        </w:numPr>
        <w:ind w:left="1418"/>
        <w:rPr>
          <w:rFonts w:ascii="Century Gothic" w:hAnsi="Century Gothic"/>
        </w:rPr>
      </w:pPr>
    </w:p>
    <w:p w14:paraId="73133542"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Failure by a party to give notice under paragraph 4.2 will be treated as approval of the draft plan by that party.</w:t>
      </w:r>
    </w:p>
    <w:p w14:paraId="42EF2328" w14:textId="77777777" w:rsidR="009C6A4D" w:rsidRPr="00912EC7" w:rsidRDefault="009C6A4D" w:rsidP="009A4DF3">
      <w:pPr>
        <w:pStyle w:val="Heading2"/>
        <w:numPr>
          <w:ilvl w:val="0"/>
          <w:numId w:val="0"/>
        </w:numPr>
        <w:ind w:left="1418"/>
        <w:rPr>
          <w:rFonts w:ascii="Century Gothic" w:hAnsi="Century Gothic"/>
        </w:rPr>
      </w:pPr>
    </w:p>
    <w:p w14:paraId="6B248ADF"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Once the plan is approved by both parties, the </w:t>
      </w:r>
      <w:proofErr w:type="spellStart"/>
      <w:r w:rsidRPr="00912EC7">
        <w:rPr>
          <w:rFonts w:ascii="Century Gothic" w:hAnsi="Century Gothic"/>
        </w:rPr>
        <w:t>Benchmarker</w:t>
      </w:r>
      <w:proofErr w:type="spellEnd"/>
      <w:r w:rsidRPr="00912EC7">
        <w:rPr>
          <w:rFonts w:ascii="Century Gothic" w:hAnsi="Century Gothic"/>
        </w:rPr>
        <w:t xml:space="preserve"> will carry out the Benchmark Review in accordance with it. Each party shall, to the extent it is not precluded from doing so by confidentiality obligations owed to third parties, provide the information described in the plan, together with any additional information reasonably required by the </w:t>
      </w:r>
      <w:proofErr w:type="spellStart"/>
      <w:r w:rsidRPr="00912EC7">
        <w:rPr>
          <w:rFonts w:ascii="Century Gothic" w:hAnsi="Century Gothic"/>
        </w:rPr>
        <w:t>Benchmarker</w:t>
      </w:r>
      <w:proofErr w:type="spellEnd"/>
      <w:r w:rsidRPr="00912EC7">
        <w:rPr>
          <w:rFonts w:ascii="Century Gothic" w:hAnsi="Century Gothic"/>
        </w:rPr>
        <w:t>.</w:t>
      </w:r>
    </w:p>
    <w:p w14:paraId="73F088F1" w14:textId="77777777" w:rsidR="009C6A4D" w:rsidRPr="00912EC7" w:rsidRDefault="009C6A4D" w:rsidP="009A4DF3">
      <w:pPr>
        <w:pStyle w:val="Heading2"/>
        <w:numPr>
          <w:ilvl w:val="0"/>
          <w:numId w:val="0"/>
        </w:numPr>
        <w:ind w:left="1418"/>
        <w:rPr>
          <w:rFonts w:ascii="Century Gothic" w:hAnsi="Century Gothic"/>
        </w:rPr>
      </w:pPr>
    </w:p>
    <w:p w14:paraId="6DC2702C"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Each party shall co-operate fully with the </w:t>
      </w:r>
      <w:proofErr w:type="spellStart"/>
      <w:r w:rsidRPr="00912EC7">
        <w:rPr>
          <w:rFonts w:ascii="Century Gothic" w:hAnsi="Century Gothic"/>
        </w:rPr>
        <w:t>Benchmarker</w:t>
      </w:r>
      <w:proofErr w:type="spellEnd"/>
      <w:r w:rsidRPr="00912EC7">
        <w:rPr>
          <w:rFonts w:ascii="Century Gothic" w:hAnsi="Century Gothic"/>
        </w:rPr>
        <w:t xml:space="preserve"> including by providing access to records, technical documents, </w:t>
      </w:r>
      <w:r w:rsidR="00C54529" w:rsidRPr="00912EC7">
        <w:rPr>
          <w:rFonts w:ascii="Century Gothic" w:hAnsi="Century Gothic"/>
        </w:rPr>
        <w:t>Premises</w:t>
      </w:r>
      <w:r w:rsidRPr="00912EC7">
        <w:rPr>
          <w:rFonts w:ascii="Century Gothic" w:hAnsi="Century Gothic"/>
        </w:rPr>
        <w:t xml:space="preserve">, equipment, </w:t>
      </w:r>
      <w:proofErr w:type="gramStart"/>
      <w:r w:rsidRPr="00912EC7">
        <w:rPr>
          <w:rFonts w:ascii="Century Gothic" w:hAnsi="Century Gothic"/>
        </w:rPr>
        <w:t>systems</w:t>
      </w:r>
      <w:proofErr w:type="gramEnd"/>
      <w:r w:rsidRPr="00912EC7">
        <w:rPr>
          <w:rFonts w:ascii="Century Gothic" w:hAnsi="Century Gothic"/>
        </w:rPr>
        <w:t xml:space="preserve"> and personnel at times reasonably requested by the </w:t>
      </w:r>
      <w:proofErr w:type="spellStart"/>
      <w:r w:rsidRPr="00912EC7">
        <w:rPr>
          <w:rFonts w:ascii="Century Gothic" w:hAnsi="Century Gothic"/>
        </w:rPr>
        <w:t>Benchmarker</w:t>
      </w:r>
      <w:proofErr w:type="spellEnd"/>
      <w:r w:rsidRPr="00912EC7">
        <w:rPr>
          <w:rFonts w:ascii="Century Gothic" w:hAnsi="Century Gothic"/>
        </w:rPr>
        <w:t>.</w:t>
      </w:r>
    </w:p>
    <w:p w14:paraId="5756341B" w14:textId="77777777" w:rsidR="009C6A4D" w:rsidRPr="00912EC7" w:rsidRDefault="009C6A4D" w:rsidP="009A4DF3">
      <w:pPr>
        <w:pStyle w:val="Heading2"/>
        <w:numPr>
          <w:ilvl w:val="0"/>
          <w:numId w:val="0"/>
        </w:numPr>
        <w:ind w:left="1418"/>
        <w:rPr>
          <w:rFonts w:ascii="Century Gothic" w:hAnsi="Century Gothic"/>
        </w:rPr>
      </w:pPr>
    </w:p>
    <w:p w14:paraId="2119CDD9"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shall instruct the </w:t>
      </w:r>
      <w:proofErr w:type="spellStart"/>
      <w:r w:rsidRPr="00912EC7">
        <w:rPr>
          <w:rFonts w:ascii="Century Gothic" w:hAnsi="Century Gothic"/>
        </w:rPr>
        <w:t>Benchmarker</w:t>
      </w:r>
      <w:proofErr w:type="spellEnd"/>
      <w:r w:rsidRPr="00912EC7">
        <w:rPr>
          <w:rFonts w:ascii="Century Gothic" w:hAnsi="Century Gothic"/>
        </w:rPr>
        <w:t xml:space="preserve"> to produce the Benchmark Report within eight (8) weeks of its appointment and this shall be noted in the plan.</w:t>
      </w:r>
    </w:p>
    <w:p w14:paraId="75FAAFBB" w14:textId="77777777" w:rsidR="009C6A4D" w:rsidRPr="00912EC7" w:rsidRDefault="009C6A4D" w:rsidP="009A4DF3">
      <w:pPr>
        <w:pStyle w:val="Heading2"/>
        <w:numPr>
          <w:ilvl w:val="0"/>
          <w:numId w:val="0"/>
        </w:numPr>
        <w:ind w:left="1418"/>
        <w:rPr>
          <w:rFonts w:ascii="Century Gothic" w:hAnsi="Century Gothic"/>
        </w:rPr>
      </w:pPr>
    </w:p>
    <w:p w14:paraId="2D349817"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Subject to paragraph 4.5 above, either party may provide additional material to the </w:t>
      </w:r>
      <w:proofErr w:type="spellStart"/>
      <w:r w:rsidRPr="00912EC7">
        <w:rPr>
          <w:rFonts w:ascii="Century Gothic" w:hAnsi="Century Gothic"/>
        </w:rPr>
        <w:t>Benchmarker</w:t>
      </w:r>
      <w:proofErr w:type="spellEnd"/>
      <w:r w:rsidRPr="00912EC7">
        <w:rPr>
          <w:rFonts w:ascii="Century Gothic" w:hAnsi="Century Gothic"/>
        </w:rPr>
        <w:t xml:space="preserve"> to assist the </w:t>
      </w:r>
      <w:proofErr w:type="spellStart"/>
      <w:r w:rsidRPr="00912EC7">
        <w:rPr>
          <w:rFonts w:ascii="Century Gothic" w:hAnsi="Century Gothic"/>
        </w:rPr>
        <w:t>Benchmarker</w:t>
      </w:r>
      <w:proofErr w:type="spellEnd"/>
      <w:r w:rsidRPr="00912EC7">
        <w:rPr>
          <w:rFonts w:ascii="Century Gothic" w:hAnsi="Century Gothic"/>
        </w:rPr>
        <w:t xml:space="preserve"> in conducting the Benchmark Review.</w:t>
      </w:r>
    </w:p>
    <w:p w14:paraId="55BB6745" w14:textId="77777777" w:rsidR="009C6A4D" w:rsidRPr="00912EC7" w:rsidRDefault="009C6A4D" w:rsidP="009A4DF3">
      <w:pPr>
        <w:pStyle w:val="Heading2"/>
        <w:numPr>
          <w:ilvl w:val="0"/>
          <w:numId w:val="0"/>
        </w:numPr>
        <w:ind w:left="1418"/>
        <w:rPr>
          <w:rFonts w:ascii="Century Gothic" w:hAnsi="Century Gothic"/>
        </w:rPr>
      </w:pPr>
    </w:p>
    <w:p w14:paraId="1175B5C2"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lastRenderedPageBreak/>
        <w:t xml:space="preserve">Subject always to paragraph 4.10 below, once the </w:t>
      </w:r>
      <w:proofErr w:type="spellStart"/>
      <w:r w:rsidRPr="00912EC7">
        <w:rPr>
          <w:rFonts w:ascii="Century Gothic" w:hAnsi="Century Gothic"/>
        </w:rPr>
        <w:t>Benchmarker</w:t>
      </w:r>
      <w:proofErr w:type="spellEnd"/>
      <w:r w:rsidRPr="00912EC7">
        <w:rPr>
          <w:rFonts w:ascii="Century Gothic" w:hAnsi="Century Gothic"/>
        </w:rPr>
        <w:t xml:space="preserve"> has received the information it requires, the </w:t>
      </w:r>
      <w:proofErr w:type="spellStart"/>
      <w:r w:rsidRPr="00912EC7">
        <w:rPr>
          <w:rFonts w:ascii="Century Gothic" w:hAnsi="Century Gothic"/>
        </w:rPr>
        <w:t>Benchmarker</w:t>
      </w:r>
      <w:proofErr w:type="spellEnd"/>
      <w:r w:rsidRPr="00912EC7">
        <w:rPr>
          <w:rFonts w:ascii="Century Gothic" w:hAnsi="Century Gothic"/>
        </w:rPr>
        <w:t xml:space="preserve"> shall:</w:t>
      </w:r>
    </w:p>
    <w:p w14:paraId="6BCA9855" w14:textId="77777777" w:rsidR="009C6A4D" w:rsidRPr="00912EC7" w:rsidRDefault="009C6A4D" w:rsidP="009A4DF3">
      <w:pPr>
        <w:spacing w:line="240" w:lineRule="atLeast"/>
        <w:ind w:left="1440" w:hanging="720"/>
        <w:rPr>
          <w:rFonts w:ascii="Century Gothic" w:hAnsi="Century Gothic" w:cstheme="minorHAnsi"/>
          <w:sz w:val="20"/>
        </w:rPr>
      </w:pPr>
    </w:p>
    <w:p w14:paraId="5642F24F" w14:textId="17256BA1" w:rsidR="009C6A4D" w:rsidRPr="00D76E5B" w:rsidRDefault="009C6A4D" w:rsidP="009A418A">
      <w:pPr>
        <w:pStyle w:val="Heading3"/>
        <w:numPr>
          <w:ilvl w:val="2"/>
          <w:numId w:val="88"/>
        </w:numPr>
        <w:tabs>
          <w:tab w:val="num" w:pos="1985"/>
        </w:tabs>
        <w:rPr>
          <w:rFonts w:ascii="Century Gothic" w:hAnsi="Century Gothic"/>
        </w:rPr>
      </w:pPr>
      <w:r w:rsidRPr="00D76E5B">
        <w:rPr>
          <w:rFonts w:ascii="Century Gothic" w:hAnsi="Century Gothic"/>
        </w:rPr>
        <w:t>identify a sample of entities providing Equivalent Services for inclusion in</w:t>
      </w:r>
      <w:r w:rsidR="00953C1D">
        <w:rPr>
          <w:rFonts w:ascii="Century Gothic" w:hAnsi="Century Gothic"/>
        </w:rPr>
        <w:t xml:space="preserve"> </w:t>
      </w:r>
      <w:r w:rsidRPr="00D76E5B">
        <w:rPr>
          <w:rFonts w:ascii="Century Gothic" w:hAnsi="Century Gothic"/>
        </w:rPr>
        <w:t xml:space="preserve">the Comparison Sample, in relation to which both parties shall be </w:t>
      </w:r>
      <w:proofErr w:type="gramStart"/>
      <w:r w:rsidRPr="00D76E5B">
        <w:rPr>
          <w:rFonts w:ascii="Century Gothic" w:hAnsi="Century Gothic"/>
        </w:rPr>
        <w:t>consulted</w:t>
      </w:r>
      <w:proofErr w:type="gramEnd"/>
      <w:r w:rsidRPr="00D76E5B">
        <w:rPr>
          <w:rFonts w:ascii="Century Gothic" w:hAnsi="Century Gothic"/>
        </w:rPr>
        <w:t xml:space="preserve"> and which will then be agreed by Virgin acting reasonably. The selection of the proposed Comparison Sample (both in terms of number and identity of entities) shall be a matter for the </w:t>
      </w:r>
      <w:proofErr w:type="spellStart"/>
      <w:r w:rsidRPr="00D76E5B">
        <w:rPr>
          <w:rFonts w:ascii="Century Gothic" w:hAnsi="Century Gothic"/>
        </w:rPr>
        <w:t>Benchmarker’s</w:t>
      </w:r>
      <w:proofErr w:type="spellEnd"/>
      <w:r w:rsidRPr="00D76E5B">
        <w:rPr>
          <w:rFonts w:ascii="Century Gothic" w:hAnsi="Century Gothic"/>
        </w:rPr>
        <w:t xml:space="preserve"> professional judgment. However, when arriving at the Comparison Sample the </w:t>
      </w:r>
      <w:proofErr w:type="spellStart"/>
      <w:r w:rsidRPr="00D76E5B">
        <w:rPr>
          <w:rFonts w:ascii="Century Gothic" w:hAnsi="Century Gothic"/>
        </w:rPr>
        <w:t>Benchmarker</w:t>
      </w:r>
      <w:proofErr w:type="spellEnd"/>
      <w:r w:rsidRPr="00D76E5B">
        <w:rPr>
          <w:rFonts w:ascii="Century Gothic" w:hAnsi="Century Gothic"/>
        </w:rPr>
        <w:t xml:space="preserve"> shall </w:t>
      </w:r>
      <w:proofErr w:type="gramStart"/>
      <w:r w:rsidRPr="00D76E5B">
        <w:rPr>
          <w:rFonts w:ascii="Century Gothic" w:hAnsi="Century Gothic"/>
        </w:rPr>
        <w:t>take into account</w:t>
      </w:r>
      <w:proofErr w:type="gramEnd"/>
      <w:r w:rsidRPr="00D76E5B">
        <w:rPr>
          <w:rFonts w:ascii="Century Gothic" w:hAnsi="Century Gothic"/>
        </w:rPr>
        <w:t xml:space="preserve"> the following factors:</w:t>
      </w:r>
    </w:p>
    <w:p w14:paraId="61569D3C" w14:textId="77777777" w:rsidR="009C6A4D" w:rsidRPr="00912EC7" w:rsidRDefault="009C6A4D" w:rsidP="009A4DF3">
      <w:pPr>
        <w:pStyle w:val="Heading3"/>
        <w:ind w:left="1985"/>
        <w:rPr>
          <w:rFonts w:ascii="Century Gothic" w:hAnsi="Century Gothic"/>
        </w:rPr>
      </w:pPr>
    </w:p>
    <w:p w14:paraId="0CC4784A" w14:textId="77777777" w:rsid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 xml:space="preserve">the contractual and business environment under which the Services are being </w:t>
      </w:r>
      <w:proofErr w:type="gramStart"/>
      <w:r w:rsidRPr="006C5DAD">
        <w:rPr>
          <w:rFonts w:ascii="Century Gothic" w:hAnsi="Century Gothic"/>
        </w:rPr>
        <w:t>provided;</w:t>
      </w:r>
      <w:proofErr w:type="gramEnd"/>
    </w:p>
    <w:p w14:paraId="03DAC78B" w14:textId="77777777" w:rsid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 xml:space="preserve">any front end </w:t>
      </w:r>
      <w:proofErr w:type="gramStart"/>
      <w:r w:rsidRPr="006C5DAD">
        <w:rPr>
          <w:rFonts w:ascii="Century Gothic" w:hAnsi="Century Gothic"/>
        </w:rPr>
        <w:t>investment;</w:t>
      </w:r>
      <w:proofErr w:type="gramEnd"/>
    </w:p>
    <w:p w14:paraId="38D4A654" w14:textId="77777777" w:rsid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 xml:space="preserve">the Service Provider’s risk profile including the financial, performance or liability risks associated with the provision of the Services as a </w:t>
      </w:r>
      <w:proofErr w:type="gramStart"/>
      <w:r w:rsidRPr="006C5DAD">
        <w:rPr>
          <w:rFonts w:ascii="Century Gothic" w:hAnsi="Century Gothic"/>
        </w:rPr>
        <w:t>whole;</w:t>
      </w:r>
      <w:proofErr w:type="gramEnd"/>
    </w:p>
    <w:p w14:paraId="601A4A29" w14:textId="77777777" w:rsid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any other reasonable factors identified by the Service Provider which if not taken into consideration, could unfairly cause the Service Provider’s pr</w:t>
      </w:r>
      <w:r w:rsidR="002558E5" w:rsidRPr="006C5DAD">
        <w:rPr>
          <w:rFonts w:ascii="Century Gothic" w:hAnsi="Century Gothic"/>
        </w:rPr>
        <w:t xml:space="preserve">icing to appear </w:t>
      </w:r>
      <w:proofErr w:type="gramStart"/>
      <w:r w:rsidR="002558E5" w:rsidRPr="006C5DAD">
        <w:rPr>
          <w:rFonts w:ascii="Century Gothic" w:hAnsi="Century Gothic"/>
        </w:rPr>
        <w:t>non-competitive;</w:t>
      </w:r>
      <w:proofErr w:type="gramEnd"/>
    </w:p>
    <w:p w14:paraId="15FC1CF9" w14:textId="77777777" w:rsid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calculate the Average Price for the Equivalent Services received by the Comparison Sample; and</w:t>
      </w:r>
    </w:p>
    <w:p w14:paraId="0231A0C3" w14:textId="5A47F7D9" w:rsidR="009C6A4D" w:rsidRPr="006C5DAD" w:rsidRDefault="009C6A4D" w:rsidP="009A418A">
      <w:pPr>
        <w:pStyle w:val="Heading3"/>
        <w:numPr>
          <w:ilvl w:val="0"/>
          <w:numId w:val="222"/>
        </w:numPr>
        <w:tabs>
          <w:tab w:val="num" w:pos="1985"/>
        </w:tabs>
        <w:ind w:left="1985" w:hanging="567"/>
        <w:rPr>
          <w:rFonts w:ascii="Century Gothic" w:hAnsi="Century Gothic"/>
        </w:rPr>
      </w:pPr>
      <w:r w:rsidRPr="006C5DAD">
        <w:rPr>
          <w:rFonts w:ascii="Century Gothic" w:hAnsi="Century Gothic"/>
        </w:rPr>
        <w:t xml:space="preserve">compare the charges or costs (as the case may be) attributable to the Services with the Average Price of the Equivalent Services being provided by the Comparison Sample and determine </w:t>
      </w:r>
      <w:proofErr w:type="gramStart"/>
      <w:r w:rsidRPr="006C5DAD">
        <w:rPr>
          <w:rFonts w:ascii="Century Gothic" w:hAnsi="Century Gothic"/>
        </w:rPr>
        <w:t>whether or not</w:t>
      </w:r>
      <w:proofErr w:type="gramEnd"/>
      <w:r w:rsidRPr="006C5DAD">
        <w:rPr>
          <w:rFonts w:ascii="Century Gothic" w:hAnsi="Century Gothic"/>
        </w:rPr>
        <w:t xml:space="preserve"> the Services are good value in relation to the charges or costs (as the case may be).</w:t>
      </w:r>
    </w:p>
    <w:p w14:paraId="44F10FD6" w14:textId="77777777" w:rsidR="009C6A4D" w:rsidRPr="00912EC7" w:rsidRDefault="009C6A4D" w:rsidP="009A4DF3">
      <w:pPr>
        <w:spacing w:line="240" w:lineRule="atLeast"/>
        <w:rPr>
          <w:rFonts w:ascii="Century Gothic" w:hAnsi="Century Gothic" w:cstheme="minorHAnsi"/>
          <w:sz w:val="20"/>
        </w:rPr>
      </w:pPr>
    </w:p>
    <w:p w14:paraId="6EF96B05"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If the parties fail to agree the Comparison Sample within ten (10) days of the Comparison Sample being selected by the </w:t>
      </w:r>
      <w:proofErr w:type="spellStart"/>
      <w:r w:rsidRPr="00912EC7">
        <w:rPr>
          <w:rFonts w:ascii="Century Gothic" w:hAnsi="Century Gothic"/>
        </w:rPr>
        <w:t>Benchmarker</w:t>
      </w:r>
      <w:proofErr w:type="spellEnd"/>
      <w:r w:rsidRPr="00912EC7">
        <w:rPr>
          <w:rFonts w:ascii="Century Gothic" w:hAnsi="Century Gothic"/>
        </w:rPr>
        <w:t xml:space="preserve">, then such matters shall be resolved in accordance with the </w:t>
      </w:r>
      <w:r w:rsidR="00494013" w:rsidRPr="00912EC7">
        <w:rPr>
          <w:rFonts w:ascii="Century Gothic" w:hAnsi="Century Gothic"/>
        </w:rPr>
        <w:t>clause 38 (Dispute Resolution)</w:t>
      </w:r>
      <w:r w:rsidRPr="00912EC7">
        <w:rPr>
          <w:rFonts w:ascii="Century Gothic" w:hAnsi="Century Gothic"/>
        </w:rPr>
        <w:t>.</w:t>
      </w:r>
    </w:p>
    <w:p w14:paraId="718B8D55" w14:textId="77777777" w:rsidR="009C6A4D" w:rsidRPr="00912EC7" w:rsidRDefault="009C6A4D" w:rsidP="009A4DF3">
      <w:pPr>
        <w:pStyle w:val="Heading2"/>
        <w:numPr>
          <w:ilvl w:val="0"/>
          <w:numId w:val="0"/>
        </w:numPr>
        <w:ind w:left="1418"/>
        <w:rPr>
          <w:rFonts w:ascii="Century Gothic" w:hAnsi="Century Gothic"/>
        </w:rPr>
      </w:pPr>
    </w:p>
    <w:p w14:paraId="11B9F316"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In conducting the Benchmark Review the </w:t>
      </w:r>
      <w:proofErr w:type="spellStart"/>
      <w:r w:rsidRPr="00912EC7">
        <w:rPr>
          <w:rFonts w:ascii="Century Gothic" w:hAnsi="Century Gothic"/>
        </w:rPr>
        <w:t>Benchmarker</w:t>
      </w:r>
      <w:proofErr w:type="spellEnd"/>
      <w:r w:rsidRPr="00912EC7">
        <w:rPr>
          <w:rFonts w:ascii="Century Gothic" w:hAnsi="Century Gothic"/>
        </w:rPr>
        <w:t xml:space="preserve"> shall normalise the information used in accordance with good industry practice.</w:t>
      </w:r>
    </w:p>
    <w:p w14:paraId="25AF5A8D" w14:textId="77777777" w:rsidR="009C6A4D" w:rsidRPr="00912EC7" w:rsidRDefault="009C6A4D" w:rsidP="009A4DF3">
      <w:pPr>
        <w:spacing w:line="240" w:lineRule="atLeast"/>
        <w:rPr>
          <w:rFonts w:ascii="Century Gothic" w:hAnsi="Century Gothic" w:cstheme="minorHAnsi"/>
          <w:b/>
          <w:sz w:val="20"/>
        </w:rPr>
      </w:pPr>
    </w:p>
    <w:p w14:paraId="5331989B" w14:textId="77777777" w:rsidR="009C6A4D" w:rsidRPr="00912EC7" w:rsidRDefault="009C6A4D" w:rsidP="009A4DF3">
      <w:pPr>
        <w:pStyle w:val="Heading1"/>
        <w:tabs>
          <w:tab w:val="clear" w:pos="720"/>
          <w:tab w:val="num" w:pos="567"/>
        </w:tabs>
        <w:rPr>
          <w:rFonts w:ascii="Century Gothic" w:hAnsi="Century Gothic"/>
          <w:sz w:val="20"/>
        </w:rPr>
      </w:pPr>
      <w:r w:rsidRPr="00912EC7">
        <w:rPr>
          <w:rFonts w:ascii="Century Gothic" w:hAnsi="Century Gothic"/>
          <w:sz w:val="20"/>
        </w:rPr>
        <w:t>Benchmarking Report</w:t>
      </w:r>
    </w:p>
    <w:p w14:paraId="30B853CB" w14:textId="77777777" w:rsidR="009C6A4D" w:rsidRPr="00912EC7" w:rsidRDefault="009C6A4D" w:rsidP="009A4DF3">
      <w:pPr>
        <w:spacing w:line="240" w:lineRule="atLeast"/>
        <w:rPr>
          <w:rFonts w:ascii="Century Gothic" w:hAnsi="Century Gothic" w:cstheme="minorHAnsi"/>
          <w:b/>
          <w:sz w:val="20"/>
        </w:rPr>
      </w:pPr>
    </w:p>
    <w:p w14:paraId="2A735249" w14:textId="77777777" w:rsidR="009C6A4D" w:rsidRPr="00D76E5B" w:rsidRDefault="009C6A4D" w:rsidP="009A418A">
      <w:pPr>
        <w:pStyle w:val="Heading2"/>
        <w:numPr>
          <w:ilvl w:val="1"/>
          <w:numId w:val="90"/>
        </w:numPr>
        <w:rPr>
          <w:rFonts w:ascii="Century Gothic" w:hAnsi="Century Gothic"/>
        </w:rPr>
      </w:pPr>
      <w:r w:rsidRPr="00D76E5B">
        <w:rPr>
          <w:rFonts w:ascii="Century Gothic" w:hAnsi="Century Gothic"/>
        </w:rPr>
        <w:t xml:space="preserve">The </w:t>
      </w:r>
      <w:proofErr w:type="spellStart"/>
      <w:r w:rsidRPr="00D76E5B">
        <w:rPr>
          <w:rFonts w:ascii="Century Gothic" w:hAnsi="Century Gothic"/>
        </w:rPr>
        <w:t>Benchmarker</w:t>
      </w:r>
      <w:proofErr w:type="spellEnd"/>
      <w:r w:rsidRPr="00D76E5B">
        <w:rPr>
          <w:rFonts w:ascii="Century Gothic" w:hAnsi="Century Gothic"/>
        </w:rPr>
        <w:t xml:space="preserve"> shall be required to prepare a Benchmarking Report, at the time specified in the plan approved under paragraph 4 of this schedule, setting out its findings. Those findings:</w:t>
      </w:r>
    </w:p>
    <w:p w14:paraId="2528958F" w14:textId="77777777" w:rsidR="009C6A4D" w:rsidRPr="00912EC7" w:rsidRDefault="009C6A4D" w:rsidP="009A4DF3">
      <w:pPr>
        <w:spacing w:line="240" w:lineRule="atLeast"/>
        <w:ind w:left="1440" w:hanging="720"/>
        <w:rPr>
          <w:rFonts w:ascii="Century Gothic" w:hAnsi="Century Gothic" w:cstheme="minorHAnsi"/>
          <w:sz w:val="20"/>
        </w:rPr>
      </w:pPr>
    </w:p>
    <w:p w14:paraId="11EEC842" w14:textId="77777777" w:rsidR="00953C1D" w:rsidRDefault="009C6A4D" w:rsidP="009A418A">
      <w:pPr>
        <w:pStyle w:val="Heading3"/>
        <w:numPr>
          <w:ilvl w:val="2"/>
          <w:numId w:val="89"/>
        </w:numPr>
        <w:tabs>
          <w:tab w:val="num" w:pos="1985"/>
        </w:tabs>
        <w:ind w:left="1985" w:hanging="567"/>
        <w:rPr>
          <w:rFonts w:ascii="Century Gothic" w:hAnsi="Century Gothic"/>
        </w:rPr>
      </w:pPr>
      <w:r w:rsidRPr="00953C1D">
        <w:rPr>
          <w:rFonts w:ascii="Century Gothic" w:hAnsi="Century Gothic"/>
        </w:rPr>
        <w:t xml:space="preserve">shall include a finding as to </w:t>
      </w:r>
      <w:proofErr w:type="gramStart"/>
      <w:r w:rsidRPr="00953C1D">
        <w:rPr>
          <w:rFonts w:ascii="Century Gothic" w:hAnsi="Century Gothic"/>
        </w:rPr>
        <w:t>whether or not</w:t>
      </w:r>
      <w:proofErr w:type="gramEnd"/>
      <w:r w:rsidRPr="00953C1D">
        <w:rPr>
          <w:rFonts w:ascii="Century Gothic" w:hAnsi="Century Gothic"/>
        </w:rPr>
        <w:t xml:space="preserve"> the Services are Good Value; and</w:t>
      </w:r>
    </w:p>
    <w:p w14:paraId="4EFA8A89" w14:textId="77777777" w:rsidR="00953C1D" w:rsidRDefault="009C6A4D" w:rsidP="009A418A">
      <w:pPr>
        <w:pStyle w:val="Heading3"/>
        <w:numPr>
          <w:ilvl w:val="2"/>
          <w:numId w:val="89"/>
        </w:numPr>
        <w:tabs>
          <w:tab w:val="num" w:pos="1985"/>
        </w:tabs>
        <w:ind w:left="1985" w:hanging="567"/>
        <w:rPr>
          <w:rFonts w:ascii="Century Gothic" w:hAnsi="Century Gothic"/>
        </w:rPr>
      </w:pPr>
      <w:r w:rsidRPr="00953C1D">
        <w:rPr>
          <w:rFonts w:ascii="Century Gothic" w:hAnsi="Century Gothic"/>
        </w:rPr>
        <w:t>may also include other findings regarding the quality and competitiveness or otherwise of the Services; and</w:t>
      </w:r>
    </w:p>
    <w:p w14:paraId="49CD0CAE" w14:textId="4CF786C8" w:rsidR="009C6A4D" w:rsidRPr="00953C1D" w:rsidRDefault="009C6A4D" w:rsidP="009A418A">
      <w:pPr>
        <w:pStyle w:val="Heading3"/>
        <w:numPr>
          <w:ilvl w:val="2"/>
          <w:numId w:val="89"/>
        </w:numPr>
        <w:tabs>
          <w:tab w:val="num" w:pos="1985"/>
        </w:tabs>
        <w:ind w:left="1985" w:hanging="567"/>
        <w:rPr>
          <w:rFonts w:ascii="Century Gothic" w:hAnsi="Century Gothic"/>
        </w:rPr>
      </w:pPr>
      <w:r w:rsidRPr="00953C1D">
        <w:rPr>
          <w:rFonts w:ascii="Century Gothic" w:hAnsi="Century Gothic"/>
        </w:rPr>
        <w:t xml:space="preserve">if the Services are not Good Value, shall specify the changes that would be required to the Services, and </w:t>
      </w:r>
      <w:proofErr w:type="gramStart"/>
      <w:r w:rsidRPr="00953C1D">
        <w:rPr>
          <w:rFonts w:ascii="Century Gothic" w:hAnsi="Century Gothic"/>
        </w:rPr>
        <w:t>in particular to</w:t>
      </w:r>
      <w:proofErr w:type="gramEnd"/>
      <w:r w:rsidRPr="00953C1D">
        <w:rPr>
          <w:rFonts w:ascii="Century Gothic" w:hAnsi="Century Gothic"/>
        </w:rPr>
        <w:t xml:space="preserve"> the charges or costs (as the case may be), that would be required to make the Services Good Value.</w:t>
      </w:r>
      <w:r w:rsidRPr="00953C1D">
        <w:rPr>
          <w:rFonts w:ascii="Century Gothic" w:hAnsi="Century Gothic"/>
        </w:rPr>
        <w:tab/>
      </w:r>
    </w:p>
    <w:p w14:paraId="5A6C47B3" w14:textId="77777777" w:rsidR="009C6A4D" w:rsidRPr="00912EC7" w:rsidRDefault="009C6A4D" w:rsidP="009A4DF3">
      <w:pPr>
        <w:spacing w:line="240" w:lineRule="atLeast"/>
        <w:rPr>
          <w:rFonts w:ascii="Century Gothic" w:hAnsi="Century Gothic" w:cstheme="minorHAnsi"/>
          <w:sz w:val="20"/>
        </w:rPr>
      </w:pPr>
    </w:p>
    <w:p w14:paraId="07078BBA"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w:t>
      </w:r>
      <w:proofErr w:type="spellStart"/>
      <w:r w:rsidRPr="00912EC7">
        <w:rPr>
          <w:rFonts w:ascii="Century Gothic" w:hAnsi="Century Gothic"/>
        </w:rPr>
        <w:t>Benchmarker</w:t>
      </w:r>
      <w:proofErr w:type="spellEnd"/>
      <w:r w:rsidRPr="00912EC7">
        <w:rPr>
          <w:rFonts w:ascii="Century Gothic" w:hAnsi="Century Gothic"/>
        </w:rPr>
        <w:t xml:space="preserve"> shall act as an expert and not as an arbitrator and subject to clause </w:t>
      </w:r>
      <w:r w:rsidR="00494013" w:rsidRPr="00912EC7">
        <w:rPr>
          <w:rFonts w:ascii="Century Gothic" w:hAnsi="Century Gothic"/>
        </w:rPr>
        <w:t>38</w:t>
      </w:r>
      <w:r w:rsidRPr="00912EC7">
        <w:rPr>
          <w:rFonts w:ascii="Century Gothic" w:hAnsi="Century Gothic"/>
        </w:rPr>
        <w:t xml:space="preserve"> of this Agreement its decision shall be final and binding on the Supplier and Virgin.</w:t>
      </w:r>
    </w:p>
    <w:p w14:paraId="47880F0C" w14:textId="77777777" w:rsidR="009C6A4D" w:rsidRPr="00912EC7" w:rsidRDefault="009C6A4D" w:rsidP="009A4DF3">
      <w:pPr>
        <w:pStyle w:val="Heading2"/>
        <w:numPr>
          <w:ilvl w:val="0"/>
          <w:numId w:val="0"/>
        </w:numPr>
        <w:ind w:left="1418"/>
        <w:rPr>
          <w:rFonts w:ascii="Century Gothic" w:hAnsi="Century Gothic"/>
        </w:rPr>
      </w:pPr>
    </w:p>
    <w:p w14:paraId="49B62D34" w14:textId="77777777" w:rsidR="009C6A4D" w:rsidRPr="00912EC7" w:rsidRDefault="009C6A4D" w:rsidP="009A4DF3">
      <w:pPr>
        <w:pStyle w:val="Heading2"/>
        <w:tabs>
          <w:tab w:val="clear" w:pos="1430"/>
          <w:tab w:val="num" w:pos="1418"/>
        </w:tabs>
        <w:ind w:left="1418" w:hanging="851"/>
        <w:rPr>
          <w:rFonts w:ascii="Century Gothic" w:hAnsi="Century Gothic"/>
        </w:rPr>
      </w:pPr>
      <w:r w:rsidRPr="00912EC7">
        <w:rPr>
          <w:rFonts w:ascii="Century Gothic" w:hAnsi="Century Gothic"/>
        </w:rPr>
        <w:t>For the avoidance of doubt, Benchmark Reviews shall not result in any increase to the Charges (either individually or in aggregate) or any decrease in the performance of the Services or Service Levels.</w:t>
      </w:r>
    </w:p>
    <w:p w14:paraId="6CF108AB" w14:textId="77777777" w:rsidR="002558E5" w:rsidRPr="00912EC7" w:rsidRDefault="002558E5" w:rsidP="009A4DF3">
      <w:pPr>
        <w:rPr>
          <w:rFonts w:ascii="Century Gothic" w:hAnsi="Century Gothic" w:cs="FoundryMonoline-Medium"/>
          <w:b/>
          <w:bCs/>
          <w:color w:val="000000"/>
          <w:sz w:val="20"/>
        </w:rPr>
        <w:sectPr w:rsidR="002558E5" w:rsidRPr="00912EC7" w:rsidSect="001936C0">
          <w:pgSz w:w="11900" w:h="16840"/>
          <w:pgMar w:top="992" w:right="1440" w:bottom="1440" w:left="1418" w:header="720" w:footer="720" w:gutter="0"/>
          <w:cols w:space="720" w:equalWidth="0">
            <w:col w:w="9042"/>
          </w:cols>
          <w:noEndnote/>
          <w:docGrid w:linePitch="299"/>
        </w:sectPr>
      </w:pPr>
    </w:p>
    <w:p w14:paraId="75E66DB9" w14:textId="77777777" w:rsidR="00F45412" w:rsidRPr="00912EC7" w:rsidRDefault="00F45412" w:rsidP="00FC066B">
      <w:pPr>
        <w:pStyle w:val="Title"/>
        <w:ind w:left="0"/>
        <w:rPr>
          <w:rFonts w:ascii="Century Gothic" w:hAnsi="Century Gothic"/>
          <w:sz w:val="20"/>
          <w:szCs w:val="14"/>
        </w:rPr>
      </w:pPr>
      <w:r w:rsidRPr="00912EC7">
        <w:rPr>
          <w:rFonts w:ascii="Century Gothic" w:hAnsi="Century Gothic"/>
          <w:sz w:val="20"/>
          <w:szCs w:val="14"/>
        </w:rPr>
        <w:lastRenderedPageBreak/>
        <w:t>SCHEDULE 11</w:t>
      </w:r>
    </w:p>
    <w:p w14:paraId="240C37BD" w14:textId="77777777" w:rsidR="00F45412" w:rsidRPr="00912EC7" w:rsidRDefault="00F45412" w:rsidP="00FC066B">
      <w:pPr>
        <w:jc w:val="center"/>
        <w:rPr>
          <w:rFonts w:ascii="Century Gothic" w:hAnsi="Century Gothic"/>
          <w:b/>
          <w:color w:val="000000"/>
          <w:sz w:val="20"/>
          <w:szCs w:val="18"/>
        </w:rPr>
      </w:pPr>
    </w:p>
    <w:p w14:paraId="03C305EF" w14:textId="77777777" w:rsidR="00F45412" w:rsidRPr="00912EC7" w:rsidRDefault="00934F9B" w:rsidP="00FC066B">
      <w:pPr>
        <w:pStyle w:val="Subtitle"/>
        <w:rPr>
          <w:rFonts w:ascii="Century Gothic" w:hAnsi="Century Gothic"/>
          <w:sz w:val="20"/>
          <w:szCs w:val="22"/>
        </w:rPr>
      </w:pPr>
      <w:r w:rsidRPr="00912EC7">
        <w:rPr>
          <w:rFonts w:ascii="Century Gothic" w:hAnsi="Century Gothic"/>
          <w:sz w:val="20"/>
          <w:szCs w:val="22"/>
        </w:rPr>
        <w:t>Key Personnel</w:t>
      </w:r>
    </w:p>
    <w:p w14:paraId="6BC7651C" w14:textId="77777777" w:rsidR="005D18E3" w:rsidRPr="00912EC7" w:rsidRDefault="005D18E3" w:rsidP="009A4DF3">
      <w:pPr>
        <w:rPr>
          <w:rFonts w:ascii="Century Gothic" w:hAnsi="Century Gothic"/>
          <w:b/>
          <w:color w:val="000000"/>
          <w:szCs w:val="18"/>
        </w:rPr>
      </w:pPr>
    </w:p>
    <w:p w14:paraId="5B7EC15B" w14:textId="77777777" w:rsidR="00C351E9" w:rsidRPr="00912EC7" w:rsidRDefault="00C351E9" w:rsidP="009A4DF3">
      <w:pPr>
        <w:rPr>
          <w:rFonts w:ascii="Century Gothic" w:hAnsi="Century Gothic"/>
          <w:b/>
          <w:color w:val="000000"/>
          <w:szCs w:val="18"/>
        </w:rPr>
      </w:pPr>
    </w:p>
    <w:p w14:paraId="28CCA656" w14:textId="77777777" w:rsidR="005D18E3" w:rsidRPr="00FF1063" w:rsidRDefault="005D18E3" w:rsidP="009A418A">
      <w:pPr>
        <w:pStyle w:val="Heading1"/>
        <w:numPr>
          <w:ilvl w:val="0"/>
          <w:numId w:val="91"/>
        </w:numPr>
        <w:tabs>
          <w:tab w:val="clear" w:pos="720"/>
          <w:tab w:val="num" w:pos="567"/>
        </w:tabs>
        <w:rPr>
          <w:rFonts w:ascii="Century Gothic" w:hAnsi="Century Gothic"/>
          <w:sz w:val="20"/>
          <w:szCs w:val="18"/>
        </w:rPr>
      </w:pPr>
      <w:r w:rsidRPr="00FF1063">
        <w:rPr>
          <w:rFonts w:ascii="Century Gothic" w:hAnsi="Century Gothic"/>
          <w:sz w:val="20"/>
          <w:szCs w:val="18"/>
        </w:rPr>
        <w:t>Supplier Key Personnel</w:t>
      </w:r>
    </w:p>
    <w:p w14:paraId="4E1608C2" w14:textId="77777777" w:rsidR="002558E5" w:rsidRPr="00912EC7" w:rsidRDefault="002558E5" w:rsidP="009A4DF3">
      <w:pPr>
        <w:pStyle w:val="BodyText1"/>
        <w:rPr>
          <w:rFonts w:ascii="Century Gothic" w:hAnsi="Century Gothic"/>
          <w:szCs w:val="18"/>
        </w:rPr>
      </w:pPr>
    </w:p>
    <w:p w14:paraId="3E5ADA4F" w14:textId="77777777" w:rsidR="005D18E3" w:rsidRPr="00FF1063" w:rsidRDefault="005D18E3" w:rsidP="009A418A">
      <w:pPr>
        <w:pStyle w:val="Heading2"/>
        <w:numPr>
          <w:ilvl w:val="1"/>
          <w:numId w:val="92"/>
        </w:numPr>
        <w:rPr>
          <w:rFonts w:ascii="Century Gothic" w:hAnsi="Century Gothic"/>
          <w:szCs w:val="18"/>
        </w:rPr>
      </w:pPr>
      <w:r w:rsidRPr="00FF1063">
        <w:rPr>
          <w:rFonts w:ascii="Century Gothic" w:hAnsi="Century Gothic"/>
          <w:szCs w:val="18"/>
        </w:rPr>
        <w:t xml:space="preserve">The Key Personnel and the key roles to which they are assigned (the “Key Roles”) are identified in the Appendix 1 to this Schedule 11. </w:t>
      </w:r>
    </w:p>
    <w:p w14:paraId="3E75EEC1" w14:textId="77777777" w:rsidR="002558E5" w:rsidRPr="00912EC7" w:rsidRDefault="002558E5" w:rsidP="009A4DF3">
      <w:pPr>
        <w:pStyle w:val="BodyText2"/>
        <w:rPr>
          <w:rFonts w:ascii="Century Gothic" w:hAnsi="Century Gothic"/>
          <w:szCs w:val="18"/>
        </w:rPr>
      </w:pPr>
    </w:p>
    <w:p w14:paraId="4D5524B9" w14:textId="77777777" w:rsidR="005D18E3" w:rsidRPr="00912EC7" w:rsidRDefault="005D18E3" w:rsidP="009A418A">
      <w:pPr>
        <w:pStyle w:val="Heading1"/>
        <w:numPr>
          <w:ilvl w:val="0"/>
          <w:numId w:val="20"/>
        </w:numPr>
        <w:tabs>
          <w:tab w:val="clear" w:pos="720"/>
          <w:tab w:val="num" w:pos="567"/>
        </w:tabs>
        <w:rPr>
          <w:rFonts w:ascii="Century Gothic" w:hAnsi="Century Gothic"/>
          <w:sz w:val="20"/>
          <w:szCs w:val="18"/>
        </w:rPr>
      </w:pPr>
      <w:r w:rsidRPr="00912EC7">
        <w:rPr>
          <w:rFonts w:ascii="Century Gothic" w:hAnsi="Century Gothic"/>
          <w:sz w:val="20"/>
          <w:szCs w:val="18"/>
        </w:rPr>
        <w:t>Retention of Key Personnel</w:t>
      </w:r>
    </w:p>
    <w:p w14:paraId="566EB967" w14:textId="77777777" w:rsidR="005D18E3" w:rsidRPr="00912EC7" w:rsidRDefault="005D18E3" w:rsidP="009A4DF3">
      <w:pPr>
        <w:pStyle w:val="Default"/>
        <w:jc w:val="both"/>
        <w:rPr>
          <w:rFonts w:ascii="Century Gothic" w:hAnsi="Century Gothic"/>
          <w:sz w:val="22"/>
          <w:szCs w:val="22"/>
        </w:rPr>
      </w:pPr>
    </w:p>
    <w:p w14:paraId="70CB8958" w14:textId="77777777" w:rsidR="005D18E3" w:rsidRPr="00FF1063" w:rsidRDefault="005D18E3" w:rsidP="009A418A">
      <w:pPr>
        <w:pStyle w:val="Heading2"/>
        <w:numPr>
          <w:ilvl w:val="1"/>
          <w:numId w:val="93"/>
        </w:numPr>
        <w:rPr>
          <w:rFonts w:ascii="Century Gothic" w:hAnsi="Century Gothic"/>
          <w:szCs w:val="18"/>
        </w:rPr>
      </w:pPr>
      <w:r w:rsidRPr="00FF1063">
        <w:rPr>
          <w:rFonts w:ascii="Century Gothic" w:hAnsi="Century Gothic"/>
          <w:szCs w:val="18"/>
        </w:rPr>
        <w:t xml:space="preserve">The named Key Personnel have been identified as resources that are key to the Supplier providing continuity of Services to Virgin over the term of the Agreement and Supplier shall use its reasonable endeavours to ensure that such Key Personnel will remain in their respective Key Roles for a minimum period of 18 months from the Effective Date. The Supplier acknowledges that keeping a stable core group of Key Personnel is key in ensuring the Supplier can provide consistent delivery of the Services. </w:t>
      </w:r>
    </w:p>
    <w:p w14:paraId="4B60E882" w14:textId="77777777" w:rsidR="002558E5" w:rsidRPr="00912EC7" w:rsidRDefault="002558E5" w:rsidP="009A4DF3">
      <w:pPr>
        <w:pStyle w:val="Heading2"/>
        <w:numPr>
          <w:ilvl w:val="0"/>
          <w:numId w:val="0"/>
        </w:numPr>
        <w:ind w:left="1418"/>
        <w:rPr>
          <w:rFonts w:ascii="Century Gothic" w:hAnsi="Century Gothic"/>
          <w:szCs w:val="18"/>
        </w:rPr>
      </w:pPr>
    </w:p>
    <w:p w14:paraId="5FC4A0A9" w14:textId="77777777" w:rsidR="005D18E3" w:rsidRPr="00912EC7" w:rsidRDefault="005D18E3" w:rsidP="00DC5ED9">
      <w:pPr>
        <w:pStyle w:val="Heading2"/>
        <w:ind w:left="1418" w:hanging="851"/>
        <w:rPr>
          <w:rFonts w:ascii="Century Gothic" w:hAnsi="Century Gothic"/>
          <w:szCs w:val="18"/>
        </w:rPr>
      </w:pPr>
      <w:r w:rsidRPr="00912EC7">
        <w:rPr>
          <w:rFonts w:ascii="Century Gothic" w:hAnsi="Century Gothic"/>
          <w:szCs w:val="18"/>
        </w:rPr>
        <w:t xml:space="preserve">The </w:t>
      </w:r>
      <w:r w:rsidR="006E3DA7" w:rsidRPr="00912EC7">
        <w:rPr>
          <w:rFonts w:ascii="Century Gothic" w:hAnsi="Century Gothic"/>
          <w:szCs w:val="18"/>
        </w:rPr>
        <w:t>parties</w:t>
      </w:r>
      <w:r w:rsidRPr="00912EC7">
        <w:rPr>
          <w:rFonts w:ascii="Century Gothic" w:hAnsi="Century Gothic"/>
          <w:szCs w:val="18"/>
        </w:rPr>
        <w:t xml:space="preserve"> acknowledge that throughout the course of this Agreement there may be times, due to attrition or other circumstances outside the control of the Supplier, when any of the named Key Personnel may leave the employment of the Supplier or may otherwise be unable to perform their role as contemplated in this Agreement. In such circumstances, the provisions of paragraphs 2.</w:t>
      </w:r>
      <w:r w:rsidR="00DC5ED9" w:rsidRPr="00912EC7">
        <w:rPr>
          <w:rFonts w:ascii="Century Gothic" w:hAnsi="Century Gothic"/>
          <w:szCs w:val="18"/>
        </w:rPr>
        <w:t>7(a), 2.7(b), 2.7(c) and 2.7(d)</w:t>
      </w:r>
      <w:r w:rsidRPr="00912EC7">
        <w:rPr>
          <w:rFonts w:ascii="Century Gothic" w:hAnsi="Century Gothic"/>
          <w:szCs w:val="18"/>
        </w:rPr>
        <w:t xml:space="preserve"> below shall apply. </w:t>
      </w:r>
    </w:p>
    <w:p w14:paraId="155460A5" w14:textId="77777777" w:rsidR="002558E5" w:rsidRPr="00912EC7" w:rsidRDefault="002558E5" w:rsidP="009A4DF3">
      <w:pPr>
        <w:pStyle w:val="Heading2"/>
        <w:numPr>
          <w:ilvl w:val="0"/>
          <w:numId w:val="0"/>
        </w:numPr>
        <w:ind w:left="1418"/>
        <w:rPr>
          <w:rFonts w:ascii="Century Gothic" w:hAnsi="Century Gothic"/>
          <w:szCs w:val="18"/>
        </w:rPr>
      </w:pPr>
    </w:p>
    <w:p w14:paraId="610C46F9" w14:textId="77777777" w:rsidR="005D18E3" w:rsidRPr="00912EC7" w:rsidRDefault="005D18E3" w:rsidP="009A4DF3">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Throughout the term of the Agreement Virgin reserves the right, at any time and at no additional cost to Virgin, to request reasonable changes to Key Personnel. Any request for a change to Key Personnel shall be accompanied with Virgin’s written reasons for such request and the Supplier will not unreasonably withhold or delay its granting of any such request. Upon receipt from Virgin of a reasonable request to change any Key Personnel Supplier shall: </w:t>
      </w:r>
    </w:p>
    <w:p w14:paraId="2F0B9EAB" w14:textId="77777777" w:rsidR="005D18E3" w:rsidRPr="00912EC7" w:rsidRDefault="005D18E3" w:rsidP="009A4DF3">
      <w:pPr>
        <w:pStyle w:val="Default"/>
        <w:jc w:val="both"/>
        <w:rPr>
          <w:rFonts w:ascii="Century Gothic" w:hAnsi="Century Gothic"/>
          <w:sz w:val="22"/>
          <w:szCs w:val="22"/>
        </w:rPr>
      </w:pPr>
    </w:p>
    <w:p w14:paraId="0F746541" w14:textId="7B34914D" w:rsidR="002558E5" w:rsidRPr="00953C1D" w:rsidRDefault="005D18E3" w:rsidP="009A418A">
      <w:pPr>
        <w:pStyle w:val="Heading3"/>
        <w:numPr>
          <w:ilvl w:val="2"/>
          <w:numId w:val="94"/>
        </w:numPr>
        <w:tabs>
          <w:tab w:val="num" w:pos="1985"/>
        </w:tabs>
        <w:ind w:left="1985" w:hanging="567"/>
        <w:rPr>
          <w:rFonts w:ascii="Century Gothic" w:hAnsi="Century Gothic"/>
          <w:szCs w:val="18"/>
        </w:rPr>
      </w:pPr>
      <w:r w:rsidRPr="00953C1D">
        <w:rPr>
          <w:rFonts w:ascii="Century Gothic" w:hAnsi="Century Gothic"/>
          <w:szCs w:val="18"/>
        </w:rPr>
        <w:t xml:space="preserve">promptly arrange for the relevant Key Personnel to cease providing </w:t>
      </w:r>
      <w:proofErr w:type="gramStart"/>
      <w:r w:rsidRPr="00953C1D">
        <w:rPr>
          <w:rFonts w:ascii="Century Gothic" w:hAnsi="Century Gothic"/>
          <w:szCs w:val="18"/>
        </w:rPr>
        <w:t>Services;</w:t>
      </w:r>
      <w:proofErr w:type="gramEnd"/>
      <w:r w:rsidRPr="00953C1D">
        <w:rPr>
          <w:rFonts w:ascii="Century Gothic" w:hAnsi="Century Gothic"/>
          <w:szCs w:val="18"/>
        </w:rPr>
        <w:t xml:space="preserve"> </w:t>
      </w:r>
    </w:p>
    <w:p w14:paraId="7F5D3677" w14:textId="77777777" w:rsidR="005D18E3" w:rsidRPr="00912EC7" w:rsidRDefault="005D18E3" w:rsidP="009A418A">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promptly arrange for the responsibilities of the relevant Key Personnel to be temporarily assumed by other suitable Key Personnel; and </w:t>
      </w:r>
    </w:p>
    <w:p w14:paraId="2518CE58" w14:textId="77777777" w:rsidR="005D18E3" w:rsidRPr="00912EC7" w:rsidRDefault="005D18E3" w:rsidP="009A418A">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subject to paragraph </w:t>
      </w:r>
      <w:r w:rsidR="00ED4CC0" w:rsidRPr="00912EC7">
        <w:rPr>
          <w:rFonts w:ascii="Century Gothic" w:hAnsi="Century Gothic"/>
          <w:szCs w:val="18"/>
        </w:rPr>
        <w:t>2.4</w:t>
      </w:r>
      <w:r w:rsidRPr="00912EC7">
        <w:rPr>
          <w:rFonts w:ascii="Century Gothic" w:hAnsi="Century Gothic"/>
          <w:szCs w:val="18"/>
        </w:rPr>
        <w:t xml:space="preserve"> below, replace such Key Personnel at the earliest opportunity with an individual (or individuals) of appropriate experience, ability and/or qualifications. </w:t>
      </w:r>
    </w:p>
    <w:p w14:paraId="43B0D4F1" w14:textId="77777777" w:rsidR="002558E5" w:rsidRPr="00912EC7" w:rsidRDefault="002558E5" w:rsidP="009A4DF3">
      <w:pPr>
        <w:rPr>
          <w:rFonts w:ascii="Century Gothic" w:hAnsi="Century Gothic"/>
          <w:szCs w:val="18"/>
        </w:rPr>
      </w:pPr>
    </w:p>
    <w:p w14:paraId="71E60C9F" w14:textId="77777777" w:rsidR="005D18E3" w:rsidRPr="00912EC7" w:rsidRDefault="005D18E3" w:rsidP="009A4DF3">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Upon receipt from Virgin of a reasonable written request to change any Key Personnel having direct contact with Virgin personnel the provisions of paragraphs 2.</w:t>
      </w:r>
      <w:r w:rsidR="00DC5ED9" w:rsidRPr="00912EC7">
        <w:rPr>
          <w:rFonts w:ascii="Century Gothic" w:hAnsi="Century Gothic"/>
          <w:szCs w:val="18"/>
        </w:rPr>
        <w:t>7(b) and 2.7(d)</w:t>
      </w:r>
      <w:r w:rsidRPr="00912EC7">
        <w:rPr>
          <w:rFonts w:ascii="Century Gothic" w:hAnsi="Century Gothic"/>
          <w:szCs w:val="18"/>
        </w:rPr>
        <w:t xml:space="preserve"> below shall apply. </w:t>
      </w:r>
    </w:p>
    <w:p w14:paraId="217F1F42" w14:textId="77777777" w:rsidR="002558E5" w:rsidRPr="00912EC7" w:rsidRDefault="002558E5" w:rsidP="009A4DF3">
      <w:pPr>
        <w:pStyle w:val="Heading2"/>
        <w:numPr>
          <w:ilvl w:val="0"/>
          <w:numId w:val="0"/>
        </w:numPr>
        <w:ind w:left="1418"/>
        <w:rPr>
          <w:rFonts w:ascii="Century Gothic" w:hAnsi="Century Gothic"/>
          <w:szCs w:val="18"/>
        </w:rPr>
      </w:pPr>
    </w:p>
    <w:p w14:paraId="24DEE53E" w14:textId="77777777" w:rsidR="00920A03" w:rsidRPr="00912EC7" w:rsidRDefault="005D18E3" w:rsidP="009A4DF3">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If Virgin, acting in good faith, objects to the proposed replacement Key Personnel, Virgin will provide its written reasons for such objection to the Supplier and then Virgin and the Supplier will attempt to resolve Virgin’s concerns on a mutually agreeable basis, each party acting in good faith. </w:t>
      </w:r>
    </w:p>
    <w:p w14:paraId="160D5331" w14:textId="77777777" w:rsidR="00557163" w:rsidRPr="00912EC7" w:rsidRDefault="00557163" w:rsidP="009A4DF3">
      <w:pPr>
        <w:pStyle w:val="BodyText2"/>
        <w:rPr>
          <w:rFonts w:ascii="Century Gothic" w:hAnsi="Century Gothic"/>
          <w:szCs w:val="18"/>
        </w:rPr>
      </w:pPr>
    </w:p>
    <w:p w14:paraId="183D4636" w14:textId="77777777" w:rsidR="00920A03" w:rsidRPr="00912EC7" w:rsidRDefault="00920A03" w:rsidP="009A4DF3">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If Virgin and the Supplier are unable to resolve Virgin’s concerns within five (5) Business Days, the Supplier will not appoint the relevant replacement Key Personnel, and will propose to Virgin the appointment of another individual of suitable experience, ability and/or qualifications and the provisions of paragraphs </w:t>
      </w:r>
      <w:r w:rsidR="00DC5ED9" w:rsidRPr="00912EC7">
        <w:rPr>
          <w:rFonts w:ascii="Century Gothic" w:hAnsi="Century Gothic"/>
          <w:szCs w:val="18"/>
        </w:rPr>
        <w:t xml:space="preserve">2.7(b) and 2.7(d) </w:t>
      </w:r>
      <w:r w:rsidRPr="00912EC7">
        <w:rPr>
          <w:rFonts w:ascii="Century Gothic" w:hAnsi="Century Gothic"/>
          <w:szCs w:val="18"/>
        </w:rPr>
        <w:t xml:space="preserve">below will </w:t>
      </w:r>
      <w:proofErr w:type="gramStart"/>
      <w:r w:rsidRPr="00912EC7">
        <w:rPr>
          <w:rFonts w:ascii="Century Gothic" w:hAnsi="Century Gothic"/>
          <w:szCs w:val="18"/>
        </w:rPr>
        <w:t>apply</w:t>
      </w:r>
      <w:proofErr w:type="gramEnd"/>
    </w:p>
    <w:p w14:paraId="01BB3D11" w14:textId="77777777" w:rsidR="00920A03" w:rsidRPr="00912EC7" w:rsidRDefault="00920A03" w:rsidP="009A4DF3">
      <w:pPr>
        <w:pStyle w:val="Heading2"/>
        <w:numPr>
          <w:ilvl w:val="0"/>
          <w:numId w:val="0"/>
        </w:numPr>
        <w:ind w:left="1418"/>
        <w:rPr>
          <w:rFonts w:ascii="Century Gothic" w:hAnsi="Century Gothic"/>
          <w:szCs w:val="18"/>
        </w:rPr>
      </w:pPr>
    </w:p>
    <w:p w14:paraId="0722788A" w14:textId="77777777" w:rsidR="00920A03" w:rsidRPr="00912EC7" w:rsidRDefault="00920A03" w:rsidP="009A4DF3">
      <w:pPr>
        <w:pStyle w:val="Heading2"/>
        <w:tabs>
          <w:tab w:val="clear" w:pos="1430"/>
          <w:tab w:val="num" w:pos="1418"/>
        </w:tabs>
        <w:ind w:left="1418" w:hanging="851"/>
        <w:rPr>
          <w:rFonts w:ascii="Century Gothic" w:hAnsi="Century Gothic"/>
          <w:szCs w:val="18"/>
        </w:rPr>
      </w:pPr>
      <w:r w:rsidRPr="00912EC7">
        <w:rPr>
          <w:rFonts w:ascii="Century Gothic" w:hAnsi="Century Gothic"/>
          <w:szCs w:val="18"/>
        </w:rPr>
        <w:t xml:space="preserve">Where applicable in accordance with paragraphs 2.2, 2.4 and 2.6 above the Supplier shall: </w:t>
      </w:r>
    </w:p>
    <w:p w14:paraId="507704ED" w14:textId="77777777" w:rsidR="0002067D" w:rsidRPr="00912EC7" w:rsidRDefault="0002067D" w:rsidP="009A4DF3">
      <w:pPr>
        <w:pStyle w:val="Heading3"/>
        <w:rPr>
          <w:rFonts w:ascii="Century Gothic" w:hAnsi="Century Gothic"/>
          <w:szCs w:val="18"/>
        </w:rPr>
      </w:pPr>
    </w:p>
    <w:p w14:paraId="0104CAD0" w14:textId="77777777" w:rsidR="00920A03" w:rsidRPr="00FF1063" w:rsidRDefault="00920A03" w:rsidP="009A418A">
      <w:pPr>
        <w:pStyle w:val="Heading3"/>
        <w:numPr>
          <w:ilvl w:val="2"/>
          <w:numId w:val="95"/>
        </w:numPr>
        <w:tabs>
          <w:tab w:val="num" w:pos="1985"/>
        </w:tabs>
        <w:rPr>
          <w:rFonts w:ascii="Century Gothic" w:hAnsi="Century Gothic"/>
          <w:szCs w:val="18"/>
        </w:rPr>
      </w:pPr>
      <w:r w:rsidRPr="00FF1063">
        <w:rPr>
          <w:rFonts w:ascii="Century Gothic" w:hAnsi="Century Gothic"/>
          <w:szCs w:val="18"/>
        </w:rPr>
        <w:t xml:space="preserve">where practicable, give Virgin 60 (sixty) Business Days’ written notice of its intention to change Key </w:t>
      </w:r>
      <w:proofErr w:type="gramStart"/>
      <w:r w:rsidRPr="00FF1063">
        <w:rPr>
          <w:rFonts w:ascii="Century Gothic" w:hAnsi="Century Gothic"/>
          <w:szCs w:val="18"/>
        </w:rPr>
        <w:t>Personnel;</w:t>
      </w:r>
      <w:proofErr w:type="gramEnd"/>
      <w:r w:rsidRPr="00FF1063">
        <w:rPr>
          <w:rFonts w:ascii="Century Gothic" w:hAnsi="Century Gothic"/>
          <w:szCs w:val="18"/>
        </w:rPr>
        <w:t xml:space="preserve"> </w:t>
      </w:r>
    </w:p>
    <w:p w14:paraId="09C06584" w14:textId="77777777" w:rsidR="00920A03" w:rsidRPr="00912EC7" w:rsidRDefault="00920A03" w:rsidP="009A418A">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provide Virgin with the résumé of the nominated Supplier staff member identified to take on the vacated Key Role and/ or the résumé of the Key Personnel and other relevant information reasonably requested by </w:t>
      </w:r>
      <w:proofErr w:type="gramStart"/>
      <w:r w:rsidRPr="00912EC7">
        <w:rPr>
          <w:rFonts w:ascii="Century Gothic" w:hAnsi="Century Gothic"/>
          <w:szCs w:val="18"/>
        </w:rPr>
        <w:t>Virgin;</w:t>
      </w:r>
      <w:proofErr w:type="gramEnd"/>
      <w:r w:rsidRPr="00912EC7">
        <w:rPr>
          <w:rFonts w:ascii="Century Gothic" w:hAnsi="Century Gothic"/>
          <w:szCs w:val="18"/>
        </w:rPr>
        <w:t xml:space="preserve"> </w:t>
      </w:r>
    </w:p>
    <w:p w14:paraId="55B3DABB" w14:textId="77777777" w:rsidR="00920A03" w:rsidRPr="00912EC7" w:rsidRDefault="00920A03" w:rsidP="009A418A">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provide Virgin with a documented hand-over plan, prior to the nominated Supplier staff member being assigned to the Key Role, that will describe the process for hand-over of the responsibilities of the vacated Key Role to the nominated Supplier staff member (this plan will include familiarisation with the Services, relevant introductions, documented job description, knowledge transfer, availability to resources (staff, documentation, etc.), availability to account-related tools and processes and any other responsibilities related to the vacated role); and </w:t>
      </w:r>
    </w:p>
    <w:p w14:paraId="44946010" w14:textId="77777777" w:rsidR="00920A03" w:rsidRPr="00912EC7" w:rsidRDefault="00920A03" w:rsidP="009A418A">
      <w:pPr>
        <w:pStyle w:val="Heading3"/>
        <w:numPr>
          <w:ilvl w:val="2"/>
          <w:numId w:val="17"/>
        </w:numPr>
        <w:tabs>
          <w:tab w:val="num" w:pos="1985"/>
        </w:tabs>
        <w:ind w:left="1985" w:hanging="567"/>
        <w:rPr>
          <w:rFonts w:ascii="Century Gothic" w:hAnsi="Century Gothic"/>
          <w:szCs w:val="18"/>
        </w:rPr>
      </w:pPr>
      <w:r w:rsidRPr="00912EC7">
        <w:rPr>
          <w:rFonts w:ascii="Century Gothic" w:hAnsi="Century Gothic"/>
          <w:szCs w:val="18"/>
        </w:rPr>
        <w:t xml:space="preserve">provide a reasonable opportunity for Virgin to </w:t>
      </w:r>
      <w:r w:rsidR="00E714B0" w:rsidRPr="00912EC7">
        <w:rPr>
          <w:rFonts w:ascii="Century Gothic" w:hAnsi="Century Gothic"/>
          <w:szCs w:val="18"/>
        </w:rPr>
        <w:t>meet</w:t>
      </w:r>
      <w:r w:rsidRPr="00912EC7">
        <w:rPr>
          <w:rFonts w:ascii="Century Gothic" w:hAnsi="Century Gothic"/>
          <w:szCs w:val="18"/>
        </w:rPr>
        <w:t xml:space="preserve"> the individual.</w:t>
      </w:r>
    </w:p>
    <w:p w14:paraId="0B361FF4" w14:textId="77777777" w:rsidR="005D18E3" w:rsidRPr="00912EC7" w:rsidRDefault="005D18E3" w:rsidP="009A4DF3">
      <w:pPr>
        <w:pStyle w:val="Heading2"/>
        <w:numPr>
          <w:ilvl w:val="0"/>
          <w:numId w:val="0"/>
        </w:numPr>
        <w:ind w:left="1430"/>
        <w:rPr>
          <w:rFonts w:ascii="Century Gothic" w:hAnsi="Century Gothic"/>
          <w:sz w:val="18"/>
          <w:szCs w:val="18"/>
        </w:rPr>
      </w:pPr>
    </w:p>
    <w:p w14:paraId="36749AD3" w14:textId="77777777" w:rsidR="00A85D7A" w:rsidRPr="00912EC7" w:rsidRDefault="00A85D7A" w:rsidP="009A4DF3">
      <w:pPr>
        <w:rPr>
          <w:rFonts w:ascii="Century Gothic" w:eastAsiaTheme="minorEastAsia" w:hAnsi="Century Gothic" w:cs="TTE25D3BE0t00"/>
          <w:color w:val="000000"/>
          <w:szCs w:val="22"/>
          <w:lang w:eastAsia="en-GB"/>
        </w:rPr>
      </w:pPr>
      <w:r w:rsidRPr="00912EC7">
        <w:rPr>
          <w:rFonts w:ascii="Century Gothic" w:hAnsi="Century Gothic"/>
          <w:sz w:val="20"/>
          <w:szCs w:val="18"/>
        </w:rPr>
        <w:br w:type="page"/>
      </w:r>
    </w:p>
    <w:p w14:paraId="3264598F" w14:textId="0B465D9C" w:rsidR="00785FCF" w:rsidRPr="00912EC7" w:rsidRDefault="007C7539" w:rsidP="00FC066B">
      <w:pPr>
        <w:pStyle w:val="Subtitle"/>
        <w:rPr>
          <w:rFonts w:ascii="Century Gothic" w:hAnsi="Century Gothic"/>
          <w:sz w:val="20"/>
          <w:szCs w:val="22"/>
        </w:rPr>
      </w:pPr>
      <w:r w:rsidRPr="00912EC7">
        <w:rPr>
          <w:rFonts w:ascii="Century Gothic" w:hAnsi="Century Gothic"/>
          <w:sz w:val="20"/>
          <w:szCs w:val="22"/>
        </w:rPr>
        <w:lastRenderedPageBreak/>
        <w:t>APPENDIX 1 TO SCHEDULE 11</w:t>
      </w:r>
    </w:p>
    <w:p w14:paraId="4ECC92AC" w14:textId="77777777" w:rsidR="005D18E3" w:rsidRPr="00912EC7" w:rsidRDefault="00FC2B4F" w:rsidP="00FC066B">
      <w:pPr>
        <w:pStyle w:val="Subtitle"/>
        <w:rPr>
          <w:rFonts w:ascii="Century Gothic" w:hAnsi="Century Gothic"/>
          <w:sz w:val="20"/>
          <w:szCs w:val="22"/>
        </w:rPr>
      </w:pPr>
      <w:r w:rsidRPr="00912EC7">
        <w:rPr>
          <w:rFonts w:ascii="Century Gothic" w:hAnsi="Century Gothic"/>
          <w:sz w:val="20"/>
          <w:szCs w:val="22"/>
        </w:rPr>
        <w:br/>
      </w:r>
      <w:r w:rsidR="005D18E3" w:rsidRPr="00912EC7">
        <w:rPr>
          <w:rFonts w:ascii="Century Gothic" w:hAnsi="Century Gothic"/>
          <w:sz w:val="20"/>
          <w:szCs w:val="22"/>
        </w:rPr>
        <w:t xml:space="preserve">Key Personnel </w:t>
      </w:r>
      <w:r w:rsidRPr="00912EC7">
        <w:rPr>
          <w:rFonts w:ascii="Century Gothic" w:hAnsi="Century Gothic"/>
          <w:sz w:val="20"/>
          <w:szCs w:val="20"/>
        </w:rPr>
        <w:t>List</w:t>
      </w:r>
    </w:p>
    <w:p w14:paraId="1923B484" w14:textId="77777777" w:rsidR="00A85D7A" w:rsidRPr="00912EC7" w:rsidRDefault="00A85D7A" w:rsidP="009A4DF3">
      <w:pPr>
        <w:pStyle w:val="Default"/>
        <w:jc w:val="both"/>
        <w:rPr>
          <w:rFonts w:ascii="Century Gothic" w:hAnsi="Century Gothic"/>
          <w:b/>
          <w:szCs w:val="22"/>
          <w:u w:val="single"/>
          <w:lang w:eastAsia="zh-HK"/>
        </w:rPr>
      </w:pPr>
    </w:p>
    <w:p w14:paraId="09D0F23D" w14:textId="77777777" w:rsidR="00A85D7A" w:rsidRPr="00912EC7" w:rsidRDefault="00A85D7A" w:rsidP="009A4DF3">
      <w:pPr>
        <w:pStyle w:val="Heading2"/>
        <w:numPr>
          <w:ilvl w:val="0"/>
          <w:numId w:val="0"/>
        </w:numPr>
        <w:rPr>
          <w:rFonts w:ascii="Century Gothic" w:hAnsi="Century Gothic"/>
          <w:sz w:val="22"/>
          <w:szCs w:val="18"/>
        </w:rPr>
      </w:pPr>
    </w:p>
    <w:tbl>
      <w:tblPr>
        <w:tblW w:w="0" w:type="auto"/>
        <w:tblLayout w:type="fixed"/>
        <w:tblLook w:val="0000" w:firstRow="0" w:lastRow="0" w:firstColumn="0" w:lastColumn="0" w:noHBand="0" w:noVBand="0"/>
      </w:tblPr>
      <w:tblGrid>
        <w:gridCol w:w="2852"/>
        <w:gridCol w:w="3919"/>
        <w:gridCol w:w="2268"/>
      </w:tblGrid>
      <w:tr w:rsidR="00753980" w:rsidRPr="00912EC7" w14:paraId="2233231F" w14:textId="77777777" w:rsidTr="00E76149">
        <w:trPr>
          <w:trHeight w:val="735"/>
        </w:trPr>
        <w:tc>
          <w:tcPr>
            <w:tcW w:w="2852" w:type="dxa"/>
            <w:tcBorders>
              <w:top w:val="single" w:sz="6" w:space="0" w:color="000000"/>
              <w:left w:val="single" w:sz="4" w:space="0" w:color="000000"/>
              <w:bottom w:val="single" w:sz="6" w:space="0" w:color="000000"/>
              <w:right w:val="single" w:sz="4" w:space="0" w:color="000000"/>
            </w:tcBorders>
            <w:shd w:val="clear" w:color="auto" w:fill="D9D9D9"/>
          </w:tcPr>
          <w:p w14:paraId="2FE9D02C" w14:textId="77777777" w:rsidR="00753980" w:rsidRPr="00912EC7" w:rsidRDefault="00753980" w:rsidP="00FC066B">
            <w:pPr>
              <w:jc w:val="center"/>
              <w:rPr>
                <w:rFonts w:ascii="Century Gothic" w:hAnsi="Century Gothic" w:cs="Arial"/>
                <w:b/>
                <w:sz w:val="20"/>
                <w:szCs w:val="18"/>
              </w:rPr>
            </w:pPr>
            <w:r w:rsidRPr="00912EC7">
              <w:rPr>
                <w:rFonts w:ascii="Century Gothic" w:hAnsi="Century Gothic" w:cs="Arial"/>
                <w:b/>
                <w:sz w:val="20"/>
                <w:szCs w:val="18"/>
              </w:rPr>
              <w:t>Name of Key Personnel</w:t>
            </w:r>
          </w:p>
        </w:tc>
        <w:tc>
          <w:tcPr>
            <w:tcW w:w="3919" w:type="dxa"/>
            <w:tcBorders>
              <w:top w:val="single" w:sz="6" w:space="0" w:color="000000"/>
              <w:left w:val="single" w:sz="4" w:space="0" w:color="000000"/>
              <w:bottom w:val="single" w:sz="6" w:space="0" w:color="000000"/>
              <w:right w:val="single" w:sz="4" w:space="0" w:color="000000"/>
            </w:tcBorders>
            <w:shd w:val="clear" w:color="auto" w:fill="D9D9D9"/>
          </w:tcPr>
          <w:p w14:paraId="37E402CC" w14:textId="77777777" w:rsidR="00753980" w:rsidRPr="00912EC7" w:rsidRDefault="00753980" w:rsidP="00FC066B">
            <w:pPr>
              <w:jc w:val="center"/>
              <w:rPr>
                <w:rFonts w:ascii="Century Gothic" w:hAnsi="Century Gothic" w:cs="Arial"/>
                <w:b/>
                <w:sz w:val="20"/>
                <w:szCs w:val="18"/>
              </w:rPr>
            </w:pPr>
            <w:r w:rsidRPr="00912EC7">
              <w:rPr>
                <w:rFonts w:ascii="Century Gothic" w:hAnsi="Century Gothic" w:cs="Arial"/>
                <w:b/>
                <w:sz w:val="20"/>
                <w:szCs w:val="18"/>
              </w:rPr>
              <w:t>Role</w:t>
            </w:r>
          </w:p>
        </w:tc>
        <w:tc>
          <w:tcPr>
            <w:tcW w:w="2268" w:type="dxa"/>
            <w:tcBorders>
              <w:top w:val="single" w:sz="6" w:space="0" w:color="000000"/>
              <w:left w:val="single" w:sz="4" w:space="0" w:color="000000"/>
              <w:bottom w:val="single" w:sz="6" w:space="0" w:color="000000"/>
              <w:right w:val="single" w:sz="4" w:space="0" w:color="000000"/>
            </w:tcBorders>
            <w:shd w:val="clear" w:color="auto" w:fill="D9D9D9"/>
          </w:tcPr>
          <w:p w14:paraId="414C2BA5" w14:textId="77777777" w:rsidR="00753980" w:rsidRPr="00912EC7" w:rsidRDefault="00753980" w:rsidP="00FC066B">
            <w:pPr>
              <w:jc w:val="center"/>
              <w:rPr>
                <w:rFonts w:ascii="Century Gothic" w:hAnsi="Century Gothic" w:cs="Arial"/>
                <w:b/>
                <w:sz w:val="20"/>
                <w:szCs w:val="18"/>
              </w:rPr>
            </w:pPr>
            <w:r w:rsidRPr="00912EC7">
              <w:rPr>
                <w:rFonts w:ascii="Century Gothic" w:hAnsi="Century Gothic" w:cs="Arial"/>
                <w:b/>
                <w:sz w:val="20"/>
                <w:szCs w:val="18"/>
              </w:rPr>
              <w:t>% Of Time Spending on Virgin Account</w:t>
            </w:r>
          </w:p>
        </w:tc>
      </w:tr>
      <w:tr w:rsidR="00753980" w:rsidRPr="00912EC7" w14:paraId="508038B7" w14:textId="77777777" w:rsidTr="00E76149">
        <w:trPr>
          <w:trHeight w:val="1051"/>
        </w:trPr>
        <w:tc>
          <w:tcPr>
            <w:tcW w:w="2852" w:type="dxa"/>
            <w:tcBorders>
              <w:top w:val="single" w:sz="6" w:space="0" w:color="000000"/>
              <w:left w:val="single" w:sz="4" w:space="0" w:color="000000"/>
              <w:bottom w:val="single" w:sz="6" w:space="0" w:color="000000"/>
              <w:right w:val="single" w:sz="4" w:space="0" w:color="000000"/>
            </w:tcBorders>
          </w:tcPr>
          <w:p w14:paraId="1ED72F5C" w14:textId="77777777" w:rsidR="00753980" w:rsidRPr="00912EC7" w:rsidRDefault="00753980" w:rsidP="009A4DF3">
            <w:pPr>
              <w:pStyle w:val="Heading1"/>
              <w:numPr>
                <w:ilvl w:val="0"/>
                <w:numId w:val="0"/>
              </w:num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0A63FF22" w14:textId="77777777" w:rsidR="00645529" w:rsidRPr="00912EC7" w:rsidRDefault="00645529" w:rsidP="001C2437">
            <w:p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393F67DC" w14:textId="77777777" w:rsidR="00753980" w:rsidRPr="00912EC7" w:rsidRDefault="00753980" w:rsidP="009A4DF3">
            <w:pPr>
              <w:rPr>
                <w:rFonts w:ascii="Century Gothic" w:hAnsi="Century Gothic" w:cs="Arial"/>
                <w:sz w:val="18"/>
                <w:szCs w:val="18"/>
              </w:rPr>
            </w:pPr>
          </w:p>
        </w:tc>
      </w:tr>
      <w:tr w:rsidR="00753980" w:rsidRPr="00912EC7" w14:paraId="4D6AF0F9" w14:textId="77777777" w:rsidTr="00E76149">
        <w:trPr>
          <w:trHeight w:val="1051"/>
        </w:trPr>
        <w:tc>
          <w:tcPr>
            <w:tcW w:w="2852" w:type="dxa"/>
            <w:tcBorders>
              <w:top w:val="single" w:sz="6" w:space="0" w:color="000000"/>
              <w:left w:val="single" w:sz="4" w:space="0" w:color="000000"/>
              <w:bottom w:val="single" w:sz="6" w:space="0" w:color="000000"/>
              <w:right w:val="single" w:sz="4" w:space="0" w:color="000000"/>
            </w:tcBorders>
          </w:tcPr>
          <w:p w14:paraId="620C9D7E" w14:textId="77777777" w:rsidR="00753980" w:rsidRPr="00912EC7" w:rsidRDefault="00753980" w:rsidP="009A4DF3">
            <w:p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1902E2E3" w14:textId="77777777" w:rsidR="00753980" w:rsidRPr="00912EC7" w:rsidRDefault="00753980" w:rsidP="009A4DF3">
            <w:p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1EC6D876" w14:textId="77777777" w:rsidR="00753980" w:rsidRPr="00912EC7" w:rsidRDefault="00753980" w:rsidP="009A4DF3">
            <w:pPr>
              <w:rPr>
                <w:rFonts w:ascii="Century Gothic" w:hAnsi="Century Gothic" w:cs="Arial"/>
                <w:sz w:val="18"/>
                <w:szCs w:val="18"/>
              </w:rPr>
            </w:pPr>
          </w:p>
        </w:tc>
      </w:tr>
      <w:tr w:rsidR="00753980" w:rsidRPr="00912EC7" w14:paraId="5B2809FA" w14:textId="77777777" w:rsidTr="00E76149">
        <w:trPr>
          <w:trHeight w:val="526"/>
        </w:trPr>
        <w:tc>
          <w:tcPr>
            <w:tcW w:w="2852" w:type="dxa"/>
            <w:tcBorders>
              <w:top w:val="single" w:sz="6" w:space="0" w:color="000000"/>
              <w:left w:val="single" w:sz="4" w:space="0" w:color="000000"/>
              <w:bottom w:val="single" w:sz="6" w:space="0" w:color="000000"/>
              <w:right w:val="single" w:sz="4" w:space="0" w:color="000000"/>
            </w:tcBorders>
          </w:tcPr>
          <w:p w14:paraId="1AAB4C96" w14:textId="77777777" w:rsidR="00753980" w:rsidRPr="00912EC7" w:rsidRDefault="00753980" w:rsidP="009A4DF3">
            <w:p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38A5DEF3" w14:textId="77777777" w:rsidR="00753980" w:rsidRPr="00912EC7" w:rsidRDefault="00753980" w:rsidP="009A4DF3">
            <w:p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4E66DC8E" w14:textId="77777777" w:rsidR="00753980" w:rsidRPr="00912EC7" w:rsidRDefault="00753980" w:rsidP="009A4DF3">
            <w:pPr>
              <w:rPr>
                <w:rFonts w:ascii="Century Gothic" w:hAnsi="Century Gothic" w:cs="Arial"/>
                <w:sz w:val="18"/>
                <w:szCs w:val="18"/>
              </w:rPr>
            </w:pPr>
          </w:p>
        </w:tc>
      </w:tr>
      <w:tr w:rsidR="00753980" w:rsidRPr="00912EC7" w14:paraId="14A76CB7" w14:textId="77777777" w:rsidTr="00E76149">
        <w:trPr>
          <w:trHeight w:val="527"/>
        </w:trPr>
        <w:tc>
          <w:tcPr>
            <w:tcW w:w="2852" w:type="dxa"/>
            <w:tcBorders>
              <w:top w:val="single" w:sz="6" w:space="0" w:color="000000"/>
              <w:left w:val="single" w:sz="4" w:space="0" w:color="000000"/>
              <w:bottom w:val="single" w:sz="6" w:space="0" w:color="000000"/>
              <w:right w:val="single" w:sz="4" w:space="0" w:color="000000"/>
            </w:tcBorders>
          </w:tcPr>
          <w:p w14:paraId="2A13A638" w14:textId="77777777" w:rsidR="00753980" w:rsidRPr="00912EC7" w:rsidRDefault="00753980" w:rsidP="009A4DF3">
            <w:p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4EDC897C" w14:textId="77777777" w:rsidR="00753980" w:rsidRPr="00912EC7" w:rsidRDefault="00753980" w:rsidP="009A4DF3">
            <w:p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7D933D66" w14:textId="77777777" w:rsidR="00753980" w:rsidRPr="00912EC7" w:rsidRDefault="00753980" w:rsidP="009A4DF3">
            <w:pPr>
              <w:rPr>
                <w:rFonts w:ascii="Century Gothic" w:hAnsi="Century Gothic" w:cs="Arial"/>
                <w:sz w:val="18"/>
                <w:szCs w:val="18"/>
              </w:rPr>
            </w:pPr>
          </w:p>
        </w:tc>
      </w:tr>
      <w:tr w:rsidR="00753980" w:rsidRPr="00912EC7" w14:paraId="0E0F337B" w14:textId="77777777" w:rsidTr="00E76149">
        <w:trPr>
          <w:trHeight w:val="730"/>
        </w:trPr>
        <w:tc>
          <w:tcPr>
            <w:tcW w:w="2852" w:type="dxa"/>
            <w:tcBorders>
              <w:top w:val="single" w:sz="6" w:space="0" w:color="000000"/>
              <w:left w:val="single" w:sz="4" w:space="0" w:color="000000"/>
              <w:bottom w:val="single" w:sz="6" w:space="0" w:color="000000"/>
              <w:right w:val="single" w:sz="4" w:space="0" w:color="000000"/>
            </w:tcBorders>
          </w:tcPr>
          <w:p w14:paraId="7602694A" w14:textId="77777777" w:rsidR="00753980" w:rsidRPr="00912EC7" w:rsidRDefault="00753980" w:rsidP="009A4DF3">
            <w:p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558E40A8" w14:textId="77777777" w:rsidR="00753980" w:rsidRPr="00912EC7" w:rsidRDefault="00753980" w:rsidP="009A4DF3">
            <w:p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4D5341C6" w14:textId="77777777" w:rsidR="00753980" w:rsidRPr="00912EC7" w:rsidRDefault="00753980" w:rsidP="009A4DF3">
            <w:pPr>
              <w:rPr>
                <w:rFonts w:ascii="Century Gothic" w:hAnsi="Century Gothic" w:cs="Arial"/>
                <w:sz w:val="18"/>
                <w:szCs w:val="18"/>
              </w:rPr>
            </w:pPr>
          </w:p>
        </w:tc>
      </w:tr>
      <w:tr w:rsidR="00753980" w:rsidRPr="00912EC7" w14:paraId="2AE88FD1" w14:textId="77777777" w:rsidTr="00E76149">
        <w:trPr>
          <w:trHeight w:val="730"/>
        </w:trPr>
        <w:tc>
          <w:tcPr>
            <w:tcW w:w="2852" w:type="dxa"/>
            <w:tcBorders>
              <w:top w:val="single" w:sz="6" w:space="0" w:color="000000"/>
              <w:left w:val="single" w:sz="4" w:space="0" w:color="000000"/>
              <w:bottom w:val="single" w:sz="6" w:space="0" w:color="000000"/>
              <w:right w:val="single" w:sz="4" w:space="0" w:color="000000"/>
            </w:tcBorders>
          </w:tcPr>
          <w:p w14:paraId="7836B465" w14:textId="77777777" w:rsidR="00753980" w:rsidRPr="00912EC7" w:rsidRDefault="00753980" w:rsidP="009A4DF3">
            <w:pPr>
              <w:pStyle w:val="Heading1"/>
              <w:numPr>
                <w:ilvl w:val="0"/>
                <w:numId w:val="0"/>
              </w:numPr>
              <w:rPr>
                <w:rFonts w:ascii="Century Gothic" w:hAnsi="Century Gothic" w:cs="Arial"/>
                <w:sz w:val="18"/>
                <w:szCs w:val="18"/>
              </w:rPr>
            </w:pPr>
          </w:p>
        </w:tc>
        <w:tc>
          <w:tcPr>
            <w:tcW w:w="3919" w:type="dxa"/>
            <w:tcBorders>
              <w:top w:val="single" w:sz="6" w:space="0" w:color="000000"/>
              <w:left w:val="single" w:sz="4" w:space="0" w:color="000000"/>
              <w:bottom w:val="single" w:sz="6" w:space="0" w:color="000000"/>
              <w:right w:val="single" w:sz="4" w:space="0" w:color="000000"/>
            </w:tcBorders>
          </w:tcPr>
          <w:p w14:paraId="65B3882A" w14:textId="77777777" w:rsidR="00753980" w:rsidRPr="00912EC7" w:rsidRDefault="00753980" w:rsidP="009A4DF3">
            <w:pPr>
              <w:pStyle w:val="Heading1"/>
              <w:numPr>
                <w:ilvl w:val="0"/>
                <w:numId w:val="0"/>
              </w:numPr>
              <w:rPr>
                <w:rFonts w:ascii="Century Gothic" w:hAnsi="Century Gothic" w:cs="Arial"/>
                <w:sz w:val="18"/>
                <w:szCs w:val="18"/>
              </w:rPr>
            </w:pPr>
          </w:p>
        </w:tc>
        <w:tc>
          <w:tcPr>
            <w:tcW w:w="2268" w:type="dxa"/>
            <w:tcBorders>
              <w:top w:val="single" w:sz="6" w:space="0" w:color="000000"/>
              <w:left w:val="single" w:sz="4" w:space="0" w:color="000000"/>
              <w:bottom w:val="single" w:sz="6" w:space="0" w:color="000000"/>
              <w:right w:val="single" w:sz="4" w:space="0" w:color="000000"/>
            </w:tcBorders>
          </w:tcPr>
          <w:p w14:paraId="337BAEAA" w14:textId="77777777" w:rsidR="00753980" w:rsidRPr="00912EC7" w:rsidRDefault="00753980" w:rsidP="009A4DF3">
            <w:pPr>
              <w:rPr>
                <w:rFonts w:ascii="Century Gothic" w:hAnsi="Century Gothic" w:cs="Arial"/>
                <w:sz w:val="18"/>
                <w:szCs w:val="18"/>
              </w:rPr>
            </w:pPr>
          </w:p>
        </w:tc>
      </w:tr>
    </w:tbl>
    <w:p w14:paraId="36E21985" w14:textId="77777777" w:rsidR="002558E5" w:rsidRPr="00912EC7" w:rsidRDefault="002558E5" w:rsidP="009A4DF3">
      <w:pPr>
        <w:widowControl w:val="0"/>
        <w:autoSpaceDE w:val="0"/>
        <w:autoSpaceDN w:val="0"/>
        <w:adjustRightInd w:val="0"/>
        <w:ind w:left="3900"/>
        <w:rPr>
          <w:rFonts w:ascii="Century Gothic" w:hAnsi="Century Gothic" w:cs="Calibri"/>
          <w:b/>
          <w:bCs/>
          <w:sz w:val="20"/>
          <w:szCs w:val="18"/>
        </w:rPr>
        <w:sectPr w:rsidR="002558E5" w:rsidRPr="00912EC7" w:rsidSect="0002067D">
          <w:pgSz w:w="11900" w:h="16840"/>
          <w:pgMar w:top="1276" w:right="1440" w:bottom="1440" w:left="1418" w:header="720" w:footer="720" w:gutter="0"/>
          <w:cols w:space="720" w:equalWidth="0">
            <w:col w:w="9042"/>
          </w:cols>
          <w:noEndnote/>
        </w:sectPr>
      </w:pPr>
    </w:p>
    <w:p w14:paraId="1AF9DFEE" w14:textId="77777777" w:rsidR="0085635E" w:rsidRPr="00912EC7" w:rsidRDefault="0085635E" w:rsidP="00FC066B">
      <w:pPr>
        <w:pStyle w:val="Title"/>
        <w:ind w:left="0"/>
        <w:rPr>
          <w:rFonts w:ascii="Century Gothic" w:hAnsi="Century Gothic"/>
          <w:szCs w:val="22"/>
        </w:rPr>
      </w:pPr>
      <w:r w:rsidRPr="00912EC7">
        <w:rPr>
          <w:rFonts w:ascii="Century Gothic" w:hAnsi="Century Gothic"/>
          <w:sz w:val="20"/>
          <w:szCs w:val="14"/>
        </w:rPr>
        <w:lastRenderedPageBreak/>
        <w:t>SCHEDULE 12</w:t>
      </w:r>
    </w:p>
    <w:p w14:paraId="7F10746A" w14:textId="77777777" w:rsidR="0085635E" w:rsidRPr="00912EC7" w:rsidRDefault="0085635E" w:rsidP="00FC066B">
      <w:pPr>
        <w:widowControl w:val="0"/>
        <w:autoSpaceDE w:val="0"/>
        <w:autoSpaceDN w:val="0"/>
        <w:adjustRightInd w:val="0"/>
        <w:spacing w:line="269" w:lineRule="exact"/>
        <w:jc w:val="center"/>
        <w:rPr>
          <w:rFonts w:ascii="Century Gothic" w:hAnsi="Century Gothic"/>
          <w:szCs w:val="22"/>
        </w:rPr>
      </w:pPr>
    </w:p>
    <w:p w14:paraId="354F073C" w14:textId="77777777" w:rsidR="0085635E" w:rsidRPr="00912EC7" w:rsidRDefault="00934F9B" w:rsidP="00FC066B">
      <w:pPr>
        <w:pStyle w:val="Subtitle"/>
        <w:rPr>
          <w:rFonts w:ascii="Century Gothic" w:hAnsi="Century Gothic"/>
          <w:szCs w:val="22"/>
        </w:rPr>
      </w:pPr>
      <w:r w:rsidRPr="00912EC7">
        <w:rPr>
          <w:rFonts w:ascii="Century Gothic" w:hAnsi="Century Gothic"/>
          <w:sz w:val="20"/>
          <w:szCs w:val="22"/>
        </w:rPr>
        <w:t>Change Pr</w:t>
      </w:r>
      <w:r w:rsidR="004B7276" w:rsidRPr="00912EC7">
        <w:rPr>
          <w:rFonts w:ascii="Century Gothic" w:hAnsi="Century Gothic"/>
          <w:sz w:val="20"/>
          <w:szCs w:val="22"/>
        </w:rPr>
        <w:t>oc</w:t>
      </w:r>
      <w:r w:rsidRPr="00912EC7">
        <w:rPr>
          <w:rFonts w:ascii="Century Gothic" w:hAnsi="Century Gothic"/>
          <w:sz w:val="20"/>
          <w:szCs w:val="22"/>
        </w:rPr>
        <w:t>edure</w:t>
      </w:r>
      <w:r w:rsidR="00816E38" w:rsidRPr="00912EC7">
        <w:rPr>
          <w:rFonts w:ascii="Century Gothic" w:hAnsi="Century Gothic"/>
          <w:sz w:val="20"/>
          <w:szCs w:val="22"/>
        </w:rPr>
        <w:t xml:space="preserve"> to Inflight Services </w:t>
      </w:r>
      <w:r w:rsidR="00594195" w:rsidRPr="00912EC7">
        <w:rPr>
          <w:rFonts w:ascii="Century Gothic" w:hAnsi="Century Gothic"/>
          <w:sz w:val="20"/>
          <w:szCs w:val="22"/>
        </w:rPr>
        <w:t xml:space="preserve">Procedures </w:t>
      </w:r>
      <w:r w:rsidR="00816E38" w:rsidRPr="00912EC7">
        <w:rPr>
          <w:rFonts w:ascii="Century Gothic" w:hAnsi="Century Gothic"/>
          <w:sz w:val="20"/>
          <w:szCs w:val="22"/>
        </w:rPr>
        <w:t>Manual</w:t>
      </w:r>
    </w:p>
    <w:p w14:paraId="33D56509" w14:textId="77777777" w:rsidR="0085635E" w:rsidRPr="00912EC7" w:rsidRDefault="0085635E" w:rsidP="009A4DF3">
      <w:pPr>
        <w:widowControl w:val="0"/>
        <w:autoSpaceDE w:val="0"/>
        <w:autoSpaceDN w:val="0"/>
        <w:adjustRightInd w:val="0"/>
        <w:spacing w:line="269" w:lineRule="exact"/>
        <w:rPr>
          <w:rFonts w:ascii="Century Gothic" w:hAnsi="Century Gothic"/>
          <w:szCs w:val="22"/>
        </w:rPr>
      </w:pPr>
    </w:p>
    <w:p w14:paraId="1C91D4C0" w14:textId="77777777" w:rsidR="0085635E" w:rsidRPr="007C7539" w:rsidRDefault="0085635E" w:rsidP="009A418A">
      <w:pPr>
        <w:pStyle w:val="Heading1"/>
        <w:numPr>
          <w:ilvl w:val="0"/>
          <w:numId w:val="96"/>
        </w:numPr>
        <w:tabs>
          <w:tab w:val="clear" w:pos="720"/>
          <w:tab w:val="num" w:pos="567"/>
        </w:tabs>
        <w:rPr>
          <w:rFonts w:ascii="Century Gothic" w:hAnsi="Century Gothic"/>
          <w:sz w:val="20"/>
        </w:rPr>
      </w:pPr>
      <w:r w:rsidRPr="007C7539">
        <w:rPr>
          <w:rFonts w:ascii="Century Gothic" w:hAnsi="Century Gothic"/>
          <w:sz w:val="20"/>
        </w:rPr>
        <w:t xml:space="preserve">Change Procedure </w:t>
      </w:r>
    </w:p>
    <w:p w14:paraId="219B925C" w14:textId="77777777" w:rsidR="0085635E" w:rsidRPr="00912EC7" w:rsidRDefault="0085635E" w:rsidP="009A4DF3">
      <w:pPr>
        <w:widowControl w:val="0"/>
        <w:autoSpaceDE w:val="0"/>
        <w:autoSpaceDN w:val="0"/>
        <w:adjustRightInd w:val="0"/>
        <w:spacing w:line="239" w:lineRule="exact"/>
        <w:rPr>
          <w:rFonts w:ascii="Century Gothic" w:hAnsi="Century Gothic" w:cs="Calibri"/>
          <w:b/>
          <w:bCs/>
          <w:sz w:val="20"/>
        </w:rPr>
      </w:pPr>
    </w:p>
    <w:p w14:paraId="684A8745" w14:textId="77777777" w:rsidR="0085635E" w:rsidRPr="007C7539" w:rsidRDefault="00816E38" w:rsidP="009A418A">
      <w:pPr>
        <w:pStyle w:val="Heading2"/>
        <w:numPr>
          <w:ilvl w:val="1"/>
          <w:numId w:val="97"/>
        </w:numPr>
        <w:tabs>
          <w:tab w:val="clear" w:pos="1430"/>
          <w:tab w:val="left" w:pos="1418"/>
        </w:tabs>
        <w:rPr>
          <w:rFonts w:ascii="Century Gothic" w:hAnsi="Century Gothic"/>
        </w:rPr>
      </w:pPr>
      <w:r w:rsidRPr="007C7539">
        <w:rPr>
          <w:rFonts w:ascii="Century Gothic" w:hAnsi="Century Gothic"/>
        </w:rPr>
        <w:t>Virgin</w:t>
      </w:r>
      <w:r w:rsidR="0085635E" w:rsidRPr="007C7539">
        <w:rPr>
          <w:rFonts w:ascii="Century Gothic" w:hAnsi="Century Gothic"/>
        </w:rPr>
        <w:t xml:space="preserve"> may propose a </w:t>
      </w:r>
      <w:r w:rsidR="00DC5ED9" w:rsidRPr="007C7539">
        <w:rPr>
          <w:rFonts w:ascii="Century Gothic" w:hAnsi="Century Gothic"/>
        </w:rPr>
        <w:t>c</w:t>
      </w:r>
      <w:r w:rsidR="0085635E" w:rsidRPr="007C7539">
        <w:rPr>
          <w:rFonts w:ascii="Century Gothic" w:hAnsi="Century Gothic"/>
        </w:rPr>
        <w:t xml:space="preserve">hange </w:t>
      </w:r>
      <w:r w:rsidR="00723521" w:rsidRPr="007C7539">
        <w:rPr>
          <w:rFonts w:ascii="Century Gothic" w:hAnsi="Century Gothic"/>
        </w:rPr>
        <w:t>to the Inflight</w:t>
      </w:r>
      <w:r w:rsidR="0001613A" w:rsidRPr="007C7539">
        <w:rPr>
          <w:rFonts w:ascii="Century Gothic" w:hAnsi="Century Gothic"/>
        </w:rPr>
        <w:t xml:space="preserve"> Services </w:t>
      </w:r>
      <w:r w:rsidR="00594195" w:rsidRPr="007C7539">
        <w:rPr>
          <w:rFonts w:ascii="Century Gothic" w:hAnsi="Century Gothic"/>
        </w:rPr>
        <w:t xml:space="preserve">Procedures </w:t>
      </w:r>
      <w:r w:rsidR="0001613A" w:rsidRPr="007C7539">
        <w:rPr>
          <w:rFonts w:ascii="Century Gothic" w:hAnsi="Century Gothic"/>
        </w:rPr>
        <w:t>Manual</w:t>
      </w:r>
      <w:r w:rsidRPr="007C7539">
        <w:rPr>
          <w:rFonts w:ascii="Century Gothic" w:hAnsi="Century Gothic"/>
        </w:rPr>
        <w:t xml:space="preserve"> </w:t>
      </w:r>
      <w:r w:rsidR="0085635E" w:rsidRPr="007C7539">
        <w:rPr>
          <w:rFonts w:ascii="Century Gothic" w:hAnsi="Century Gothic"/>
        </w:rPr>
        <w:t xml:space="preserve">at any time. </w:t>
      </w:r>
    </w:p>
    <w:p w14:paraId="0E345695" w14:textId="77777777" w:rsidR="00DE2420" w:rsidRPr="00912EC7" w:rsidRDefault="00DE2420" w:rsidP="009A4DF3">
      <w:pPr>
        <w:pStyle w:val="Heading2"/>
        <w:numPr>
          <w:ilvl w:val="0"/>
          <w:numId w:val="0"/>
        </w:numPr>
        <w:tabs>
          <w:tab w:val="left" w:pos="1418"/>
        </w:tabs>
        <w:ind w:left="1418" w:hanging="851"/>
        <w:rPr>
          <w:rFonts w:ascii="Century Gothic" w:hAnsi="Century Gothic"/>
        </w:rPr>
      </w:pPr>
    </w:p>
    <w:p w14:paraId="08EA56EB" w14:textId="77777777" w:rsidR="002558E5" w:rsidRPr="00912EC7" w:rsidRDefault="0085635E"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Subject to paragraph 1.</w:t>
      </w:r>
      <w:r w:rsidR="00DE2420" w:rsidRPr="00912EC7">
        <w:rPr>
          <w:rFonts w:ascii="Century Gothic" w:hAnsi="Century Gothic"/>
        </w:rPr>
        <w:t>3</w:t>
      </w:r>
      <w:r w:rsidRPr="00912EC7">
        <w:rPr>
          <w:rFonts w:ascii="Century Gothic" w:hAnsi="Century Gothic"/>
        </w:rPr>
        <w:t xml:space="preserve"> below, no </w:t>
      </w:r>
      <w:r w:rsidR="00DC5ED9" w:rsidRPr="00912EC7">
        <w:rPr>
          <w:rFonts w:ascii="Century Gothic" w:hAnsi="Century Gothic"/>
        </w:rPr>
        <w:t>c</w:t>
      </w:r>
      <w:r w:rsidRPr="00912EC7">
        <w:rPr>
          <w:rFonts w:ascii="Century Gothic" w:hAnsi="Century Gothic"/>
        </w:rPr>
        <w:t>hange shall be implemented without first being the subject of a</w:t>
      </w:r>
      <w:r w:rsidR="00DE2420" w:rsidRPr="00912EC7">
        <w:rPr>
          <w:rFonts w:ascii="Century Gothic" w:hAnsi="Century Gothic"/>
        </w:rPr>
        <w:t>n</w:t>
      </w:r>
      <w:r w:rsidRPr="00912EC7">
        <w:rPr>
          <w:rFonts w:ascii="Century Gothic" w:hAnsi="Century Gothic"/>
        </w:rPr>
        <w:t xml:space="preserve"> </w:t>
      </w:r>
      <w:r w:rsidR="00816E38" w:rsidRPr="00912EC7">
        <w:rPr>
          <w:rFonts w:ascii="Century Gothic" w:hAnsi="Century Gothic"/>
        </w:rPr>
        <w:t xml:space="preserve">Inflight Services Instruction (“IFSI”). </w:t>
      </w:r>
    </w:p>
    <w:p w14:paraId="21151F1C" w14:textId="77777777" w:rsidR="0085635E" w:rsidRPr="00912EC7" w:rsidRDefault="0085635E" w:rsidP="009A4DF3">
      <w:pPr>
        <w:pStyle w:val="Heading3"/>
        <w:tabs>
          <w:tab w:val="left" w:pos="1418"/>
        </w:tabs>
        <w:ind w:left="1418" w:hanging="851"/>
        <w:rPr>
          <w:rFonts w:ascii="Century Gothic" w:hAnsi="Century Gothic"/>
        </w:rPr>
      </w:pPr>
    </w:p>
    <w:p w14:paraId="42572F51" w14:textId="77777777" w:rsidR="0085635E" w:rsidRPr="00912EC7" w:rsidRDefault="0085635E"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 xml:space="preserve">Virgin shall prepare </w:t>
      </w:r>
      <w:r w:rsidR="00DE2420" w:rsidRPr="00912EC7">
        <w:rPr>
          <w:rFonts w:ascii="Century Gothic" w:hAnsi="Century Gothic"/>
        </w:rPr>
        <w:t>an IFSI</w:t>
      </w:r>
      <w:r w:rsidRPr="00912EC7">
        <w:rPr>
          <w:rFonts w:ascii="Century Gothic" w:hAnsi="Century Gothic"/>
        </w:rPr>
        <w:t xml:space="preserve"> for any </w:t>
      </w:r>
      <w:r w:rsidR="00DC5ED9" w:rsidRPr="00912EC7">
        <w:rPr>
          <w:rFonts w:ascii="Century Gothic" w:hAnsi="Century Gothic"/>
        </w:rPr>
        <w:t>c</w:t>
      </w:r>
      <w:r w:rsidRPr="00912EC7">
        <w:rPr>
          <w:rFonts w:ascii="Century Gothic" w:hAnsi="Century Gothic"/>
        </w:rPr>
        <w:t xml:space="preserve">hange to the </w:t>
      </w:r>
      <w:r w:rsidR="0044450E" w:rsidRPr="00912EC7">
        <w:rPr>
          <w:rFonts w:ascii="Century Gothic" w:hAnsi="Century Gothic"/>
        </w:rPr>
        <w:t>Inflight Services Procedures Manual</w:t>
      </w:r>
      <w:r w:rsidRPr="00912EC7">
        <w:rPr>
          <w:rFonts w:ascii="Century Gothic" w:hAnsi="Century Gothic"/>
        </w:rPr>
        <w:t xml:space="preserve"> in accordance with the proforma </w:t>
      </w:r>
      <w:r w:rsidR="0001613A" w:rsidRPr="00912EC7">
        <w:rPr>
          <w:rFonts w:ascii="Century Gothic" w:hAnsi="Century Gothic"/>
        </w:rPr>
        <w:t>IFSI</w:t>
      </w:r>
      <w:r w:rsidRPr="00912EC7">
        <w:rPr>
          <w:rFonts w:ascii="Century Gothic" w:hAnsi="Century Gothic"/>
        </w:rPr>
        <w:t xml:space="preserve"> as detailed in Appendix </w:t>
      </w:r>
      <w:r w:rsidR="00816E38" w:rsidRPr="00912EC7">
        <w:rPr>
          <w:rFonts w:ascii="Century Gothic" w:hAnsi="Century Gothic"/>
        </w:rPr>
        <w:t xml:space="preserve">1 </w:t>
      </w:r>
      <w:r w:rsidRPr="00912EC7">
        <w:rPr>
          <w:rFonts w:ascii="Century Gothic" w:hAnsi="Century Gothic"/>
        </w:rPr>
        <w:t>of this Schedule</w:t>
      </w:r>
      <w:r w:rsidR="00DE2420" w:rsidRPr="00912EC7">
        <w:rPr>
          <w:rFonts w:ascii="Century Gothic" w:hAnsi="Century Gothic"/>
        </w:rPr>
        <w:t>.</w:t>
      </w:r>
      <w:r w:rsidRPr="00912EC7">
        <w:rPr>
          <w:rFonts w:ascii="Century Gothic" w:hAnsi="Century Gothic"/>
        </w:rPr>
        <w:t xml:space="preserve"> </w:t>
      </w:r>
    </w:p>
    <w:p w14:paraId="25BF0E78" w14:textId="77777777" w:rsidR="0085635E" w:rsidRPr="00912EC7" w:rsidRDefault="0085635E" w:rsidP="009A4DF3">
      <w:pPr>
        <w:pStyle w:val="Heading2"/>
        <w:numPr>
          <w:ilvl w:val="0"/>
          <w:numId w:val="0"/>
        </w:numPr>
        <w:tabs>
          <w:tab w:val="left" w:pos="1418"/>
        </w:tabs>
        <w:ind w:left="1418" w:hanging="851"/>
        <w:rPr>
          <w:rFonts w:ascii="Century Gothic" w:hAnsi="Century Gothic"/>
        </w:rPr>
      </w:pPr>
    </w:p>
    <w:p w14:paraId="2D9AD57B" w14:textId="77777777" w:rsidR="0085635E" w:rsidRPr="00912EC7" w:rsidRDefault="0085635E"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 xml:space="preserve">No </w:t>
      </w:r>
      <w:r w:rsidR="00DC5ED9" w:rsidRPr="00912EC7">
        <w:rPr>
          <w:rFonts w:ascii="Century Gothic" w:hAnsi="Century Gothic"/>
        </w:rPr>
        <w:t>c</w:t>
      </w:r>
      <w:r w:rsidRPr="00912EC7">
        <w:rPr>
          <w:rFonts w:ascii="Century Gothic" w:hAnsi="Century Gothic"/>
        </w:rPr>
        <w:t>hange, other than an operationally critical change, shall be implemented without a</w:t>
      </w:r>
      <w:r w:rsidR="008B6DF8" w:rsidRPr="00912EC7">
        <w:rPr>
          <w:rFonts w:ascii="Century Gothic" w:hAnsi="Century Gothic"/>
        </w:rPr>
        <w:t>n</w:t>
      </w:r>
      <w:r w:rsidRPr="00912EC7">
        <w:rPr>
          <w:rFonts w:ascii="Century Gothic" w:hAnsi="Century Gothic"/>
        </w:rPr>
        <w:t xml:space="preserve"> Inflight Services Instruction</w:t>
      </w:r>
      <w:r w:rsidR="00DE2420" w:rsidRPr="00912EC7">
        <w:rPr>
          <w:rFonts w:ascii="Century Gothic" w:hAnsi="Century Gothic"/>
        </w:rPr>
        <w:t>.</w:t>
      </w:r>
      <w:r w:rsidRPr="00912EC7">
        <w:rPr>
          <w:rFonts w:ascii="Century Gothic" w:hAnsi="Century Gothic"/>
        </w:rPr>
        <w:t xml:space="preserve"> </w:t>
      </w:r>
    </w:p>
    <w:p w14:paraId="27FC98E4" w14:textId="77777777" w:rsidR="008250A2" w:rsidRPr="00912EC7" w:rsidRDefault="008250A2" w:rsidP="008250A2">
      <w:pPr>
        <w:pStyle w:val="BodyText2"/>
        <w:rPr>
          <w:rFonts w:ascii="Century Gothic" w:hAnsi="Century Gothic"/>
          <w:sz w:val="20"/>
          <w:szCs w:val="18"/>
        </w:rPr>
      </w:pPr>
    </w:p>
    <w:p w14:paraId="20822810" w14:textId="77777777" w:rsidR="008250A2" w:rsidRPr="00912EC7" w:rsidRDefault="008250A2"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The Supplier will receive an email alert identifying that an IFSI has been issued. The Supplier must open and read the electronic IFSI within 1 Business Day. Opening the IFSI acknowledges the receipt.</w:t>
      </w:r>
    </w:p>
    <w:p w14:paraId="3C47C15C" w14:textId="77777777" w:rsidR="0085635E" w:rsidRPr="00912EC7" w:rsidRDefault="0085635E" w:rsidP="009A4DF3">
      <w:pPr>
        <w:pStyle w:val="Heading2"/>
        <w:numPr>
          <w:ilvl w:val="0"/>
          <w:numId w:val="0"/>
        </w:numPr>
        <w:tabs>
          <w:tab w:val="left" w:pos="1418"/>
        </w:tabs>
        <w:ind w:left="1418" w:hanging="851"/>
        <w:rPr>
          <w:rFonts w:ascii="Century Gothic" w:hAnsi="Century Gothic"/>
        </w:rPr>
      </w:pPr>
    </w:p>
    <w:p w14:paraId="27D1AE34" w14:textId="77777777" w:rsidR="00DE2420" w:rsidRPr="00912EC7" w:rsidRDefault="00DE2420" w:rsidP="009A4DF3">
      <w:pPr>
        <w:pStyle w:val="Heading2"/>
        <w:tabs>
          <w:tab w:val="clear" w:pos="1430"/>
          <w:tab w:val="left" w:pos="1418"/>
        </w:tabs>
        <w:ind w:left="1418" w:hanging="851"/>
        <w:rPr>
          <w:rFonts w:ascii="Century Gothic" w:hAnsi="Century Gothic"/>
        </w:rPr>
      </w:pPr>
      <w:r w:rsidRPr="00912EC7">
        <w:rPr>
          <w:rFonts w:ascii="Century Gothic" w:hAnsi="Century Gothic"/>
        </w:rPr>
        <w:t>The Supplier shall be responsible for tracking and documenting all IFSI changes, which will be available to Virgin on request.</w:t>
      </w:r>
    </w:p>
    <w:p w14:paraId="3214DB2E" w14:textId="77777777" w:rsidR="00DE2420" w:rsidRPr="00912EC7" w:rsidRDefault="00DE2420" w:rsidP="009A4DF3">
      <w:pPr>
        <w:pStyle w:val="Heading2"/>
        <w:numPr>
          <w:ilvl w:val="0"/>
          <w:numId w:val="0"/>
        </w:numPr>
        <w:tabs>
          <w:tab w:val="left" w:pos="1418"/>
        </w:tabs>
        <w:ind w:left="1418" w:hanging="851"/>
        <w:rPr>
          <w:rFonts w:ascii="Century Gothic" w:hAnsi="Century Gothic"/>
        </w:rPr>
      </w:pPr>
    </w:p>
    <w:p w14:paraId="652948D4" w14:textId="77777777" w:rsidR="005B4029" w:rsidRPr="00912EC7" w:rsidRDefault="00DE2420" w:rsidP="009A4DF3">
      <w:pPr>
        <w:pStyle w:val="Heading2"/>
        <w:tabs>
          <w:tab w:val="clear" w:pos="1430"/>
          <w:tab w:val="left" w:pos="1418"/>
        </w:tabs>
        <w:ind w:left="1418" w:hanging="851"/>
        <w:rPr>
          <w:rFonts w:ascii="Century Gothic" w:hAnsi="Century Gothic"/>
        </w:rPr>
      </w:pPr>
      <w:r w:rsidRPr="00912EC7">
        <w:rPr>
          <w:rFonts w:ascii="Century Gothic" w:hAnsi="Century Gothic"/>
        </w:rPr>
        <w:t>Pursuant to clause 1.</w:t>
      </w:r>
      <w:r w:rsidR="008250A2" w:rsidRPr="00912EC7">
        <w:rPr>
          <w:rFonts w:ascii="Century Gothic" w:hAnsi="Century Gothic"/>
        </w:rPr>
        <w:t>6</w:t>
      </w:r>
      <w:r w:rsidRPr="00912EC7">
        <w:rPr>
          <w:rFonts w:ascii="Century Gothic" w:hAnsi="Century Gothic"/>
        </w:rPr>
        <w:t xml:space="preserve"> above, following an IFSI </w:t>
      </w:r>
      <w:r w:rsidR="00DC5ED9" w:rsidRPr="00912EC7">
        <w:rPr>
          <w:rFonts w:ascii="Century Gothic" w:hAnsi="Century Gothic"/>
        </w:rPr>
        <w:t>c</w:t>
      </w:r>
      <w:r w:rsidRPr="00912EC7">
        <w:rPr>
          <w:rFonts w:ascii="Century Gothic" w:hAnsi="Century Gothic"/>
        </w:rPr>
        <w:t xml:space="preserve">hange request, the Supplier shall ensure all relevant personnel are informed of the </w:t>
      </w:r>
      <w:r w:rsidR="00DC5ED9" w:rsidRPr="00912EC7">
        <w:rPr>
          <w:rFonts w:ascii="Century Gothic" w:hAnsi="Century Gothic"/>
        </w:rPr>
        <w:t>c</w:t>
      </w:r>
      <w:r w:rsidRPr="00912EC7">
        <w:rPr>
          <w:rFonts w:ascii="Century Gothic" w:hAnsi="Century Gothic"/>
        </w:rPr>
        <w:t>hange and any necessary actions are taken. The Supplier shall provide evidence of how information relating to IFSI changes has been disseminated to relevant personnel on request.</w:t>
      </w:r>
    </w:p>
    <w:p w14:paraId="7BDBD40A" w14:textId="77777777" w:rsidR="00956F59" w:rsidRPr="00912EC7" w:rsidRDefault="00956F59" w:rsidP="009A4DF3">
      <w:pPr>
        <w:pStyle w:val="BodyText2"/>
        <w:rPr>
          <w:rFonts w:ascii="Century Gothic" w:hAnsi="Century Gothic"/>
          <w:sz w:val="20"/>
          <w:szCs w:val="18"/>
        </w:rPr>
      </w:pPr>
    </w:p>
    <w:p w14:paraId="3B627A78" w14:textId="7C5E2E0C" w:rsidR="008B6DF8" w:rsidRPr="00912EC7" w:rsidRDefault="005B4029" w:rsidP="009A4DF3">
      <w:pPr>
        <w:pStyle w:val="Heading2"/>
        <w:tabs>
          <w:tab w:val="clear" w:pos="1430"/>
          <w:tab w:val="left" w:pos="1418"/>
        </w:tabs>
        <w:ind w:left="1418" w:hanging="851"/>
        <w:rPr>
          <w:rFonts w:ascii="Century Gothic" w:hAnsi="Century Gothic"/>
        </w:rPr>
      </w:pPr>
      <w:r w:rsidRPr="00912EC7">
        <w:rPr>
          <w:rFonts w:ascii="Century Gothic" w:hAnsi="Century Gothic"/>
        </w:rPr>
        <w:t>A</w:t>
      </w:r>
      <w:r w:rsidR="00D8449E">
        <w:rPr>
          <w:rFonts w:ascii="Century Gothic" w:hAnsi="Century Gothic"/>
        </w:rPr>
        <w:t xml:space="preserve">ll relevant personnel shall have access to the latest copy (soft or hard) of </w:t>
      </w:r>
      <w:r w:rsidR="006427CA">
        <w:rPr>
          <w:rFonts w:ascii="Century Gothic" w:hAnsi="Century Gothic"/>
        </w:rPr>
        <w:t xml:space="preserve">the </w:t>
      </w:r>
      <w:r w:rsidR="006427CA" w:rsidRPr="00912EC7">
        <w:rPr>
          <w:rFonts w:ascii="Century Gothic" w:hAnsi="Century Gothic"/>
        </w:rPr>
        <w:t>Inflight</w:t>
      </w:r>
      <w:r w:rsidRPr="00912EC7">
        <w:rPr>
          <w:rFonts w:ascii="Century Gothic" w:hAnsi="Century Gothic"/>
        </w:rPr>
        <w:t xml:space="preserve"> Services Procedures Manual shall be available in the Suppliers operational locations to enable relevant personnel access</w:t>
      </w:r>
      <w:r w:rsidR="00AD101C" w:rsidRPr="00912EC7">
        <w:rPr>
          <w:rFonts w:ascii="Century Gothic" w:hAnsi="Century Gothic"/>
        </w:rPr>
        <w:t>.</w:t>
      </w:r>
      <w:r w:rsidRPr="00912EC7">
        <w:rPr>
          <w:rFonts w:ascii="Century Gothic" w:hAnsi="Century Gothic"/>
        </w:rPr>
        <w:t xml:space="preserve"> Any hard copy must be amended and updated as changes are made</w:t>
      </w:r>
      <w:r w:rsidR="00AD101C" w:rsidRPr="00912EC7">
        <w:rPr>
          <w:rFonts w:ascii="Century Gothic" w:hAnsi="Century Gothic"/>
        </w:rPr>
        <w:t xml:space="preserve"> to ens</w:t>
      </w:r>
      <w:r w:rsidR="00060FC9" w:rsidRPr="00912EC7">
        <w:rPr>
          <w:rFonts w:ascii="Century Gothic" w:hAnsi="Century Gothic"/>
        </w:rPr>
        <w:t>ure all information is current.</w:t>
      </w:r>
    </w:p>
    <w:p w14:paraId="4C012ABB" w14:textId="77777777" w:rsidR="008B6DF8" w:rsidRPr="00912EC7" w:rsidRDefault="008B6DF8" w:rsidP="009A4DF3">
      <w:pPr>
        <w:pStyle w:val="BodyText2"/>
        <w:tabs>
          <w:tab w:val="left" w:pos="1418"/>
        </w:tabs>
        <w:ind w:left="1418" w:hanging="851"/>
        <w:rPr>
          <w:rFonts w:ascii="Century Gothic" w:hAnsi="Century Gothic"/>
          <w:sz w:val="20"/>
        </w:rPr>
      </w:pPr>
    </w:p>
    <w:p w14:paraId="63D1194E" w14:textId="7867BD59" w:rsidR="0085635E" w:rsidRPr="00912EC7" w:rsidRDefault="0085635E"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Virgin expec</w:t>
      </w:r>
      <w:r w:rsidR="008250A2" w:rsidRPr="00912EC7">
        <w:rPr>
          <w:rFonts w:ascii="Century Gothic" w:hAnsi="Century Gothic"/>
        </w:rPr>
        <w:t>ts that in most circumstances a</w:t>
      </w:r>
      <w:r w:rsidRPr="00912EC7">
        <w:rPr>
          <w:rFonts w:ascii="Century Gothic" w:hAnsi="Century Gothic"/>
        </w:rPr>
        <w:t xml:space="preserve"> </w:t>
      </w:r>
      <w:r w:rsidR="00DE2420" w:rsidRPr="00912EC7">
        <w:rPr>
          <w:rFonts w:ascii="Century Gothic" w:hAnsi="Century Gothic"/>
        </w:rPr>
        <w:t>IFSI</w:t>
      </w:r>
      <w:r w:rsidRPr="00912EC7">
        <w:rPr>
          <w:rFonts w:ascii="Century Gothic" w:hAnsi="Century Gothic"/>
        </w:rPr>
        <w:t xml:space="preserve"> will be implemented </w:t>
      </w:r>
      <w:r w:rsidR="008B6DF8" w:rsidRPr="00912EC7">
        <w:rPr>
          <w:rFonts w:ascii="Century Gothic" w:hAnsi="Century Gothic"/>
        </w:rPr>
        <w:t xml:space="preserve">as outlined within the </w:t>
      </w:r>
      <w:r w:rsidR="00DE2420" w:rsidRPr="00912EC7">
        <w:rPr>
          <w:rFonts w:ascii="Century Gothic" w:hAnsi="Century Gothic"/>
        </w:rPr>
        <w:t>document</w:t>
      </w:r>
      <w:r w:rsidRPr="00912EC7">
        <w:rPr>
          <w:rFonts w:ascii="Century Gothic" w:hAnsi="Century Gothic"/>
        </w:rPr>
        <w:t xml:space="preserve">, except where otherwise agreed between the </w:t>
      </w:r>
      <w:r w:rsidR="006E3DA7" w:rsidRPr="00912EC7">
        <w:rPr>
          <w:rFonts w:ascii="Century Gothic" w:hAnsi="Century Gothic"/>
        </w:rPr>
        <w:t>parties</w:t>
      </w:r>
      <w:r w:rsidRPr="00912EC7">
        <w:rPr>
          <w:rFonts w:ascii="Century Gothic" w:hAnsi="Century Gothic"/>
        </w:rPr>
        <w:t xml:space="preserve">. </w:t>
      </w:r>
      <w:r w:rsidR="007C7539" w:rsidRPr="00912EC7">
        <w:rPr>
          <w:rFonts w:ascii="Century Gothic" w:hAnsi="Century Gothic"/>
        </w:rPr>
        <w:t>However,</w:t>
      </w:r>
      <w:r w:rsidRPr="00912EC7">
        <w:rPr>
          <w:rFonts w:ascii="Century Gothic" w:hAnsi="Century Gothic"/>
        </w:rPr>
        <w:t xml:space="preserve"> in the case of an urgent </w:t>
      </w:r>
      <w:r w:rsidR="00DE2420" w:rsidRPr="00912EC7">
        <w:rPr>
          <w:rFonts w:ascii="Century Gothic" w:hAnsi="Century Gothic"/>
        </w:rPr>
        <w:t>IFSI</w:t>
      </w:r>
      <w:r w:rsidRPr="00912EC7">
        <w:rPr>
          <w:rFonts w:ascii="Century Gothic" w:hAnsi="Century Gothic"/>
        </w:rPr>
        <w:t xml:space="preserve">, the Supplier will use all reasonable endeavours to implement the </w:t>
      </w:r>
      <w:r w:rsidR="00DC5ED9" w:rsidRPr="00912EC7">
        <w:rPr>
          <w:rFonts w:ascii="Century Gothic" w:hAnsi="Century Gothic"/>
        </w:rPr>
        <w:t>c</w:t>
      </w:r>
      <w:r w:rsidRPr="00912EC7">
        <w:rPr>
          <w:rFonts w:ascii="Century Gothic" w:hAnsi="Century Gothic"/>
        </w:rPr>
        <w:t>hange as soon as possible and in agreement with Virgin.</w:t>
      </w:r>
    </w:p>
    <w:p w14:paraId="67C4A937" w14:textId="77777777" w:rsidR="0085635E" w:rsidRPr="00912EC7" w:rsidRDefault="0085635E" w:rsidP="009A4DF3">
      <w:pPr>
        <w:pStyle w:val="Heading2"/>
        <w:numPr>
          <w:ilvl w:val="0"/>
          <w:numId w:val="0"/>
        </w:numPr>
        <w:tabs>
          <w:tab w:val="left" w:pos="1418"/>
        </w:tabs>
        <w:ind w:left="1418" w:hanging="851"/>
        <w:rPr>
          <w:rFonts w:ascii="Century Gothic" w:hAnsi="Century Gothic"/>
        </w:rPr>
      </w:pPr>
    </w:p>
    <w:p w14:paraId="7E9C81B0" w14:textId="77777777" w:rsidR="0085635E" w:rsidRPr="00912EC7" w:rsidRDefault="0085635E" w:rsidP="009A418A">
      <w:pPr>
        <w:pStyle w:val="Heading2"/>
        <w:numPr>
          <w:ilvl w:val="1"/>
          <w:numId w:val="18"/>
        </w:numPr>
        <w:tabs>
          <w:tab w:val="clear" w:pos="1430"/>
          <w:tab w:val="left" w:pos="1418"/>
        </w:tabs>
        <w:ind w:left="1418" w:hanging="851"/>
        <w:rPr>
          <w:rFonts w:ascii="Century Gothic" w:hAnsi="Century Gothic"/>
        </w:rPr>
      </w:pPr>
      <w:r w:rsidRPr="00912EC7">
        <w:rPr>
          <w:rFonts w:ascii="Century Gothic" w:hAnsi="Century Gothic"/>
        </w:rPr>
        <w:t xml:space="preserve">The Supplier shall identify and work with Virgin stakeholders impacted by the </w:t>
      </w:r>
      <w:r w:rsidR="002B6A34" w:rsidRPr="00912EC7">
        <w:rPr>
          <w:rFonts w:ascii="Century Gothic" w:hAnsi="Century Gothic"/>
        </w:rPr>
        <w:t>IFSI</w:t>
      </w:r>
      <w:r w:rsidRPr="00912EC7">
        <w:rPr>
          <w:rFonts w:ascii="Century Gothic" w:hAnsi="Century Gothic"/>
        </w:rPr>
        <w:t xml:space="preserve"> process to ensure that all constraints, impacts and issues have been identified and are addressed during the process. </w:t>
      </w:r>
    </w:p>
    <w:p w14:paraId="55282D8E" w14:textId="77777777" w:rsidR="00E74D72" w:rsidRPr="00912EC7" w:rsidRDefault="00E74D72" w:rsidP="009A4DF3">
      <w:pPr>
        <w:rPr>
          <w:rFonts w:ascii="Century Gothic" w:hAnsi="Century Gothic"/>
          <w:b/>
          <w:color w:val="000000"/>
          <w:sz w:val="20"/>
          <w:szCs w:val="18"/>
        </w:rPr>
      </w:pPr>
    </w:p>
    <w:p w14:paraId="01687ABB" w14:textId="77777777" w:rsidR="00CA6E64" w:rsidRPr="00912EC7" w:rsidRDefault="00CA6E64" w:rsidP="009A4DF3">
      <w:pPr>
        <w:rPr>
          <w:rFonts w:ascii="Century Gothic" w:hAnsi="Century Gothic" w:cs="FoundryMonoline-Medium"/>
          <w:b/>
          <w:bCs/>
          <w:color w:val="000000"/>
          <w:sz w:val="20"/>
        </w:rPr>
      </w:pPr>
    </w:p>
    <w:p w14:paraId="2038F8C1" w14:textId="3C754D62" w:rsidR="00933A88" w:rsidRPr="007C7539" w:rsidRDefault="005D6B91" w:rsidP="00FC066B">
      <w:pPr>
        <w:jc w:val="center"/>
        <w:rPr>
          <w:rFonts w:ascii="Century Gothic" w:hAnsi="Century Gothic" w:cs="FoundryMonoline-Medium"/>
          <w:b/>
          <w:bCs/>
          <w:color w:val="000000"/>
          <w:sz w:val="20"/>
          <w:u w:val="single"/>
        </w:rPr>
      </w:pPr>
      <w:r w:rsidRPr="00912EC7">
        <w:rPr>
          <w:rFonts w:ascii="Century Gothic" w:hAnsi="Century Gothic"/>
          <w:sz w:val="20"/>
          <w:szCs w:val="18"/>
        </w:rPr>
        <w:br w:type="page"/>
      </w:r>
      <w:r w:rsidR="007C7539" w:rsidRPr="007C7539">
        <w:rPr>
          <w:rFonts w:ascii="Century Gothic" w:hAnsi="Century Gothic"/>
          <w:b/>
          <w:sz w:val="20"/>
          <w:szCs w:val="18"/>
          <w:u w:val="single"/>
        </w:rPr>
        <w:lastRenderedPageBreak/>
        <w:t>APPENDIX 1 TO SCHEDULE 12</w:t>
      </w:r>
    </w:p>
    <w:p w14:paraId="44ABCD05" w14:textId="77777777" w:rsidR="00246D38" w:rsidRPr="00912EC7" w:rsidRDefault="00246D38" w:rsidP="00FC066B">
      <w:pPr>
        <w:pStyle w:val="Subtitle"/>
        <w:rPr>
          <w:rFonts w:ascii="Century Gothic" w:hAnsi="Century Gothic"/>
          <w:sz w:val="20"/>
          <w:szCs w:val="22"/>
        </w:rPr>
      </w:pPr>
    </w:p>
    <w:p w14:paraId="0DE5140C" w14:textId="77777777" w:rsidR="00E241E5" w:rsidRPr="00912EC7" w:rsidRDefault="00E241E5" w:rsidP="00FC066B">
      <w:pPr>
        <w:pStyle w:val="Subtitle"/>
        <w:rPr>
          <w:rFonts w:ascii="Century Gothic" w:hAnsi="Century Gothic"/>
          <w:sz w:val="20"/>
          <w:szCs w:val="22"/>
        </w:rPr>
      </w:pPr>
      <w:r w:rsidRPr="00912EC7">
        <w:rPr>
          <w:rFonts w:ascii="Century Gothic" w:hAnsi="Century Gothic"/>
          <w:sz w:val="20"/>
          <w:szCs w:val="22"/>
        </w:rPr>
        <w:t xml:space="preserve">Inflight </w:t>
      </w:r>
      <w:r w:rsidRPr="00912EC7">
        <w:rPr>
          <w:rFonts w:ascii="Century Gothic" w:hAnsi="Century Gothic" w:cs="FoundryMonoline-Medium"/>
          <w:sz w:val="20"/>
          <w:szCs w:val="20"/>
        </w:rPr>
        <w:t>Services</w:t>
      </w:r>
      <w:r w:rsidRPr="00912EC7">
        <w:rPr>
          <w:rFonts w:ascii="Century Gothic" w:hAnsi="Century Gothic"/>
          <w:sz w:val="20"/>
          <w:szCs w:val="22"/>
        </w:rPr>
        <w:t xml:space="preserve"> Instruction</w:t>
      </w:r>
    </w:p>
    <w:p w14:paraId="283EB646" w14:textId="77777777" w:rsidR="00E241E5" w:rsidRPr="00912EC7" w:rsidRDefault="00E241E5" w:rsidP="00FC066B">
      <w:pPr>
        <w:jc w:val="center"/>
        <w:rPr>
          <w:rFonts w:ascii="Century Gothic" w:hAnsi="Century Gothic"/>
          <w:b/>
          <w:color w:val="000000"/>
          <w:sz w:val="20"/>
          <w:szCs w:val="18"/>
        </w:rPr>
      </w:pPr>
    </w:p>
    <w:p w14:paraId="08E371D3" w14:textId="77777777" w:rsidR="00871555" w:rsidRPr="00912EC7" w:rsidRDefault="00871555" w:rsidP="00FC066B">
      <w:pPr>
        <w:pStyle w:val="ListParagraph"/>
        <w:widowControl w:val="0"/>
        <w:autoSpaceDE w:val="0"/>
        <w:autoSpaceDN w:val="0"/>
        <w:adjustRightInd w:val="0"/>
        <w:ind w:left="0"/>
        <w:jc w:val="center"/>
        <w:rPr>
          <w:rFonts w:ascii="Century Gothic" w:hAnsi="Century Gothic"/>
          <w:b/>
          <w:sz w:val="20"/>
          <w:szCs w:val="18"/>
          <w:u w:val="single"/>
        </w:rPr>
      </w:pPr>
      <w:r w:rsidRPr="00912EC7">
        <w:rPr>
          <w:rFonts w:ascii="Century Gothic" w:hAnsi="Century Gothic"/>
          <w:b/>
          <w:sz w:val="20"/>
          <w:szCs w:val="18"/>
          <w:u w:val="single"/>
        </w:rPr>
        <w:t>INFLIGHT SERVICES INSTRUCTION</w:t>
      </w:r>
    </w:p>
    <w:p w14:paraId="18926FB1" w14:textId="77777777" w:rsidR="00871555" w:rsidRPr="00912EC7" w:rsidRDefault="00871555" w:rsidP="009A4DF3">
      <w:pPr>
        <w:ind w:left="720"/>
        <w:rPr>
          <w:rFonts w:ascii="Century Gothic" w:hAnsi="Century Gothic"/>
          <w:sz w:val="20"/>
          <w:szCs w:val="18"/>
        </w:rPr>
      </w:pPr>
    </w:p>
    <w:tbl>
      <w:tblPr>
        <w:tblW w:w="160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609"/>
      </w:tblGrid>
      <w:tr w:rsidR="00E241E5" w:rsidRPr="00912EC7" w14:paraId="786F1C0E" w14:textId="77777777" w:rsidTr="00622629">
        <w:trPr>
          <w:trHeight w:val="908"/>
        </w:trPr>
        <w:tc>
          <w:tcPr>
            <w:tcW w:w="1609" w:type="dxa"/>
          </w:tcPr>
          <w:p w14:paraId="44D38A14" w14:textId="77777777" w:rsidR="008748A2" w:rsidRPr="00912EC7" w:rsidRDefault="003242C7"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Issue No.</w:t>
            </w:r>
          </w:p>
          <w:p w14:paraId="026504A0" w14:textId="77777777" w:rsidR="00E241E5" w:rsidRPr="00912EC7" w:rsidRDefault="00E241E5" w:rsidP="009A4DF3">
            <w:pPr>
              <w:spacing w:after="200" w:line="276" w:lineRule="auto"/>
              <w:rPr>
                <w:rFonts w:ascii="Century Gothic" w:eastAsia="Calibri" w:hAnsi="Century Gothic"/>
                <w:sz w:val="20"/>
                <w:szCs w:val="18"/>
                <w:lang w:val="en-US"/>
              </w:rPr>
            </w:pPr>
          </w:p>
        </w:tc>
      </w:tr>
    </w:tbl>
    <w:p w14:paraId="59942C30" w14:textId="77777777" w:rsidR="00E241E5" w:rsidRPr="00912EC7" w:rsidRDefault="00E241E5" w:rsidP="009A4DF3">
      <w:pPr>
        <w:spacing w:after="200" w:line="276" w:lineRule="auto"/>
        <w:rPr>
          <w:rFonts w:ascii="Century Gothic" w:eastAsia="Calibri" w:hAnsi="Century Gothic"/>
          <w:sz w:val="20"/>
          <w:lang w:val="en-US"/>
        </w:rPr>
      </w:pPr>
    </w:p>
    <w:tbl>
      <w:tblPr>
        <w:tblW w:w="7805" w:type="dxa"/>
        <w:tblLook w:val="04A0" w:firstRow="1" w:lastRow="0" w:firstColumn="1" w:lastColumn="0" w:noHBand="0" w:noVBand="1"/>
      </w:tblPr>
      <w:tblGrid>
        <w:gridCol w:w="2322"/>
        <w:gridCol w:w="521"/>
        <w:gridCol w:w="4962"/>
      </w:tblGrid>
      <w:tr w:rsidR="00E241E5" w:rsidRPr="00912EC7" w14:paraId="73D85006" w14:textId="77777777" w:rsidTr="00622629">
        <w:trPr>
          <w:trHeight w:val="117"/>
        </w:trPr>
        <w:tc>
          <w:tcPr>
            <w:tcW w:w="2260" w:type="dxa"/>
            <w:vAlign w:val="center"/>
          </w:tcPr>
          <w:p w14:paraId="24701BF5" w14:textId="7CD38029"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Issue Date:</w:t>
            </w:r>
          </w:p>
        </w:tc>
        <w:tc>
          <w:tcPr>
            <w:tcW w:w="527" w:type="dxa"/>
          </w:tcPr>
          <w:p w14:paraId="7BED5CC4"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5C0CD871" w14:textId="77777777"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TBC</w:t>
            </w:r>
          </w:p>
        </w:tc>
      </w:tr>
      <w:tr w:rsidR="00E241E5" w:rsidRPr="00912EC7" w14:paraId="5F66F560" w14:textId="77777777" w:rsidTr="00622629">
        <w:trPr>
          <w:trHeight w:val="117"/>
        </w:trPr>
        <w:tc>
          <w:tcPr>
            <w:tcW w:w="2260" w:type="dxa"/>
            <w:vAlign w:val="center"/>
          </w:tcPr>
          <w:p w14:paraId="4C82E260" w14:textId="096FF21F"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Queries to:</w:t>
            </w:r>
          </w:p>
        </w:tc>
        <w:tc>
          <w:tcPr>
            <w:tcW w:w="527" w:type="dxa"/>
          </w:tcPr>
          <w:p w14:paraId="543361CD"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523BE903" w14:textId="77777777" w:rsidR="00E241E5" w:rsidRPr="00912EC7" w:rsidRDefault="00000000" w:rsidP="009A4DF3">
            <w:pPr>
              <w:spacing w:after="200" w:line="276" w:lineRule="auto"/>
              <w:rPr>
                <w:rFonts w:ascii="Century Gothic" w:eastAsia="Calibri" w:hAnsi="Century Gothic"/>
                <w:b/>
                <w:sz w:val="20"/>
                <w:lang w:val="en-US"/>
              </w:rPr>
            </w:pPr>
            <w:hyperlink r:id="rId25" w:history="1">
              <w:r w:rsidR="00463385" w:rsidRPr="00912EC7">
                <w:rPr>
                  <w:rStyle w:val="Hyperlink"/>
                  <w:rFonts w:ascii="Century Gothic" w:eastAsia="Calibri" w:hAnsi="Century Gothic"/>
                  <w:b/>
                  <w:sz w:val="20"/>
                  <w:lang w:val="en-US"/>
                </w:rPr>
                <w:t>TBC@fly.virgin.com</w:t>
              </w:r>
            </w:hyperlink>
          </w:p>
        </w:tc>
      </w:tr>
      <w:tr w:rsidR="00E241E5" w:rsidRPr="00912EC7" w14:paraId="357E3DB6" w14:textId="77777777" w:rsidTr="00622629">
        <w:trPr>
          <w:trHeight w:val="117"/>
        </w:trPr>
        <w:tc>
          <w:tcPr>
            <w:tcW w:w="7805" w:type="dxa"/>
            <w:gridSpan w:val="3"/>
            <w:vAlign w:val="center"/>
          </w:tcPr>
          <w:p w14:paraId="0BE04330" w14:textId="77777777" w:rsidR="00E241E5" w:rsidRPr="00912EC7" w:rsidRDefault="00E241E5" w:rsidP="009A4DF3">
            <w:pPr>
              <w:spacing w:after="200" w:line="276" w:lineRule="auto"/>
              <w:rPr>
                <w:rFonts w:ascii="Century Gothic" w:eastAsia="Calibri" w:hAnsi="Century Gothic"/>
                <w:b/>
                <w:color w:val="FF0000"/>
                <w:sz w:val="32"/>
                <w:szCs w:val="32"/>
                <w:u w:val="single"/>
                <w:lang w:val="en-US"/>
              </w:rPr>
            </w:pPr>
            <w:r w:rsidRPr="00912EC7">
              <w:rPr>
                <w:rFonts w:ascii="Century Gothic" w:eastAsia="Calibri" w:hAnsi="Century Gothic"/>
                <w:b/>
                <w:color w:val="FF0000"/>
                <w:sz w:val="32"/>
                <w:szCs w:val="32"/>
                <w:u w:val="single"/>
                <w:lang w:val="en-US"/>
              </w:rPr>
              <w:t>“INSTRUCTION NAME”</w:t>
            </w:r>
          </w:p>
        </w:tc>
      </w:tr>
      <w:tr w:rsidR="00E241E5" w:rsidRPr="00912EC7" w14:paraId="17D28F98" w14:textId="77777777" w:rsidTr="00622629">
        <w:trPr>
          <w:trHeight w:val="117"/>
        </w:trPr>
        <w:tc>
          <w:tcPr>
            <w:tcW w:w="2260" w:type="dxa"/>
            <w:vAlign w:val="center"/>
          </w:tcPr>
          <w:p w14:paraId="47124E93" w14:textId="0D20CE3A"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Background/</w:t>
            </w:r>
            <w:r w:rsidR="007C7539" w:rsidRPr="00912EC7">
              <w:rPr>
                <w:rFonts w:ascii="Century Gothic" w:eastAsia="Calibri" w:hAnsi="Century Gothic"/>
                <w:sz w:val="20"/>
                <w:lang w:val="en-US"/>
              </w:rPr>
              <w:t>Purpose:</w:t>
            </w:r>
          </w:p>
        </w:tc>
        <w:tc>
          <w:tcPr>
            <w:tcW w:w="527" w:type="dxa"/>
          </w:tcPr>
          <w:p w14:paraId="245D46FA"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2978BC0A" w14:textId="77777777"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TBC</w:t>
            </w:r>
          </w:p>
        </w:tc>
      </w:tr>
      <w:tr w:rsidR="00E241E5" w:rsidRPr="00912EC7" w14:paraId="080B6DBD" w14:textId="77777777" w:rsidTr="00622629">
        <w:trPr>
          <w:trHeight w:val="117"/>
        </w:trPr>
        <w:tc>
          <w:tcPr>
            <w:tcW w:w="2260" w:type="dxa"/>
            <w:vAlign w:val="center"/>
          </w:tcPr>
          <w:p w14:paraId="03DB8A65" w14:textId="1384EBDC"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Effective Date:</w:t>
            </w:r>
          </w:p>
        </w:tc>
        <w:tc>
          <w:tcPr>
            <w:tcW w:w="527" w:type="dxa"/>
          </w:tcPr>
          <w:p w14:paraId="185905CF"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2A4083C2" w14:textId="77777777"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TBC</w:t>
            </w:r>
          </w:p>
        </w:tc>
      </w:tr>
      <w:tr w:rsidR="00E241E5" w:rsidRPr="00912EC7" w14:paraId="093DD08F" w14:textId="77777777" w:rsidTr="00622629">
        <w:trPr>
          <w:trHeight w:val="117"/>
        </w:trPr>
        <w:tc>
          <w:tcPr>
            <w:tcW w:w="2260" w:type="dxa"/>
            <w:vAlign w:val="center"/>
          </w:tcPr>
          <w:p w14:paraId="397DB158" w14:textId="2A5DB3ED"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Stations affected:</w:t>
            </w:r>
          </w:p>
        </w:tc>
        <w:tc>
          <w:tcPr>
            <w:tcW w:w="527" w:type="dxa"/>
          </w:tcPr>
          <w:p w14:paraId="260953F6"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4EE6D9C9" w14:textId="77777777"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TBC</w:t>
            </w:r>
          </w:p>
        </w:tc>
      </w:tr>
      <w:tr w:rsidR="00E241E5" w:rsidRPr="00912EC7" w14:paraId="41BB2C97" w14:textId="77777777" w:rsidTr="00622629">
        <w:trPr>
          <w:trHeight w:val="117"/>
        </w:trPr>
        <w:tc>
          <w:tcPr>
            <w:tcW w:w="2260" w:type="dxa"/>
            <w:vAlign w:val="center"/>
          </w:tcPr>
          <w:p w14:paraId="2376BDF1" w14:textId="30D658D0" w:rsidR="00E241E5" w:rsidRPr="00912EC7" w:rsidRDefault="00E241E5" w:rsidP="009A4DF3">
            <w:pPr>
              <w:spacing w:after="200" w:line="276" w:lineRule="auto"/>
              <w:rPr>
                <w:rFonts w:ascii="Century Gothic" w:eastAsia="Calibri" w:hAnsi="Century Gothic"/>
                <w:sz w:val="20"/>
                <w:lang w:val="en-US"/>
              </w:rPr>
            </w:pPr>
            <w:r w:rsidRPr="00912EC7">
              <w:rPr>
                <w:rFonts w:ascii="Century Gothic" w:eastAsia="Calibri" w:hAnsi="Century Gothic"/>
                <w:sz w:val="20"/>
                <w:lang w:val="en-US"/>
              </w:rPr>
              <w:t>Aircraft affected:</w:t>
            </w:r>
          </w:p>
        </w:tc>
        <w:tc>
          <w:tcPr>
            <w:tcW w:w="527" w:type="dxa"/>
          </w:tcPr>
          <w:p w14:paraId="1D617EAD" w14:textId="77777777" w:rsidR="00E241E5" w:rsidRPr="00912EC7" w:rsidRDefault="00E241E5" w:rsidP="009A4DF3">
            <w:pPr>
              <w:spacing w:after="200" w:line="276" w:lineRule="auto"/>
              <w:rPr>
                <w:rFonts w:ascii="Century Gothic" w:eastAsia="Calibri" w:hAnsi="Century Gothic"/>
                <w:sz w:val="20"/>
                <w:lang w:val="en-US"/>
              </w:rPr>
            </w:pPr>
          </w:p>
        </w:tc>
        <w:tc>
          <w:tcPr>
            <w:tcW w:w="5018" w:type="dxa"/>
          </w:tcPr>
          <w:p w14:paraId="40456832" w14:textId="77777777"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TBC</w:t>
            </w:r>
          </w:p>
        </w:tc>
      </w:tr>
      <w:tr w:rsidR="00E241E5" w:rsidRPr="00912EC7" w14:paraId="5C55E84A" w14:textId="77777777" w:rsidTr="00622629">
        <w:trPr>
          <w:trHeight w:val="117"/>
        </w:trPr>
        <w:tc>
          <w:tcPr>
            <w:tcW w:w="7805" w:type="dxa"/>
            <w:gridSpan w:val="3"/>
            <w:tcBorders>
              <w:bottom w:val="single" w:sz="4" w:space="0" w:color="auto"/>
            </w:tcBorders>
            <w:vAlign w:val="center"/>
          </w:tcPr>
          <w:p w14:paraId="44AA824F" w14:textId="77777777" w:rsidR="00E241E5" w:rsidRPr="00912EC7" w:rsidRDefault="00E241E5" w:rsidP="009A4DF3">
            <w:pPr>
              <w:spacing w:after="200" w:line="276" w:lineRule="auto"/>
              <w:rPr>
                <w:rFonts w:ascii="Century Gothic" w:eastAsia="Calibri" w:hAnsi="Century Gothic"/>
                <w:sz w:val="20"/>
                <w:lang w:val="en-US"/>
              </w:rPr>
            </w:pPr>
          </w:p>
        </w:tc>
      </w:tr>
      <w:tr w:rsidR="00E241E5" w:rsidRPr="00912EC7" w14:paraId="06272C82" w14:textId="77777777" w:rsidTr="00622629">
        <w:trPr>
          <w:trHeight w:val="117"/>
        </w:trPr>
        <w:tc>
          <w:tcPr>
            <w:tcW w:w="7805" w:type="dxa"/>
            <w:gridSpan w:val="3"/>
            <w:tcBorders>
              <w:top w:val="single" w:sz="4" w:space="0" w:color="auto"/>
              <w:left w:val="single" w:sz="4" w:space="0" w:color="auto"/>
              <w:right w:val="single" w:sz="4" w:space="0" w:color="auto"/>
            </w:tcBorders>
            <w:vAlign w:val="center"/>
          </w:tcPr>
          <w:p w14:paraId="66BD45AF" w14:textId="3FA131C6" w:rsidR="00E241E5" w:rsidRPr="00912EC7" w:rsidRDefault="00E241E5" w:rsidP="009A4DF3">
            <w:pPr>
              <w:spacing w:after="200" w:line="276" w:lineRule="auto"/>
              <w:rPr>
                <w:rFonts w:ascii="Century Gothic" w:eastAsia="Calibri" w:hAnsi="Century Gothic"/>
                <w:b/>
                <w:sz w:val="20"/>
                <w:lang w:val="en-US"/>
              </w:rPr>
            </w:pPr>
            <w:r w:rsidRPr="00912EC7">
              <w:rPr>
                <w:rFonts w:ascii="Century Gothic" w:eastAsia="Calibri" w:hAnsi="Century Gothic"/>
                <w:b/>
                <w:sz w:val="20"/>
                <w:lang w:val="en-US"/>
              </w:rPr>
              <w:t>Action:</w:t>
            </w:r>
          </w:p>
        </w:tc>
      </w:tr>
      <w:tr w:rsidR="00E241E5" w:rsidRPr="00912EC7" w14:paraId="533D124B" w14:textId="77777777" w:rsidTr="00622629">
        <w:trPr>
          <w:trHeight w:val="117"/>
        </w:trPr>
        <w:tc>
          <w:tcPr>
            <w:tcW w:w="7805" w:type="dxa"/>
            <w:gridSpan w:val="3"/>
            <w:tcBorders>
              <w:left w:val="single" w:sz="4" w:space="0" w:color="auto"/>
              <w:right w:val="single" w:sz="4" w:space="0" w:color="auto"/>
            </w:tcBorders>
            <w:vAlign w:val="center"/>
          </w:tcPr>
          <w:p w14:paraId="27E33A37" w14:textId="77777777" w:rsidR="00E241E5" w:rsidRPr="00912EC7" w:rsidRDefault="00E241E5" w:rsidP="009A418A">
            <w:pPr>
              <w:numPr>
                <w:ilvl w:val="0"/>
                <w:numId w:val="9"/>
              </w:numPr>
              <w:spacing w:after="200" w:line="276" w:lineRule="auto"/>
              <w:rPr>
                <w:rFonts w:ascii="Century Gothic" w:eastAsia="Calibri" w:hAnsi="Century Gothic"/>
                <w:sz w:val="20"/>
                <w:lang w:val="en-US"/>
              </w:rPr>
            </w:pPr>
          </w:p>
        </w:tc>
      </w:tr>
      <w:tr w:rsidR="00E241E5" w:rsidRPr="00912EC7" w14:paraId="640A8B16" w14:textId="77777777" w:rsidTr="00622629">
        <w:trPr>
          <w:trHeight w:val="117"/>
        </w:trPr>
        <w:tc>
          <w:tcPr>
            <w:tcW w:w="7805" w:type="dxa"/>
            <w:gridSpan w:val="3"/>
            <w:tcBorders>
              <w:left w:val="single" w:sz="4" w:space="0" w:color="auto"/>
              <w:bottom w:val="single" w:sz="4" w:space="0" w:color="auto"/>
              <w:right w:val="single" w:sz="4" w:space="0" w:color="auto"/>
            </w:tcBorders>
            <w:vAlign w:val="center"/>
          </w:tcPr>
          <w:p w14:paraId="68F39791" w14:textId="77777777" w:rsidR="00E241E5" w:rsidRPr="00912EC7" w:rsidRDefault="00E241E5" w:rsidP="009A4DF3">
            <w:pPr>
              <w:spacing w:after="200" w:line="276" w:lineRule="auto"/>
              <w:rPr>
                <w:rFonts w:ascii="Century Gothic" w:eastAsia="Calibri" w:hAnsi="Century Gothic"/>
                <w:b/>
                <w:sz w:val="20"/>
                <w:lang w:val="en-US"/>
              </w:rPr>
            </w:pPr>
          </w:p>
        </w:tc>
      </w:tr>
    </w:tbl>
    <w:p w14:paraId="0386BD09" w14:textId="77777777" w:rsidR="008748A2" w:rsidRPr="00912EC7" w:rsidRDefault="008748A2" w:rsidP="009A4DF3">
      <w:pPr>
        <w:rPr>
          <w:rFonts w:ascii="Century Gothic" w:hAnsi="Century Gothic" w:cstheme="minorHAnsi"/>
          <w:b/>
          <w:bCs/>
          <w:sz w:val="20"/>
          <w:szCs w:val="18"/>
        </w:rPr>
        <w:sectPr w:rsidR="008748A2" w:rsidRPr="00912EC7" w:rsidSect="005A1185">
          <w:pgSz w:w="11900" w:h="16840"/>
          <w:pgMar w:top="1276" w:right="1440" w:bottom="1440" w:left="1418" w:header="720" w:footer="720" w:gutter="0"/>
          <w:cols w:space="720" w:equalWidth="0">
            <w:col w:w="9042"/>
          </w:cols>
          <w:noEndnote/>
        </w:sectPr>
      </w:pPr>
    </w:p>
    <w:p w14:paraId="087EA9E6" w14:textId="0D058A24" w:rsidR="008C6059" w:rsidRPr="00314A64" w:rsidRDefault="00314A64" w:rsidP="0C33B580">
      <w:pPr>
        <w:spacing w:after="240"/>
        <w:jc w:val="center"/>
        <w:rPr>
          <w:rFonts w:ascii="Century Gothic" w:hAnsi="Century Gothic" w:cs="Arial"/>
          <w:b/>
          <w:bCs/>
          <w:sz w:val="20"/>
          <w:u w:val="single"/>
        </w:rPr>
      </w:pPr>
      <w:r w:rsidRPr="00314A64">
        <w:rPr>
          <w:rFonts w:ascii="Century Gothic" w:hAnsi="Century Gothic" w:cs="Arial"/>
          <w:b/>
          <w:bCs/>
          <w:sz w:val="20"/>
          <w:u w:val="single"/>
        </w:rPr>
        <w:lastRenderedPageBreak/>
        <w:t>SC</w:t>
      </w:r>
      <w:r w:rsidR="008C6059" w:rsidRPr="00314A64">
        <w:rPr>
          <w:rFonts w:ascii="Century Gothic" w:hAnsi="Century Gothic" w:cs="Arial"/>
          <w:b/>
          <w:bCs/>
          <w:sz w:val="20"/>
          <w:u w:val="single"/>
        </w:rPr>
        <w:t>HEDULE 1</w:t>
      </w:r>
      <w:r w:rsidRPr="00314A64">
        <w:rPr>
          <w:rFonts w:ascii="Century Gothic" w:hAnsi="Century Gothic" w:cs="Arial"/>
          <w:b/>
          <w:bCs/>
          <w:sz w:val="20"/>
          <w:u w:val="single"/>
        </w:rPr>
        <w:t>3</w:t>
      </w:r>
    </w:p>
    <w:p w14:paraId="24F11567" w14:textId="77777777" w:rsidR="00BE2E8D" w:rsidRPr="00EC57C6" w:rsidRDefault="00BE2E8D" w:rsidP="00BE2E8D">
      <w:pPr>
        <w:spacing w:after="240"/>
        <w:jc w:val="center"/>
        <w:rPr>
          <w:rFonts w:ascii="Century Gothic" w:eastAsia="Calibri" w:hAnsi="Century Gothic" w:cs="Arial"/>
          <w:b/>
          <w:sz w:val="20"/>
          <w:u w:val="single"/>
        </w:rPr>
      </w:pPr>
      <w:r w:rsidRPr="00EC57C6">
        <w:rPr>
          <w:rFonts w:ascii="Century Gothic" w:eastAsia="Calibri" w:hAnsi="Century Gothic" w:cs="Arial"/>
          <w:b/>
          <w:sz w:val="20"/>
          <w:u w:val="single"/>
        </w:rPr>
        <w:t>Standard Contractual Clauses</w:t>
      </w:r>
    </w:p>
    <w:p w14:paraId="4FCEC791" w14:textId="77777777" w:rsidR="00BE2E8D" w:rsidRPr="001D7DAD" w:rsidRDefault="00BE2E8D" w:rsidP="009A418A">
      <w:pPr>
        <w:numPr>
          <w:ilvl w:val="0"/>
          <w:numId w:val="128"/>
        </w:numPr>
        <w:spacing w:after="240"/>
        <w:rPr>
          <w:rFonts w:ascii="Century Gothic" w:hAnsi="Century Gothic" w:cs="Arial"/>
          <w:b/>
          <w:bCs/>
          <w:sz w:val="20"/>
        </w:rPr>
      </w:pPr>
      <w:r w:rsidRPr="001D7DAD">
        <w:rPr>
          <w:rFonts w:ascii="Century Gothic" w:hAnsi="Century Gothic" w:cs="Arial"/>
          <w:b/>
          <w:bCs/>
          <w:sz w:val="20"/>
        </w:rPr>
        <w:t>EEA Standard Contractual Clauses</w:t>
      </w: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9"/>
        <w:gridCol w:w="3308"/>
        <w:gridCol w:w="3461"/>
      </w:tblGrid>
      <w:tr w:rsidR="00BE2E8D" w:rsidRPr="001D7DAD" w14:paraId="24DC98BD" w14:textId="77777777" w:rsidTr="001C3B76">
        <w:tc>
          <w:tcPr>
            <w:tcW w:w="1251" w:type="pct"/>
            <w:shd w:val="clear" w:color="auto" w:fill="7030A0"/>
          </w:tcPr>
          <w:p w14:paraId="4ACAD387" w14:textId="77777777" w:rsidR="00BE2E8D" w:rsidRPr="001D7DAD" w:rsidRDefault="00BE2E8D" w:rsidP="001C3B76">
            <w:pPr>
              <w:spacing w:after="240" w:line="276" w:lineRule="auto"/>
              <w:jc w:val="left"/>
              <w:rPr>
                <w:rFonts w:ascii="Century Gothic" w:hAnsi="Century Gothic" w:cs="Arial"/>
                <w:b/>
                <w:bCs/>
                <w:sz w:val="20"/>
              </w:rPr>
            </w:pPr>
            <w:r w:rsidRPr="001D7DAD">
              <w:rPr>
                <w:rFonts w:ascii="Century Gothic" w:hAnsi="Century Gothic" w:cs="Arial"/>
                <w:b/>
                <w:bCs/>
                <w:sz w:val="20"/>
              </w:rPr>
              <w:t>Reference</w:t>
            </w:r>
          </w:p>
        </w:tc>
        <w:tc>
          <w:tcPr>
            <w:tcW w:w="1832" w:type="pct"/>
            <w:shd w:val="clear" w:color="auto" w:fill="7030A0"/>
          </w:tcPr>
          <w:p w14:paraId="6221B151" w14:textId="77777777" w:rsidR="00BE2E8D" w:rsidRPr="001D7DAD" w:rsidRDefault="00BE2E8D" w:rsidP="001C3B76">
            <w:pPr>
              <w:spacing w:after="240" w:line="276" w:lineRule="auto"/>
              <w:jc w:val="left"/>
              <w:rPr>
                <w:rFonts w:ascii="Century Gothic" w:hAnsi="Century Gothic" w:cs="Arial"/>
                <w:b/>
                <w:bCs/>
                <w:sz w:val="20"/>
              </w:rPr>
            </w:pPr>
            <w:r w:rsidRPr="001D7DAD">
              <w:rPr>
                <w:rFonts w:ascii="Century Gothic" w:hAnsi="Century Gothic" w:cs="Arial"/>
                <w:b/>
                <w:bCs/>
                <w:sz w:val="20"/>
              </w:rPr>
              <w:t>EEA Controller to Controller SCCs</w:t>
            </w:r>
          </w:p>
        </w:tc>
        <w:tc>
          <w:tcPr>
            <w:tcW w:w="1917" w:type="pct"/>
            <w:shd w:val="clear" w:color="auto" w:fill="7030A0"/>
          </w:tcPr>
          <w:p w14:paraId="419C5102" w14:textId="77777777" w:rsidR="00BE2E8D" w:rsidRPr="001D7DAD" w:rsidRDefault="00BE2E8D" w:rsidP="001C3B76">
            <w:pPr>
              <w:spacing w:after="240" w:line="276" w:lineRule="auto"/>
              <w:jc w:val="left"/>
              <w:rPr>
                <w:rFonts w:ascii="Century Gothic" w:hAnsi="Century Gothic" w:cs="Arial"/>
                <w:b/>
                <w:bCs/>
                <w:sz w:val="20"/>
              </w:rPr>
            </w:pPr>
            <w:r w:rsidRPr="001D7DAD">
              <w:rPr>
                <w:rFonts w:ascii="Century Gothic" w:hAnsi="Century Gothic" w:cs="Arial"/>
                <w:b/>
                <w:bCs/>
                <w:sz w:val="20"/>
              </w:rPr>
              <w:t>EEA Controller to Processor SCCs</w:t>
            </w:r>
          </w:p>
        </w:tc>
      </w:tr>
      <w:tr w:rsidR="00BE2E8D" w:rsidRPr="001D7DAD" w14:paraId="13C22B8A" w14:textId="77777777" w:rsidTr="001C3B76">
        <w:tc>
          <w:tcPr>
            <w:tcW w:w="1251" w:type="pct"/>
            <w:shd w:val="clear" w:color="auto" w:fill="auto"/>
          </w:tcPr>
          <w:p w14:paraId="3DDC4A6D"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References to the relevant clauses, which together form the EEA Standard Contractual Clauses</w:t>
            </w:r>
          </w:p>
        </w:tc>
        <w:tc>
          <w:tcPr>
            <w:tcW w:w="1832" w:type="pct"/>
            <w:shd w:val="clear" w:color="auto" w:fill="auto"/>
          </w:tcPr>
          <w:p w14:paraId="4720012D"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Clause 1; Clause 2; Clause 3; Clause 4; Clause 5; Clause 6; Clause 7; Clause 8 Module One; Clause 10 Module One; Clause 11(a); Clause 11 Module One; Clause 12 Module One; Clause 13 Module One; Clause 14 Module One; Clause 15 Module One; Clause 16; Module One; Clause 17; Module One; Clause 18; Module One; including any relevant appendices. Where any of these clauses provide for an optional provision, the Parties' choices with respect to such optional provisions are set out below.</w:t>
            </w:r>
          </w:p>
        </w:tc>
        <w:tc>
          <w:tcPr>
            <w:tcW w:w="1917" w:type="pct"/>
            <w:shd w:val="clear" w:color="auto" w:fill="auto"/>
          </w:tcPr>
          <w:p w14:paraId="31DA036D"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Clause 1; Clause 2; Clause 3; Clause 4; Clause 5; Clause 6; Clause 7; Clause 8 Module Two; Clause 9 Module Two; Clause 10 Module Two; Clause 11(a); Clause 11 Module Two; Clause 12 Module Two; Clause 13 Module Two; Clause 14 Module Two; Clause 15 Module Two; Clause 16; Clause 17 Module Two; Clause 18 Module Two; including any relevant appendices. Where any of these clauses provide for an optional provision, the Parties' choices with respect to such optional provisions are set out below.</w:t>
            </w:r>
          </w:p>
        </w:tc>
      </w:tr>
      <w:tr w:rsidR="00BE2E8D" w:rsidRPr="001D7DAD" w14:paraId="26B8DAAB" w14:textId="77777777" w:rsidTr="001C3B76">
        <w:tc>
          <w:tcPr>
            <w:tcW w:w="1251" w:type="pct"/>
            <w:shd w:val="clear" w:color="auto" w:fill="auto"/>
          </w:tcPr>
          <w:p w14:paraId="1B0D16CA"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Optional Clause 7 (Docking Clause)</w:t>
            </w:r>
          </w:p>
        </w:tc>
        <w:tc>
          <w:tcPr>
            <w:tcW w:w="1832" w:type="pct"/>
            <w:shd w:val="clear" w:color="auto" w:fill="auto"/>
          </w:tcPr>
          <w:p w14:paraId="60300C10"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This optional clause is not selected</w:t>
            </w:r>
          </w:p>
        </w:tc>
        <w:tc>
          <w:tcPr>
            <w:tcW w:w="1917" w:type="pct"/>
            <w:shd w:val="clear" w:color="auto" w:fill="auto"/>
          </w:tcPr>
          <w:p w14:paraId="2E4BA2FF"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This optional clause is not selected.</w:t>
            </w:r>
          </w:p>
        </w:tc>
      </w:tr>
      <w:tr w:rsidR="00BE2E8D" w:rsidRPr="001D7DAD" w14:paraId="2F617AB1" w14:textId="77777777" w:rsidTr="001C3B76">
        <w:tc>
          <w:tcPr>
            <w:tcW w:w="1251" w:type="pct"/>
            <w:shd w:val="clear" w:color="auto" w:fill="auto"/>
          </w:tcPr>
          <w:p w14:paraId="1CA99748" w14:textId="77777777" w:rsidR="00BE2E8D" w:rsidRPr="001D7DAD" w:rsidRDefault="00BE2E8D" w:rsidP="001C3B76">
            <w:pPr>
              <w:spacing w:after="240" w:line="276" w:lineRule="auto"/>
              <w:jc w:val="left"/>
              <w:rPr>
                <w:rFonts w:ascii="Century Gothic" w:hAnsi="Century Gothic" w:cs="Arial"/>
                <w:sz w:val="20"/>
                <w:highlight w:val="yellow"/>
              </w:rPr>
            </w:pPr>
            <w:bookmarkStart w:id="125" w:name="_Hlk125626532"/>
            <w:r w:rsidRPr="001D7DAD">
              <w:rPr>
                <w:rFonts w:ascii="Century Gothic" w:hAnsi="Century Gothic" w:cs="Arial"/>
                <w:sz w:val="20"/>
              </w:rPr>
              <w:t>Clause 9 (a) options (use of sub processors)</w:t>
            </w:r>
          </w:p>
        </w:tc>
        <w:tc>
          <w:tcPr>
            <w:tcW w:w="1832" w:type="pct"/>
            <w:shd w:val="clear" w:color="auto" w:fill="auto"/>
          </w:tcPr>
          <w:p w14:paraId="311D71BC" w14:textId="77777777" w:rsidR="00BE2E8D" w:rsidRPr="001D7DAD" w:rsidRDefault="00BE2E8D" w:rsidP="001C3B76">
            <w:pPr>
              <w:spacing w:after="240" w:line="276" w:lineRule="auto"/>
              <w:jc w:val="left"/>
              <w:rPr>
                <w:rFonts w:ascii="Century Gothic" w:hAnsi="Century Gothic" w:cs="Arial"/>
                <w:sz w:val="20"/>
                <w:highlight w:val="yellow"/>
              </w:rPr>
            </w:pPr>
            <w:r w:rsidRPr="001D7DAD">
              <w:rPr>
                <w:rFonts w:ascii="Century Gothic" w:hAnsi="Century Gothic" w:cs="Arial"/>
                <w:sz w:val="20"/>
                <w:highlight w:val="yellow"/>
              </w:rPr>
              <w:t>N/A</w:t>
            </w:r>
          </w:p>
        </w:tc>
        <w:tc>
          <w:tcPr>
            <w:tcW w:w="1917" w:type="pct"/>
            <w:shd w:val="clear" w:color="auto" w:fill="auto"/>
          </w:tcPr>
          <w:p w14:paraId="51A10533"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Option 1: Specific Prior Authorisation</w:t>
            </w:r>
          </w:p>
          <w:p w14:paraId="29514F71"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 xml:space="preserve">The Parties specify the </w:t>
            </w:r>
            <w:proofErr w:type="gramStart"/>
            <w:r w:rsidRPr="001D7DAD">
              <w:rPr>
                <w:rFonts w:ascii="Century Gothic" w:hAnsi="Century Gothic" w:cs="Arial"/>
                <w:sz w:val="20"/>
              </w:rPr>
              <w:t>time period</w:t>
            </w:r>
            <w:proofErr w:type="gramEnd"/>
            <w:r w:rsidRPr="001D7DAD">
              <w:rPr>
                <w:rFonts w:ascii="Century Gothic" w:hAnsi="Century Gothic" w:cs="Arial"/>
                <w:sz w:val="20"/>
              </w:rPr>
              <w:t xml:space="preserve"> as follows: [</w:t>
            </w:r>
            <w:r w:rsidRPr="001D7DAD">
              <w:rPr>
                <w:rFonts w:ascii="Century Gothic" w:hAnsi="Century Gothic" w:cs="Arial"/>
                <w:sz w:val="20"/>
                <w:highlight w:val="yellow"/>
              </w:rPr>
              <w:t>30 days</w:t>
            </w:r>
            <w:r w:rsidRPr="001D7DAD">
              <w:rPr>
                <w:rFonts w:ascii="Century Gothic" w:hAnsi="Century Gothic" w:cs="Arial"/>
                <w:sz w:val="20"/>
              </w:rPr>
              <w:t>]</w:t>
            </w:r>
          </w:p>
        </w:tc>
      </w:tr>
      <w:bookmarkEnd w:id="125"/>
      <w:tr w:rsidR="00BE2E8D" w:rsidRPr="001D7DAD" w14:paraId="6C35B9EF" w14:textId="77777777" w:rsidTr="001C3B76">
        <w:tc>
          <w:tcPr>
            <w:tcW w:w="1251" w:type="pct"/>
            <w:shd w:val="clear" w:color="auto" w:fill="auto"/>
          </w:tcPr>
          <w:p w14:paraId="49ACAD92"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Optional Clause 11(a) (Redress)</w:t>
            </w:r>
          </w:p>
        </w:tc>
        <w:tc>
          <w:tcPr>
            <w:tcW w:w="1832" w:type="pct"/>
            <w:shd w:val="clear" w:color="auto" w:fill="auto"/>
          </w:tcPr>
          <w:p w14:paraId="008B88A5"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The optional clause under Clause 11 (a) shall not apply.</w:t>
            </w:r>
          </w:p>
        </w:tc>
        <w:tc>
          <w:tcPr>
            <w:tcW w:w="1917" w:type="pct"/>
            <w:shd w:val="clear" w:color="auto" w:fill="auto"/>
          </w:tcPr>
          <w:p w14:paraId="0405C3D0"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The optional clause under Clause 11 (a) shall not apply.</w:t>
            </w:r>
          </w:p>
        </w:tc>
      </w:tr>
      <w:tr w:rsidR="00BE2E8D" w:rsidRPr="001D7DAD" w14:paraId="17DB0541" w14:textId="77777777" w:rsidTr="001C3B76">
        <w:tc>
          <w:tcPr>
            <w:tcW w:w="1251" w:type="pct"/>
            <w:shd w:val="clear" w:color="auto" w:fill="auto"/>
          </w:tcPr>
          <w:p w14:paraId="642AF413" w14:textId="77777777" w:rsidR="00BE2E8D" w:rsidRPr="001D7DAD" w:rsidRDefault="00BE2E8D" w:rsidP="001C3B76">
            <w:pPr>
              <w:spacing w:after="240" w:line="276" w:lineRule="auto"/>
              <w:jc w:val="left"/>
              <w:rPr>
                <w:rFonts w:ascii="Century Gothic" w:hAnsi="Century Gothic" w:cs="Arial"/>
                <w:sz w:val="20"/>
              </w:rPr>
            </w:pPr>
            <w:bookmarkStart w:id="126" w:name="_Hlk125626399"/>
            <w:r w:rsidRPr="001D7DAD">
              <w:rPr>
                <w:rFonts w:ascii="Century Gothic" w:hAnsi="Century Gothic" w:cs="Arial"/>
                <w:sz w:val="20"/>
              </w:rPr>
              <w:t>Optional Clause 13(a) (competent supervisory authority)</w:t>
            </w:r>
          </w:p>
        </w:tc>
        <w:tc>
          <w:tcPr>
            <w:tcW w:w="1832" w:type="pct"/>
            <w:shd w:val="clear" w:color="auto" w:fill="auto"/>
          </w:tcPr>
          <w:p w14:paraId="5EE26D38"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The second paragraph in Clause 13 (a) shall apply.</w:t>
            </w:r>
          </w:p>
        </w:tc>
        <w:tc>
          <w:tcPr>
            <w:tcW w:w="1917" w:type="pct"/>
            <w:shd w:val="clear" w:color="auto" w:fill="auto"/>
          </w:tcPr>
          <w:p w14:paraId="2F84E1E6"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 xml:space="preserve">The second paragraph in Clause 13 (a) shall apply. </w:t>
            </w:r>
          </w:p>
        </w:tc>
      </w:tr>
      <w:bookmarkEnd w:id="126"/>
      <w:tr w:rsidR="00BE2E8D" w:rsidRPr="001D7DAD" w14:paraId="270EA0EB" w14:textId="77777777" w:rsidTr="001C3B76">
        <w:tc>
          <w:tcPr>
            <w:tcW w:w="1251" w:type="pct"/>
            <w:shd w:val="clear" w:color="auto" w:fill="auto"/>
          </w:tcPr>
          <w:p w14:paraId="48655A24"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Optional Clause 17 (Governing Law)</w:t>
            </w:r>
          </w:p>
        </w:tc>
        <w:tc>
          <w:tcPr>
            <w:tcW w:w="1832" w:type="pct"/>
            <w:shd w:val="clear" w:color="auto" w:fill="auto"/>
          </w:tcPr>
          <w:p w14:paraId="733FF483"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Ireland</w:t>
            </w:r>
          </w:p>
          <w:p w14:paraId="779432D5" w14:textId="77777777" w:rsidR="00BE2E8D" w:rsidRPr="001D7DAD" w:rsidRDefault="00BE2E8D" w:rsidP="001C3B76">
            <w:pPr>
              <w:spacing w:after="240" w:line="276" w:lineRule="auto"/>
              <w:jc w:val="left"/>
              <w:rPr>
                <w:rFonts w:ascii="Century Gothic" w:hAnsi="Century Gothic" w:cs="Arial"/>
                <w:sz w:val="20"/>
              </w:rPr>
            </w:pPr>
          </w:p>
        </w:tc>
        <w:tc>
          <w:tcPr>
            <w:tcW w:w="1917" w:type="pct"/>
            <w:shd w:val="clear" w:color="auto" w:fill="auto"/>
          </w:tcPr>
          <w:p w14:paraId="0B6F0F4A"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Ireland</w:t>
            </w:r>
          </w:p>
          <w:p w14:paraId="3EAA51BD" w14:textId="77777777" w:rsidR="00BE2E8D" w:rsidRPr="001D7DAD" w:rsidRDefault="00BE2E8D" w:rsidP="001C3B76">
            <w:pPr>
              <w:spacing w:after="240" w:line="276" w:lineRule="auto"/>
              <w:jc w:val="left"/>
              <w:rPr>
                <w:rFonts w:ascii="Century Gothic" w:hAnsi="Century Gothic" w:cs="Arial"/>
                <w:sz w:val="20"/>
              </w:rPr>
            </w:pPr>
          </w:p>
        </w:tc>
      </w:tr>
      <w:tr w:rsidR="00BE2E8D" w:rsidRPr="001D7DAD" w14:paraId="633569CD" w14:textId="77777777" w:rsidTr="001C3B76">
        <w:tc>
          <w:tcPr>
            <w:tcW w:w="1251" w:type="pct"/>
            <w:shd w:val="clear" w:color="auto" w:fill="auto"/>
          </w:tcPr>
          <w:p w14:paraId="7740285E"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 xml:space="preserve">Clause 18 (Courts): for the purposes of Clause 18 </w:t>
            </w:r>
            <w:r w:rsidRPr="001D7DAD">
              <w:rPr>
                <w:rFonts w:ascii="Century Gothic" w:hAnsi="Century Gothic" w:cs="Arial"/>
                <w:sz w:val="20"/>
              </w:rPr>
              <w:lastRenderedPageBreak/>
              <w:t>paragraph (b) the Parties agree that any dispute shall be resolved by:</w:t>
            </w:r>
          </w:p>
        </w:tc>
        <w:tc>
          <w:tcPr>
            <w:tcW w:w="1832" w:type="pct"/>
            <w:shd w:val="clear" w:color="auto" w:fill="auto"/>
          </w:tcPr>
          <w:p w14:paraId="7359858C"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lastRenderedPageBreak/>
              <w:t>The Courts of Ireland</w:t>
            </w:r>
          </w:p>
        </w:tc>
        <w:tc>
          <w:tcPr>
            <w:tcW w:w="1917" w:type="pct"/>
            <w:shd w:val="clear" w:color="auto" w:fill="auto"/>
          </w:tcPr>
          <w:p w14:paraId="4C653F2C"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The Courts of Ireland</w:t>
            </w:r>
          </w:p>
        </w:tc>
      </w:tr>
      <w:tr w:rsidR="00BE2E8D" w:rsidRPr="001D7DAD" w14:paraId="3F78B81A" w14:textId="77777777" w:rsidTr="001C3B76">
        <w:trPr>
          <w:trHeight w:val="4349"/>
        </w:trPr>
        <w:tc>
          <w:tcPr>
            <w:tcW w:w="1251" w:type="pct"/>
            <w:shd w:val="clear" w:color="auto" w:fill="auto"/>
          </w:tcPr>
          <w:p w14:paraId="1328D01E"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Annex 1A: List of Parties</w:t>
            </w:r>
          </w:p>
        </w:tc>
        <w:tc>
          <w:tcPr>
            <w:tcW w:w="1832" w:type="pct"/>
            <w:shd w:val="clear" w:color="auto" w:fill="auto"/>
          </w:tcPr>
          <w:p w14:paraId="1FC4BEEE"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Virgin Atlantic Airways Limited and the Supplier (Controller/Importer) as set out in the Agreement.</w:t>
            </w:r>
          </w:p>
          <w:p w14:paraId="59DD747F"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 xml:space="preserve">Exporter Contact person’s name, </w:t>
            </w:r>
            <w:proofErr w:type="gramStart"/>
            <w:r w:rsidRPr="001D7DAD">
              <w:rPr>
                <w:rFonts w:ascii="Century Gothic" w:hAnsi="Century Gothic" w:cs="Arial"/>
                <w:sz w:val="20"/>
              </w:rPr>
              <w:t>position</w:t>
            </w:r>
            <w:proofErr w:type="gramEnd"/>
            <w:r w:rsidRPr="001D7DAD">
              <w:rPr>
                <w:rFonts w:ascii="Century Gothic" w:hAnsi="Century Gothic" w:cs="Arial"/>
                <w:sz w:val="20"/>
              </w:rPr>
              <w:t xml:space="preserve"> and contact details: [</w:t>
            </w:r>
            <w:r w:rsidRPr="001D7DAD">
              <w:rPr>
                <w:rFonts w:ascii="Century Gothic" w:hAnsi="Century Gothic" w:cs="Arial"/>
                <w:sz w:val="20"/>
                <w:highlight w:val="yellow"/>
              </w:rPr>
              <w:t>TBC</w:t>
            </w:r>
            <w:r w:rsidRPr="001D7DAD">
              <w:rPr>
                <w:rFonts w:ascii="Century Gothic" w:hAnsi="Century Gothic" w:cs="Arial"/>
                <w:sz w:val="20"/>
              </w:rPr>
              <w:t>]</w:t>
            </w:r>
          </w:p>
          <w:p w14:paraId="1FCB0348"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 xml:space="preserve">Importer Contact person’s name, </w:t>
            </w:r>
            <w:proofErr w:type="gramStart"/>
            <w:r w:rsidRPr="001D7DAD">
              <w:rPr>
                <w:rFonts w:ascii="Century Gothic" w:hAnsi="Century Gothic" w:cs="Arial"/>
                <w:sz w:val="20"/>
              </w:rPr>
              <w:t>position</w:t>
            </w:r>
            <w:proofErr w:type="gramEnd"/>
            <w:r w:rsidRPr="001D7DAD">
              <w:rPr>
                <w:rFonts w:ascii="Century Gothic" w:hAnsi="Century Gothic" w:cs="Arial"/>
                <w:sz w:val="20"/>
              </w:rPr>
              <w:t xml:space="preserve"> and contact details: [</w:t>
            </w:r>
            <w:r w:rsidRPr="001D7DAD">
              <w:rPr>
                <w:rFonts w:ascii="Century Gothic" w:hAnsi="Century Gothic" w:cs="Arial"/>
                <w:sz w:val="20"/>
                <w:highlight w:val="yellow"/>
              </w:rPr>
              <w:t>TBC</w:t>
            </w:r>
            <w:r w:rsidRPr="001D7DAD">
              <w:rPr>
                <w:rFonts w:ascii="Century Gothic" w:hAnsi="Century Gothic" w:cs="Arial"/>
                <w:sz w:val="20"/>
              </w:rPr>
              <w:t>]</w:t>
            </w:r>
          </w:p>
          <w:p w14:paraId="4A499E26"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Activities relevant to the data transferred under these Clauses: [</w:t>
            </w:r>
            <w:r w:rsidRPr="001D7DAD">
              <w:rPr>
                <w:rFonts w:ascii="Century Gothic" w:hAnsi="Century Gothic" w:cs="Arial"/>
                <w:sz w:val="20"/>
                <w:highlight w:val="yellow"/>
              </w:rPr>
              <w:t>TBC</w:t>
            </w:r>
            <w:r w:rsidRPr="001D7DAD">
              <w:rPr>
                <w:rFonts w:ascii="Century Gothic" w:hAnsi="Century Gothic" w:cs="Arial"/>
                <w:sz w:val="20"/>
              </w:rPr>
              <w:t>]</w:t>
            </w:r>
          </w:p>
        </w:tc>
        <w:tc>
          <w:tcPr>
            <w:tcW w:w="1917" w:type="pct"/>
            <w:shd w:val="clear" w:color="auto" w:fill="auto"/>
          </w:tcPr>
          <w:p w14:paraId="0544EC1A"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Virgin Atlantic Airways Limited Holidays Limited and the Supplier (Processor/Importer) as set out in the Agreement.</w:t>
            </w:r>
          </w:p>
          <w:p w14:paraId="4022622F"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 xml:space="preserve">Exporter Contact person’s name, </w:t>
            </w:r>
            <w:proofErr w:type="gramStart"/>
            <w:r w:rsidRPr="001D7DAD">
              <w:rPr>
                <w:rFonts w:ascii="Century Gothic" w:hAnsi="Century Gothic" w:cs="Arial"/>
                <w:sz w:val="20"/>
              </w:rPr>
              <w:t>position</w:t>
            </w:r>
            <w:proofErr w:type="gramEnd"/>
            <w:r w:rsidRPr="001D7DAD">
              <w:rPr>
                <w:rFonts w:ascii="Century Gothic" w:hAnsi="Century Gothic" w:cs="Arial"/>
                <w:sz w:val="20"/>
              </w:rPr>
              <w:t xml:space="preserve"> and contact details: [</w:t>
            </w:r>
            <w:r w:rsidRPr="001D7DAD">
              <w:rPr>
                <w:rFonts w:ascii="Century Gothic" w:hAnsi="Century Gothic" w:cs="Arial"/>
                <w:sz w:val="20"/>
                <w:highlight w:val="yellow"/>
              </w:rPr>
              <w:t>TBC</w:t>
            </w:r>
            <w:r w:rsidRPr="001D7DAD">
              <w:rPr>
                <w:rFonts w:ascii="Century Gothic" w:hAnsi="Century Gothic" w:cs="Arial"/>
                <w:sz w:val="20"/>
              </w:rPr>
              <w:t>]</w:t>
            </w:r>
          </w:p>
          <w:p w14:paraId="021D7C85"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 xml:space="preserve">Importer Contact person’s name, </w:t>
            </w:r>
            <w:proofErr w:type="gramStart"/>
            <w:r w:rsidRPr="001D7DAD">
              <w:rPr>
                <w:rFonts w:ascii="Century Gothic" w:hAnsi="Century Gothic" w:cs="Arial"/>
                <w:sz w:val="20"/>
              </w:rPr>
              <w:t>position</w:t>
            </w:r>
            <w:proofErr w:type="gramEnd"/>
            <w:r w:rsidRPr="001D7DAD">
              <w:rPr>
                <w:rFonts w:ascii="Century Gothic" w:hAnsi="Century Gothic" w:cs="Arial"/>
                <w:sz w:val="20"/>
              </w:rPr>
              <w:t xml:space="preserve"> and contact details: [</w:t>
            </w:r>
            <w:r w:rsidRPr="001D7DAD">
              <w:rPr>
                <w:rFonts w:ascii="Century Gothic" w:hAnsi="Century Gothic" w:cs="Arial"/>
                <w:sz w:val="20"/>
                <w:highlight w:val="yellow"/>
              </w:rPr>
              <w:t>TBC</w:t>
            </w:r>
            <w:r w:rsidRPr="001D7DAD">
              <w:rPr>
                <w:rFonts w:ascii="Century Gothic" w:hAnsi="Century Gothic" w:cs="Arial"/>
                <w:sz w:val="20"/>
              </w:rPr>
              <w:t>]</w:t>
            </w:r>
          </w:p>
          <w:p w14:paraId="403EACD2"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Activities relevant to the data transferred under these Clauses: [</w:t>
            </w:r>
            <w:r w:rsidRPr="001D7DAD">
              <w:rPr>
                <w:rFonts w:ascii="Century Gothic" w:hAnsi="Century Gothic" w:cs="Arial"/>
                <w:sz w:val="20"/>
                <w:highlight w:val="yellow"/>
              </w:rPr>
              <w:t>TBC</w:t>
            </w:r>
            <w:r w:rsidRPr="001D7DAD">
              <w:rPr>
                <w:rFonts w:ascii="Century Gothic" w:hAnsi="Century Gothic" w:cs="Arial"/>
                <w:sz w:val="20"/>
              </w:rPr>
              <w:t xml:space="preserve">] </w:t>
            </w:r>
          </w:p>
        </w:tc>
      </w:tr>
      <w:tr w:rsidR="00BE2E8D" w:rsidRPr="001D7DAD" w14:paraId="5150B667" w14:textId="77777777" w:rsidTr="001C3B76">
        <w:tc>
          <w:tcPr>
            <w:tcW w:w="1251" w:type="pct"/>
            <w:shd w:val="clear" w:color="auto" w:fill="auto"/>
          </w:tcPr>
          <w:p w14:paraId="153B96B0"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Annex 1B: Description of Transfer</w:t>
            </w:r>
          </w:p>
        </w:tc>
        <w:tc>
          <w:tcPr>
            <w:tcW w:w="1832" w:type="pct"/>
            <w:shd w:val="clear" w:color="auto" w:fill="auto"/>
          </w:tcPr>
          <w:p w14:paraId="2A109E3A"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As set out in Appendix 1 to this Schedule</w:t>
            </w:r>
          </w:p>
        </w:tc>
        <w:tc>
          <w:tcPr>
            <w:tcW w:w="1917" w:type="pct"/>
            <w:shd w:val="clear" w:color="auto" w:fill="auto"/>
          </w:tcPr>
          <w:p w14:paraId="5A92EB10"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As set out in Appendix 1 to this Schedule</w:t>
            </w:r>
          </w:p>
        </w:tc>
      </w:tr>
      <w:tr w:rsidR="00BE2E8D" w:rsidRPr="001D7DAD" w14:paraId="7885B602" w14:textId="77777777" w:rsidTr="001C3B76">
        <w:tc>
          <w:tcPr>
            <w:tcW w:w="1251" w:type="pct"/>
            <w:shd w:val="clear" w:color="auto" w:fill="auto"/>
          </w:tcPr>
          <w:p w14:paraId="20727559"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Annex 1C: Competent Supervisory Authority</w:t>
            </w:r>
          </w:p>
        </w:tc>
        <w:tc>
          <w:tcPr>
            <w:tcW w:w="1832" w:type="pct"/>
            <w:shd w:val="clear" w:color="auto" w:fill="auto"/>
          </w:tcPr>
          <w:p w14:paraId="620C8855"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Irish Data Protection Commission</w:t>
            </w:r>
          </w:p>
        </w:tc>
        <w:tc>
          <w:tcPr>
            <w:tcW w:w="1917" w:type="pct"/>
            <w:shd w:val="clear" w:color="auto" w:fill="auto"/>
          </w:tcPr>
          <w:p w14:paraId="15D71D24"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Irish Data Protection Commission</w:t>
            </w:r>
          </w:p>
        </w:tc>
      </w:tr>
      <w:tr w:rsidR="00BE2E8D" w:rsidRPr="001D7DAD" w14:paraId="11F96B42" w14:textId="77777777" w:rsidTr="001C3B76">
        <w:tc>
          <w:tcPr>
            <w:tcW w:w="1251" w:type="pct"/>
            <w:shd w:val="clear" w:color="auto" w:fill="auto"/>
          </w:tcPr>
          <w:p w14:paraId="3CA452F4"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Annex II: Technical and organisational measures including technical and organisational measures to ensure the security of the data</w:t>
            </w:r>
          </w:p>
        </w:tc>
        <w:tc>
          <w:tcPr>
            <w:tcW w:w="1832" w:type="pct"/>
            <w:shd w:val="clear" w:color="auto" w:fill="auto"/>
          </w:tcPr>
          <w:p w14:paraId="070F2799"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As set out in Appendix 2 to this Schedule (Technical and Organisational Measures)</w:t>
            </w:r>
          </w:p>
        </w:tc>
        <w:tc>
          <w:tcPr>
            <w:tcW w:w="1917" w:type="pct"/>
            <w:shd w:val="clear" w:color="auto" w:fill="auto"/>
          </w:tcPr>
          <w:p w14:paraId="6B6EBA99"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As set out in Appendix 2 to this Schedule (Technical and Organisational Measures)</w:t>
            </w:r>
          </w:p>
        </w:tc>
      </w:tr>
      <w:tr w:rsidR="00BE2E8D" w:rsidRPr="001D7DAD" w14:paraId="50354DE5" w14:textId="77777777" w:rsidTr="001C3B76">
        <w:tc>
          <w:tcPr>
            <w:tcW w:w="1251" w:type="pct"/>
            <w:shd w:val="clear" w:color="auto" w:fill="auto"/>
          </w:tcPr>
          <w:p w14:paraId="28947734"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 xml:space="preserve">For transfers to (sub-) processors, the subject matter, </w:t>
            </w:r>
            <w:proofErr w:type="gramStart"/>
            <w:r w:rsidRPr="001D7DAD">
              <w:rPr>
                <w:rFonts w:ascii="Century Gothic" w:hAnsi="Century Gothic" w:cs="Arial"/>
                <w:sz w:val="20"/>
              </w:rPr>
              <w:t>nature</w:t>
            </w:r>
            <w:proofErr w:type="gramEnd"/>
            <w:r w:rsidRPr="001D7DAD">
              <w:rPr>
                <w:rFonts w:ascii="Century Gothic" w:hAnsi="Century Gothic" w:cs="Arial"/>
                <w:sz w:val="20"/>
              </w:rPr>
              <w:t xml:space="preserve"> and duration of the processing</w:t>
            </w:r>
          </w:p>
        </w:tc>
        <w:tc>
          <w:tcPr>
            <w:tcW w:w="1832" w:type="pct"/>
            <w:shd w:val="clear" w:color="auto" w:fill="auto"/>
          </w:tcPr>
          <w:p w14:paraId="62ADD084"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tbc</w:t>
            </w:r>
            <w:r w:rsidRPr="001D7DAD">
              <w:rPr>
                <w:rFonts w:ascii="Century Gothic" w:hAnsi="Century Gothic" w:cs="Arial"/>
                <w:sz w:val="20"/>
              </w:rPr>
              <w:t>]</w:t>
            </w:r>
          </w:p>
        </w:tc>
        <w:tc>
          <w:tcPr>
            <w:tcW w:w="1917" w:type="pct"/>
            <w:shd w:val="clear" w:color="auto" w:fill="auto"/>
          </w:tcPr>
          <w:p w14:paraId="412554DC" w14:textId="77777777" w:rsidR="00BE2E8D" w:rsidRPr="001D7DAD" w:rsidRDefault="00BE2E8D" w:rsidP="001C3B76">
            <w:pPr>
              <w:spacing w:after="240" w:line="276" w:lineRule="auto"/>
              <w:jc w:val="left"/>
              <w:rPr>
                <w:rFonts w:ascii="Century Gothic" w:hAnsi="Century Gothic" w:cs="Arial"/>
                <w:sz w:val="20"/>
              </w:rPr>
            </w:pPr>
            <w:r w:rsidRPr="001D7DAD">
              <w:rPr>
                <w:rFonts w:ascii="Century Gothic" w:hAnsi="Century Gothic" w:cs="Arial"/>
                <w:sz w:val="20"/>
              </w:rPr>
              <w:t>As set out in Appendix 3 to this Schedule (Sub-processors)</w:t>
            </w:r>
          </w:p>
        </w:tc>
      </w:tr>
    </w:tbl>
    <w:p w14:paraId="27FA1918" w14:textId="77777777" w:rsidR="00BE2E8D" w:rsidRPr="001D7DAD" w:rsidRDefault="00BE2E8D" w:rsidP="00BE2E8D">
      <w:pPr>
        <w:spacing w:after="240"/>
        <w:rPr>
          <w:rFonts w:ascii="Century Gothic" w:eastAsia="Calibri" w:hAnsi="Century Gothic" w:cs="Arial"/>
          <w:sz w:val="20"/>
        </w:rPr>
      </w:pPr>
    </w:p>
    <w:p w14:paraId="40A16B76" w14:textId="77777777" w:rsidR="00BE2E8D" w:rsidRPr="001D7DAD" w:rsidRDefault="00BE2E8D" w:rsidP="009A418A">
      <w:pPr>
        <w:numPr>
          <w:ilvl w:val="0"/>
          <w:numId w:val="128"/>
        </w:numPr>
        <w:spacing w:after="240"/>
        <w:rPr>
          <w:rFonts w:ascii="Century Gothic" w:hAnsi="Century Gothic" w:cs="Arial"/>
          <w:b/>
          <w:bCs/>
          <w:sz w:val="20"/>
        </w:rPr>
      </w:pPr>
      <w:r w:rsidRPr="001D7DAD">
        <w:rPr>
          <w:rFonts w:ascii="Century Gothic" w:hAnsi="Century Gothic" w:cs="Arial"/>
          <w:b/>
          <w:bCs/>
          <w:sz w:val="20"/>
        </w:rPr>
        <w:t>UK Standard Contractual Clauses</w:t>
      </w:r>
    </w:p>
    <w:p w14:paraId="0BA45B1F" w14:textId="77777777" w:rsidR="00BE2E8D" w:rsidRPr="001D7DAD" w:rsidRDefault="00BE2E8D" w:rsidP="00BE2E8D">
      <w:pPr>
        <w:spacing w:after="240"/>
        <w:rPr>
          <w:rFonts w:ascii="Century Gothic" w:hAnsi="Century Gothic" w:cs="Arial"/>
          <w:sz w:val="20"/>
        </w:rPr>
      </w:pPr>
      <w:r w:rsidRPr="001D7DAD">
        <w:rPr>
          <w:rFonts w:ascii="Century Gothic" w:hAnsi="Century Gothic" w:cs="Arial"/>
          <w:sz w:val="20"/>
        </w:rPr>
        <w:t>Part One- Tables</w:t>
      </w:r>
    </w:p>
    <w:p w14:paraId="3B487227" w14:textId="77777777" w:rsidR="00BE2E8D" w:rsidRPr="001D7DAD" w:rsidRDefault="00BE2E8D" w:rsidP="00BE2E8D">
      <w:pPr>
        <w:pStyle w:val="BodyText"/>
        <w:rPr>
          <w:rFonts w:ascii="Century Gothic" w:hAnsi="Century Gothic" w:cs="Arial"/>
          <w:sz w:val="20"/>
        </w:rPr>
      </w:pPr>
      <w:r w:rsidRPr="001D7DAD">
        <w:rPr>
          <w:rFonts w:ascii="Century Gothic" w:hAnsi="Century Gothic" w:cs="Arial"/>
          <w:sz w:val="20"/>
        </w:rPr>
        <w:lastRenderedPageBreak/>
        <w:t>Table 1: Parties</w:t>
      </w:r>
    </w:p>
    <w:p w14:paraId="65501D5B" w14:textId="77777777" w:rsidR="00BE2E8D" w:rsidRPr="001D7DAD" w:rsidRDefault="00BE2E8D" w:rsidP="00BE2E8D">
      <w:pPr>
        <w:pStyle w:val="BodyText"/>
        <w:rPr>
          <w:rFonts w:ascii="Century Gothic" w:hAnsi="Century Gothic"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3600"/>
        <w:gridCol w:w="3618"/>
      </w:tblGrid>
      <w:tr w:rsidR="00BE2E8D" w:rsidRPr="001D7DAD" w14:paraId="3A8F1EF9" w14:textId="77777777" w:rsidTr="001C3B76">
        <w:tc>
          <w:tcPr>
            <w:tcW w:w="1795" w:type="dxa"/>
            <w:shd w:val="clear" w:color="auto" w:fill="auto"/>
          </w:tcPr>
          <w:p w14:paraId="4D830812"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Start date</w:t>
            </w:r>
          </w:p>
        </w:tc>
        <w:tc>
          <w:tcPr>
            <w:tcW w:w="3600" w:type="dxa"/>
            <w:shd w:val="clear" w:color="auto" w:fill="auto"/>
          </w:tcPr>
          <w:p w14:paraId="36D9767A"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The date of this Agreement</w:t>
            </w:r>
          </w:p>
        </w:tc>
        <w:tc>
          <w:tcPr>
            <w:tcW w:w="3618" w:type="dxa"/>
            <w:shd w:val="clear" w:color="auto" w:fill="auto"/>
          </w:tcPr>
          <w:p w14:paraId="4FA2FB4A" w14:textId="77777777" w:rsidR="00BE2E8D" w:rsidRPr="001D7DAD" w:rsidRDefault="00BE2E8D" w:rsidP="001C3B76">
            <w:pPr>
              <w:pStyle w:val="BodyText"/>
              <w:jc w:val="left"/>
              <w:rPr>
                <w:rFonts w:ascii="Century Gothic" w:hAnsi="Century Gothic" w:cs="Arial"/>
                <w:sz w:val="20"/>
              </w:rPr>
            </w:pPr>
          </w:p>
        </w:tc>
      </w:tr>
      <w:tr w:rsidR="00BE2E8D" w:rsidRPr="001D7DAD" w14:paraId="6E483A31" w14:textId="77777777" w:rsidTr="001C3B76">
        <w:tc>
          <w:tcPr>
            <w:tcW w:w="1795" w:type="dxa"/>
            <w:shd w:val="clear" w:color="auto" w:fill="auto"/>
          </w:tcPr>
          <w:p w14:paraId="1FA40F2D"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The Parties</w:t>
            </w:r>
          </w:p>
        </w:tc>
        <w:tc>
          <w:tcPr>
            <w:tcW w:w="3600" w:type="dxa"/>
            <w:shd w:val="clear" w:color="auto" w:fill="auto"/>
          </w:tcPr>
          <w:p w14:paraId="73E6E738"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Exporter (who sends the UK Restricted Transfer)</w:t>
            </w:r>
          </w:p>
        </w:tc>
        <w:tc>
          <w:tcPr>
            <w:tcW w:w="3618" w:type="dxa"/>
            <w:shd w:val="clear" w:color="auto" w:fill="auto"/>
          </w:tcPr>
          <w:p w14:paraId="7C41402F"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Importer (who receives the UK Restricted Transfer)</w:t>
            </w:r>
          </w:p>
        </w:tc>
      </w:tr>
      <w:tr w:rsidR="00BE2E8D" w:rsidRPr="001D7DAD" w14:paraId="211CC740" w14:textId="77777777" w:rsidTr="001C3B76">
        <w:tc>
          <w:tcPr>
            <w:tcW w:w="1795" w:type="dxa"/>
            <w:shd w:val="clear" w:color="auto" w:fill="auto"/>
          </w:tcPr>
          <w:p w14:paraId="63ED5206"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Parties’ details</w:t>
            </w:r>
          </w:p>
        </w:tc>
        <w:tc>
          <w:tcPr>
            <w:tcW w:w="3600" w:type="dxa"/>
            <w:shd w:val="clear" w:color="auto" w:fill="auto"/>
          </w:tcPr>
          <w:p w14:paraId="2270A37F"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Virgin</w:t>
            </w:r>
          </w:p>
          <w:p w14:paraId="563D0784" w14:textId="77777777" w:rsidR="00BE2E8D" w:rsidRPr="001D7DAD" w:rsidRDefault="00BE2E8D" w:rsidP="001C3B76">
            <w:pPr>
              <w:pStyle w:val="ScheduleHeading1"/>
              <w:jc w:val="left"/>
              <w:rPr>
                <w:rFonts w:ascii="Century Gothic" w:hAnsi="Century Gothic"/>
                <w:b w:val="0"/>
                <w:bCs/>
                <w:sz w:val="20"/>
              </w:rPr>
            </w:pPr>
            <w:r w:rsidRPr="001D7DAD">
              <w:rPr>
                <w:rFonts w:ascii="Century Gothic" w:hAnsi="Century Gothic"/>
                <w:b w:val="0"/>
                <w:bCs/>
                <w:sz w:val="20"/>
              </w:rPr>
              <w:t>Trading name: Virgin Atlantic</w:t>
            </w:r>
            <w:r>
              <w:rPr>
                <w:rFonts w:ascii="Century Gothic" w:hAnsi="Century Gothic"/>
                <w:b w:val="0"/>
                <w:bCs/>
                <w:sz w:val="20"/>
              </w:rPr>
              <w:t xml:space="preserve"> </w:t>
            </w:r>
            <w:r w:rsidRPr="001D7DAD">
              <w:rPr>
                <w:rFonts w:ascii="Century Gothic" w:hAnsi="Century Gothic"/>
                <w:b w:val="0"/>
                <w:bCs/>
                <w:sz w:val="20"/>
              </w:rPr>
              <w:t xml:space="preserve">Airways Limited </w:t>
            </w:r>
          </w:p>
          <w:p w14:paraId="7E563E9F" w14:textId="77777777" w:rsidR="00BE2E8D" w:rsidRPr="001D7DAD" w:rsidRDefault="00BE2E8D" w:rsidP="001C3B76">
            <w:pPr>
              <w:pStyle w:val="ScheduleHeading1"/>
              <w:jc w:val="left"/>
              <w:rPr>
                <w:rFonts w:ascii="Century Gothic" w:hAnsi="Century Gothic"/>
                <w:sz w:val="20"/>
              </w:rPr>
            </w:pPr>
            <w:r w:rsidRPr="001D7DAD">
              <w:rPr>
                <w:rFonts w:ascii="Century Gothic" w:hAnsi="Century Gothic"/>
                <w:b w:val="0"/>
                <w:bCs/>
                <w:sz w:val="20"/>
              </w:rPr>
              <w:t>Registration Number: [</w:t>
            </w:r>
            <w:r w:rsidRPr="001D7DAD">
              <w:rPr>
                <w:rFonts w:ascii="Century Gothic" w:hAnsi="Century Gothic"/>
                <w:b w:val="0"/>
                <w:bCs/>
                <w:sz w:val="20"/>
                <w:highlight w:val="yellow"/>
              </w:rPr>
              <w:t>tbc</w:t>
            </w:r>
            <w:r w:rsidRPr="001D7DAD">
              <w:rPr>
                <w:rFonts w:ascii="Century Gothic" w:hAnsi="Century Gothic"/>
                <w:b w:val="0"/>
                <w:bCs/>
                <w:sz w:val="20"/>
              </w:rPr>
              <w:t>]</w:t>
            </w:r>
          </w:p>
        </w:tc>
        <w:tc>
          <w:tcPr>
            <w:tcW w:w="3618" w:type="dxa"/>
            <w:shd w:val="clear" w:color="auto" w:fill="auto"/>
          </w:tcPr>
          <w:p w14:paraId="4DAD5AA3"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The Supplier</w:t>
            </w:r>
          </w:p>
          <w:p w14:paraId="0E7B093E"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Trading name: [</w:t>
            </w:r>
            <w:r w:rsidRPr="001D7DAD">
              <w:rPr>
                <w:rFonts w:ascii="Century Gothic" w:hAnsi="Century Gothic" w:cs="Arial"/>
                <w:sz w:val="20"/>
                <w:highlight w:val="yellow"/>
              </w:rPr>
              <w:t>tbc</w:t>
            </w:r>
            <w:r w:rsidRPr="001D7DAD">
              <w:rPr>
                <w:rFonts w:ascii="Century Gothic" w:hAnsi="Century Gothic" w:cs="Arial"/>
                <w:sz w:val="20"/>
              </w:rPr>
              <w:t>]</w:t>
            </w:r>
          </w:p>
          <w:p w14:paraId="211E43D3"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Registration Number: [</w:t>
            </w:r>
            <w:r w:rsidRPr="001D7DAD">
              <w:rPr>
                <w:rFonts w:ascii="Century Gothic" w:hAnsi="Century Gothic" w:cs="Arial"/>
                <w:sz w:val="20"/>
                <w:highlight w:val="yellow"/>
              </w:rPr>
              <w:t>tbc</w:t>
            </w:r>
            <w:r w:rsidRPr="001D7DAD">
              <w:rPr>
                <w:rFonts w:ascii="Century Gothic" w:hAnsi="Century Gothic" w:cs="Arial"/>
                <w:sz w:val="20"/>
              </w:rPr>
              <w:t>]</w:t>
            </w:r>
          </w:p>
        </w:tc>
      </w:tr>
      <w:tr w:rsidR="00BE2E8D" w:rsidRPr="001D7DAD" w14:paraId="0DACD3ED" w14:textId="77777777" w:rsidTr="001C3B76">
        <w:tc>
          <w:tcPr>
            <w:tcW w:w="1795" w:type="dxa"/>
            <w:shd w:val="clear" w:color="auto" w:fill="auto"/>
          </w:tcPr>
          <w:p w14:paraId="6814B4AB"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Key Contact</w:t>
            </w:r>
          </w:p>
        </w:tc>
        <w:tc>
          <w:tcPr>
            <w:tcW w:w="3600" w:type="dxa"/>
            <w:shd w:val="clear" w:color="auto" w:fill="auto"/>
          </w:tcPr>
          <w:p w14:paraId="7D63FCD4"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Full Name (optional): [</w:t>
            </w:r>
            <w:r w:rsidRPr="001D7DAD">
              <w:rPr>
                <w:rFonts w:ascii="Century Gothic" w:hAnsi="Century Gothic" w:cs="Arial"/>
                <w:sz w:val="20"/>
                <w:highlight w:val="yellow"/>
              </w:rPr>
              <w:t>tbc</w:t>
            </w:r>
            <w:r w:rsidRPr="001D7DAD">
              <w:rPr>
                <w:rFonts w:ascii="Century Gothic" w:hAnsi="Century Gothic" w:cs="Arial"/>
                <w:sz w:val="20"/>
              </w:rPr>
              <w:t xml:space="preserve">] </w:t>
            </w:r>
          </w:p>
          <w:p w14:paraId="7FE742C1"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Job Title: [</w:t>
            </w:r>
            <w:r w:rsidRPr="001D7DAD">
              <w:rPr>
                <w:rFonts w:ascii="Century Gothic" w:hAnsi="Century Gothic" w:cs="Arial"/>
                <w:sz w:val="20"/>
                <w:highlight w:val="yellow"/>
              </w:rPr>
              <w:t>tbc</w:t>
            </w:r>
            <w:r w:rsidRPr="001D7DAD">
              <w:rPr>
                <w:rFonts w:ascii="Century Gothic" w:hAnsi="Century Gothic" w:cs="Arial"/>
                <w:sz w:val="20"/>
              </w:rPr>
              <w:t>]</w:t>
            </w:r>
          </w:p>
          <w:p w14:paraId="65F8DC20"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Contact details including email: [tbc]</w:t>
            </w:r>
          </w:p>
        </w:tc>
        <w:tc>
          <w:tcPr>
            <w:tcW w:w="3618" w:type="dxa"/>
            <w:shd w:val="clear" w:color="auto" w:fill="auto"/>
          </w:tcPr>
          <w:p w14:paraId="172194C4"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Full Name (optional): [</w:t>
            </w:r>
            <w:r w:rsidRPr="001D7DAD">
              <w:rPr>
                <w:rFonts w:ascii="Century Gothic" w:hAnsi="Century Gothic" w:cs="Arial"/>
                <w:sz w:val="20"/>
                <w:highlight w:val="yellow"/>
              </w:rPr>
              <w:t>tbc</w:t>
            </w:r>
            <w:r w:rsidRPr="001D7DAD">
              <w:rPr>
                <w:rFonts w:ascii="Century Gothic" w:hAnsi="Century Gothic" w:cs="Arial"/>
                <w:sz w:val="20"/>
              </w:rPr>
              <w:t>]</w:t>
            </w:r>
          </w:p>
          <w:p w14:paraId="7E54CE35"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Job Title: [</w:t>
            </w:r>
            <w:r w:rsidRPr="001D7DAD">
              <w:rPr>
                <w:rFonts w:ascii="Century Gothic" w:hAnsi="Century Gothic" w:cs="Arial"/>
                <w:sz w:val="20"/>
                <w:highlight w:val="yellow"/>
              </w:rPr>
              <w:t>tbc</w:t>
            </w:r>
            <w:r w:rsidRPr="001D7DAD">
              <w:rPr>
                <w:rFonts w:ascii="Century Gothic" w:hAnsi="Century Gothic" w:cs="Arial"/>
                <w:sz w:val="20"/>
              </w:rPr>
              <w:t>]</w:t>
            </w:r>
          </w:p>
          <w:p w14:paraId="1677D180"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Contact details including email: [</w:t>
            </w:r>
            <w:r w:rsidRPr="001D7DAD">
              <w:rPr>
                <w:rFonts w:ascii="Century Gothic" w:hAnsi="Century Gothic" w:cs="Arial"/>
                <w:sz w:val="20"/>
                <w:highlight w:val="yellow"/>
              </w:rPr>
              <w:t>tbc</w:t>
            </w:r>
            <w:r w:rsidRPr="001D7DAD">
              <w:rPr>
                <w:rFonts w:ascii="Century Gothic" w:hAnsi="Century Gothic" w:cs="Arial"/>
                <w:sz w:val="20"/>
              </w:rPr>
              <w:t>]</w:t>
            </w:r>
          </w:p>
        </w:tc>
      </w:tr>
      <w:tr w:rsidR="00BE2E8D" w:rsidRPr="001D7DAD" w14:paraId="53676527" w14:textId="77777777" w:rsidTr="001C3B76">
        <w:tc>
          <w:tcPr>
            <w:tcW w:w="1795" w:type="dxa"/>
            <w:shd w:val="clear" w:color="auto" w:fill="auto"/>
          </w:tcPr>
          <w:p w14:paraId="3A4AD5F5"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Signature (if required for the purposes of Section 2)</w:t>
            </w:r>
          </w:p>
        </w:tc>
        <w:tc>
          <w:tcPr>
            <w:tcW w:w="3600" w:type="dxa"/>
            <w:shd w:val="clear" w:color="auto" w:fill="auto"/>
          </w:tcPr>
          <w:p w14:paraId="63FEEDF2"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Not applicable</w:t>
            </w:r>
          </w:p>
        </w:tc>
        <w:tc>
          <w:tcPr>
            <w:tcW w:w="3618" w:type="dxa"/>
            <w:shd w:val="clear" w:color="auto" w:fill="auto"/>
          </w:tcPr>
          <w:p w14:paraId="45FB43DE"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Not applicable</w:t>
            </w:r>
          </w:p>
        </w:tc>
      </w:tr>
    </w:tbl>
    <w:p w14:paraId="40A06A46" w14:textId="77777777" w:rsidR="00BE2E8D" w:rsidRPr="001D7DAD" w:rsidRDefault="00BE2E8D" w:rsidP="00BE2E8D">
      <w:pPr>
        <w:spacing w:after="240"/>
        <w:rPr>
          <w:rFonts w:ascii="Century Gothic" w:eastAsia="Calibri" w:hAnsi="Century Gothic" w:cs="Arial"/>
          <w:sz w:val="20"/>
        </w:rPr>
      </w:pPr>
    </w:p>
    <w:p w14:paraId="6519E8DA" w14:textId="77777777" w:rsidR="00BE2E8D" w:rsidRPr="001D7DAD" w:rsidRDefault="00BE2E8D" w:rsidP="00BE2E8D">
      <w:pPr>
        <w:pStyle w:val="BodyText"/>
        <w:rPr>
          <w:rFonts w:ascii="Century Gothic" w:hAnsi="Century Gothic" w:cs="Arial"/>
          <w:sz w:val="20"/>
        </w:rPr>
      </w:pPr>
      <w:r w:rsidRPr="001D7DAD">
        <w:rPr>
          <w:rFonts w:ascii="Century Gothic" w:hAnsi="Century Gothic" w:cs="Arial"/>
          <w:sz w:val="20"/>
        </w:rPr>
        <w:t>Table 2: Selected SCCs, Modules and Selected Clauses</w:t>
      </w:r>
    </w:p>
    <w:p w14:paraId="2E06E2D7" w14:textId="77777777" w:rsidR="00BE2E8D" w:rsidRPr="001D7DAD" w:rsidRDefault="00BE2E8D" w:rsidP="00BE2E8D">
      <w:pPr>
        <w:pStyle w:val="BodyText"/>
        <w:rPr>
          <w:rFonts w:ascii="Century Gothic" w:hAnsi="Century Gothic"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6552"/>
      </w:tblGrid>
      <w:tr w:rsidR="00BE2E8D" w:rsidRPr="001D7DAD" w14:paraId="056866B7" w14:textId="77777777" w:rsidTr="001C3B76">
        <w:tc>
          <w:tcPr>
            <w:tcW w:w="2461" w:type="dxa"/>
            <w:shd w:val="clear" w:color="auto" w:fill="auto"/>
          </w:tcPr>
          <w:p w14:paraId="59391E4E"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Addendum EU SCCs</w:t>
            </w:r>
          </w:p>
        </w:tc>
        <w:tc>
          <w:tcPr>
            <w:tcW w:w="6552" w:type="dxa"/>
            <w:shd w:val="clear" w:color="auto" w:fill="auto"/>
          </w:tcPr>
          <w:p w14:paraId="7F4C8C1F"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fldChar w:fldCharType="begin">
                <w:ffData>
                  <w:name w:val=""/>
                  <w:enabled/>
                  <w:calcOnExit w:val="0"/>
                  <w:checkBox>
                    <w:size w:val="16"/>
                    <w:default w:val="1"/>
                  </w:checkBox>
                </w:ffData>
              </w:fldChar>
            </w:r>
            <w:r w:rsidRPr="001D7DAD">
              <w:rPr>
                <w:rFonts w:ascii="Century Gothic" w:hAnsi="Century Gothic" w:cs="Arial"/>
                <w:sz w:val="20"/>
              </w:rPr>
              <w:instrText xml:space="preserve"> FORMCHECKBOX </w:instrText>
            </w:r>
            <w:r w:rsidR="00000000">
              <w:rPr>
                <w:rFonts w:ascii="Century Gothic" w:hAnsi="Century Gothic" w:cs="Arial"/>
                <w:sz w:val="20"/>
              </w:rPr>
            </w:r>
            <w:r w:rsidR="00000000">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The version of the Approved EU SCCs which this Addendum is appended to, detailed below, including the Appendix Information:</w:t>
            </w:r>
          </w:p>
          <w:p w14:paraId="36A86FC8"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Date: The date of this Agreement</w:t>
            </w:r>
          </w:p>
          <w:p w14:paraId="76D5227F"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Reference (if any): Not applicable</w:t>
            </w:r>
          </w:p>
          <w:p w14:paraId="69994FFB" w14:textId="77777777" w:rsidR="00BE2E8D" w:rsidRPr="001D7DAD" w:rsidRDefault="00BE2E8D" w:rsidP="001C3B76">
            <w:pPr>
              <w:pStyle w:val="BodyText"/>
              <w:jc w:val="left"/>
              <w:rPr>
                <w:rFonts w:ascii="Century Gothic" w:hAnsi="Century Gothic" w:cs="Arial"/>
                <w:sz w:val="20"/>
              </w:rPr>
            </w:pPr>
            <w:r w:rsidRPr="001D7DAD">
              <w:rPr>
                <w:rFonts w:ascii="Century Gothic" w:hAnsi="Century Gothic" w:cs="Arial"/>
                <w:sz w:val="20"/>
              </w:rPr>
              <w:t xml:space="preserve">Other identifier (if any): The EEA Controller to Controller SCCs and the EEA Controller to Processor SCCs as incorporated in this Agreement pursuant to Clause </w:t>
            </w:r>
            <w:r w:rsidRPr="001D7DAD">
              <w:rPr>
                <w:rFonts w:ascii="Century Gothic" w:hAnsi="Century Gothic" w:cs="Arial"/>
                <w:sz w:val="20"/>
              </w:rPr>
              <w:fldChar w:fldCharType="begin"/>
            </w:r>
            <w:r w:rsidRPr="001D7DAD">
              <w:rPr>
                <w:rFonts w:ascii="Century Gothic" w:hAnsi="Century Gothic" w:cs="Arial"/>
                <w:sz w:val="20"/>
              </w:rPr>
              <w:instrText xml:space="preserve"> REF _Ref110501243 \w \h  \* MERGEFORMAT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t>9.9</w:t>
            </w:r>
            <w:r w:rsidRPr="001D7DAD">
              <w:rPr>
                <w:rFonts w:ascii="Century Gothic" w:hAnsi="Century Gothic" w:cs="Arial"/>
                <w:sz w:val="20"/>
              </w:rPr>
              <w:fldChar w:fldCharType="end"/>
            </w:r>
            <w:r w:rsidRPr="001D7DAD">
              <w:rPr>
                <w:rFonts w:ascii="Century Gothic" w:hAnsi="Century Gothic" w:cs="Arial"/>
                <w:sz w:val="20"/>
              </w:rPr>
              <w:t>(</w:t>
            </w:r>
            <w:r w:rsidRPr="001D7DAD">
              <w:rPr>
                <w:rFonts w:ascii="Century Gothic" w:hAnsi="Century Gothic" w:cs="Arial"/>
                <w:sz w:val="20"/>
              </w:rPr>
              <w:fldChar w:fldCharType="begin"/>
            </w:r>
            <w:r w:rsidRPr="001D7DAD">
              <w:rPr>
                <w:rFonts w:ascii="Century Gothic" w:hAnsi="Century Gothic" w:cs="Arial"/>
                <w:sz w:val="20"/>
              </w:rPr>
              <w:instrText xml:space="preserve"> REF _Ref138405151 \w \h  \* MERGEFORMAT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t>a)</w:t>
            </w:r>
            <w:r w:rsidRPr="001D7DAD">
              <w:rPr>
                <w:rFonts w:ascii="Century Gothic" w:hAnsi="Century Gothic" w:cs="Arial"/>
                <w:sz w:val="20"/>
              </w:rPr>
              <w:fldChar w:fldCharType="end"/>
            </w:r>
            <w:r w:rsidRPr="001D7DAD">
              <w:rPr>
                <w:rFonts w:ascii="Century Gothic" w:hAnsi="Century Gothic" w:cs="Arial"/>
                <w:sz w:val="20"/>
              </w:rPr>
              <w:t xml:space="preserve"> and (</w:t>
            </w:r>
            <w:r w:rsidRPr="001D7DAD">
              <w:rPr>
                <w:rFonts w:ascii="Century Gothic" w:hAnsi="Century Gothic" w:cs="Arial"/>
                <w:sz w:val="20"/>
              </w:rPr>
              <w:fldChar w:fldCharType="begin"/>
            </w:r>
            <w:r w:rsidRPr="001D7DAD">
              <w:rPr>
                <w:rFonts w:ascii="Century Gothic" w:hAnsi="Century Gothic" w:cs="Arial"/>
                <w:sz w:val="20"/>
              </w:rPr>
              <w:instrText xml:space="preserve"> REF _Ref138405161 \w \h  \* MERGEFORMAT </w:instrText>
            </w:r>
            <w:r w:rsidRPr="001D7DAD">
              <w:rPr>
                <w:rFonts w:ascii="Century Gothic" w:hAnsi="Century Gothic" w:cs="Arial"/>
                <w:sz w:val="20"/>
              </w:rPr>
            </w:r>
            <w:r w:rsidRPr="001D7DAD">
              <w:rPr>
                <w:rFonts w:ascii="Century Gothic" w:hAnsi="Century Gothic" w:cs="Arial"/>
                <w:sz w:val="20"/>
              </w:rPr>
              <w:fldChar w:fldCharType="separate"/>
            </w:r>
            <w:r w:rsidRPr="001D7DAD">
              <w:rPr>
                <w:rFonts w:ascii="Century Gothic" w:hAnsi="Century Gothic" w:cs="Arial"/>
                <w:sz w:val="20"/>
              </w:rPr>
              <w:t>b)</w:t>
            </w:r>
            <w:r w:rsidRPr="001D7DAD">
              <w:rPr>
                <w:rFonts w:ascii="Century Gothic" w:hAnsi="Century Gothic" w:cs="Arial"/>
                <w:sz w:val="20"/>
              </w:rPr>
              <w:fldChar w:fldCharType="end"/>
            </w:r>
            <w:r w:rsidRPr="001D7DAD">
              <w:rPr>
                <w:rFonts w:ascii="Century Gothic" w:hAnsi="Century Gothic" w:cs="Arial"/>
                <w:sz w:val="20"/>
              </w:rPr>
              <w:t>.</w:t>
            </w:r>
          </w:p>
          <w:p w14:paraId="399E351D" w14:textId="77777777" w:rsidR="00BE2E8D" w:rsidRPr="001D7DAD" w:rsidRDefault="00BE2E8D" w:rsidP="001C3B76">
            <w:pPr>
              <w:pStyle w:val="BodyText"/>
              <w:jc w:val="left"/>
              <w:rPr>
                <w:rFonts w:ascii="Century Gothic" w:hAnsi="Century Gothic" w:cs="Arial"/>
                <w:sz w:val="20"/>
              </w:rPr>
            </w:pPr>
          </w:p>
        </w:tc>
      </w:tr>
    </w:tbl>
    <w:p w14:paraId="11393168" w14:textId="77777777" w:rsidR="00BE2E8D" w:rsidRPr="001D7DAD" w:rsidRDefault="00BE2E8D" w:rsidP="00BE2E8D">
      <w:pPr>
        <w:spacing w:after="240"/>
        <w:rPr>
          <w:rFonts w:ascii="Century Gothic" w:eastAsia="Calibri" w:hAnsi="Century Gothic" w:cs="Arial"/>
          <w:sz w:val="20"/>
        </w:rPr>
      </w:pPr>
    </w:p>
    <w:p w14:paraId="5A291BBA" w14:textId="77777777" w:rsidR="00BE2E8D" w:rsidRPr="001D7DAD" w:rsidRDefault="00BE2E8D" w:rsidP="00BE2E8D">
      <w:pPr>
        <w:pStyle w:val="BodyText"/>
        <w:rPr>
          <w:rFonts w:ascii="Century Gothic" w:hAnsi="Century Gothic" w:cs="Arial"/>
          <w:sz w:val="20"/>
        </w:rPr>
      </w:pPr>
      <w:r w:rsidRPr="001D7DAD">
        <w:rPr>
          <w:rFonts w:ascii="Century Gothic" w:hAnsi="Century Gothic" w:cs="Arial"/>
          <w:sz w:val="20"/>
        </w:rPr>
        <w:t>Table 3 – Appendix Information</w:t>
      </w:r>
    </w:p>
    <w:p w14:paraId="76198A34" w14:textId="77777777" w:rsidR="00BE2E8D" w:rsidRPr="001D7DAD" w:rsidRDefault="00BE2E8D" w:rsidP="00BE2E8D">
      <w:pPr>
        <w:pStyle w:val="BodyText"/>
        <w:rPr>
          <w:rFonts w:ascii="Century Gothic" w:hAnsi="Century Gothic" w:cs="Arial"/>
          <w:sz w:val="20"/>
        </w:rPr>
      </w:pPr>
    </w:p>
    <w:p w14:paraId="4CD7F2B6" w14:textId="77777777" w:rsidR="00BE2E8D" w:rsidRPr="001D7DAD" w:rsidRDefault="00BE2E8D" w:rsidP="00BE2E8D">
      <w:pPr>
        <w:pStyle w:val="BodyText"/>
        <w:rPr>
          <w:rFonts w:ascii="Century Gothic" w:hAnsi="Century Gothic" w:cs="Arial"/>
          <w:sz w:val="20"/>
        </w:rPr>
      </w:pPr>
      <w:r w:rsidRPr="001D7DAD">
        <w:rPr>
          <w:rFonts w:ascii="Century Gothic" w:hAnsi="Century Gothic" w:cs="Arial"/>
          <w:sz w:val="20"/>
        </w:rPr>
        <w:t>“Appendix Information” means the information which must be provided for the selected modules as set out in the Appendix of the Approved EU SCCs (other than the Parties), and which for this Addendum is set out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3"/>
      </w:tblGrid>
      <w:tr w:rsidR="00BE2E8D" w:rsidRPr="001D7DAD" w14:paraId="40F73242" w14:textId="77777777" w:rsidTr="001C3B76">
        <w:tc>
          <w:tcPr>
            <w:tcW w:w="9013" w:type="dxa"/>
            <w:shd w:val="clear" w:color="auto" w:fill="auto"/>
          </w:tcPr>
          <w:p w14:paraId="138719D8"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Annex 1A: List of Parties: Part 1 of Schedule 10</w:t>
            </w:r>
          </w:p>
        </w:tc>
      </w:tr>
      <w:tr w:rsidR="00BE2E8D" w:rsidRPr="001D7DAD" w14:paraId="23B94060" w14:textId="77777777" w:rsidTr="001C3B76">
        <w:tc>
          <w:tcPr>
            <w:tcW w:w="9013" w:type="dxa"/>
            <w:shd w:val="clear" w:color="auto" w:fill="auto"/>
          </w:tcPr>
          <w:p w14:paraId="664FF00E"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Annex 1B: Description of Transfer: Appendix 1 of Schedule 10</w:t>
            </w:r>
          </w:p>
        </w:tc>
      </w:tr>
      <w:tr w:rsidR="00BE2E8D" w:rsidRPr="001D7DAD" w14:paraId="0AE580FD" w14:textId="77777777" w:rsidTr="001C3B76">
        <w:tc>
          <w:tcPr>
            <w:tcW w:w="9013" w:type="dxa"/>
            <w:shd w:val="clear" w:color="auto" w:fill="auto"/>
          </w:tcPr>
          <w:p w14:paraId="14E75CF3"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Annex II: Technical and organisational measures including technical and organisational measures to ensure the security of the data: Appendix 2 of Schedule 10</w:t>
            </w:r>
          </w:p>
        </w:tc>
      </w:tr>
      <w:tr w:rsidR="00BE2E8D" w:rsidRPr="001D7DAD" w14:paraId="0091CD35" w14:textId="77777777" w:rsidTr="001C3B76">
        <w:tc>
          <w:tcPr>
            <w:tcW w:w="9013" w:type="dxa"/>
            <w:shd w:val="clear" w:color="auto" w:fill="auto"/>
          </w:tcPr>
          <w:p w14:paraId="219231EB"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Annex III: List of Sub processors (Modules 2 and 3 only): Appendix 3 of Schedule 10</w:t>
            </w:r>
          </w:p>
        </w:tc>
      </w:tr>
    </w:tbl>
    <w:p w14:paraId="747A0CA5" w14:textId="77777777" w:rsidR="00BE2E8D" w:rsidRPr="001D7DAD" w:rsidRDefault="00BE2E8D" w:rsidP="00BE2E8D">
      <w:pPr>
        <w:pStyle w:val="BodyText"/>
        <w:rPr>
          <w:rFonts w:ascii="Century Gothic" w:hAnsi="Century Gothic" w:cs="Arial"/>
          <w:sz w:val="20"/>
        </w:rPr>
      </w:pPr>
    </w:p>
    <w:p w14:paraId="0943FE19" w14:textId="77777777" w:rsidR="00BE2E8D" w:rsidRDefault="00BE2E8D" w:rsidP="00BE2E8D">
      <w:pPr>
        <w:pStyle w:val="BodyText"/>
        <w:rPr>
          <w:rFonts w:ascii="Century Gothic" w:hAnsi="Century Gothic" w:cs="Arial"/>
          <w:sz w:val="20"/>
        </w:rPr>
      </w:pPr>
      <w:r w:rsidRPr="001D7DAD">
        <w:rPr>
          <w:rFonts w:ascii="Century Gothic" w:hAnsi="Century Gothic" w:cs="Arial"/>
          <w:sz w:val="20"/>
        </w:rPr>
        <w:t>Table 4: Ending this Addendum when the Approved Addendum Changes</w:t>
      </w:r>
    </w:p>
    <w:p w14:paraId="1077B02B" w14:textId="77777777" w:rsidR="00BE2E8D" w:rsidRPr="001D7DAD" w:rsidRDefault="00BE2E8D" w:rsidP="00BE2E8D">
      <w:pPr>
        <w:pStyle w:val="BodyText"/>
        <w:rPr>
          <w:rFonts w:ascii="Century Gothic" w:hAnsi="Century Gothic"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6408"/>
      </w:tblGrid>
      <w:tr w:rsidR="00BE2E8D" w:rsidRPr="001D7DAD" w14:paraId="0AAF2CEA" w14:textId="77777777" w:rsidTr="001C3B76">
        <w:tc>
          <w:tcPr>
            <w:tcW w:w="2605" w:type="dxa"/>
            <w:shd w:val="clear" w:color="auto" w:fill="auto"/>
          </w:tcPr>
          <w:p w14:paraId="5AAE261B"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Ending this Addendum when the Approved Addendum changes</w:t>
            </w:r>
          </w:p>
        </w:tc>
        <w:tc>
          <w:tcPr>
            <w:tcW w:w="6408" w:type="dxa"/>
            <w:shd w:val="clear" w:color="auto" w:fill="auto"/>
          </w:tcPr>
          <w:p w14:paraId="65F8B465"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t>Which Parties may end this Addendum as set out in Section 19:</w:t>
            </w:r>
          </w:p>
          <w:p w14:paraId="112D77B0"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fldChar w:fldCharType="begin" w:fldLock="1">
                <w:ffData>
                  <w:name w:val=""/>
                  <w:enabled/>
                  <w:calcOnExit w:val="0"/>
                  <w:checkBox>
                    <w:size w:val="16"/>
                    <w:default w:val="0"/>
                  </w:checkBox>
                </w:ffData>
              </w:fldChar>
            </w:r>
            <w:r w:rsidRPr="001D7DAD">
              <w:rPr>
                <w:rFonts w:ascii="Century Gothic" w:hAnsi="Century Gothic" w:cs="Arial"/>
                <w:sz w:val="20"/>
              </w:rPr>
              <w:instrText xml:space="preserve"> FORMCHECKBOX </w:instrText>
            </w:r>
            <w:r w:rsidR="00000000">
              <w:rPr>
                <w:rFonts w:ascii="Century Gothic" w:hAnsi="Century Gothic" w:cs="Arial"/>
                <w:sz w:val="20"/>
              </w:rPr>
            </w:r>
            <w:r w:rsidR="00000000">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Importer</w:t>
            </w:r>
          </w:p>
          <w:p w14:paraId="18554B1F"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fldChar w:fldCharType="begin" w:fldLock="1">
                <w:ffData>
                  <w:name w:val=""/>
                  <w:enabled/>
                  <w:calcOnExit w:val="0"/>
                  <w:checkBox>
                    <w:size w:val="16"/>
                    <w:default w:val="0"/>
                  </w:checkBox>
                </w:ffData>
              </w:fldChar>
            </w:r>
            <w:r w:rsidRPr="001D7DAD">
              <w:rPr>
                <w:rFonts w:ascii="Century Gothic" w:hAnsi="Century Gothic" w:cs="Arial"/>
                <w:sz w:val="20"/>
              </w:rPr>
              <w:instrText xml:space="preserve"> FORMCHECKBOX </w:instrText>
            </w:r>
            <w:r w:rsidR="00000000">
              <w:rPr>
                <w:rFonts w:ascii="Century Gothic" w:hAnsi="Century Gothic" w:cs="Arial"/>
                <w:sz w:val="20"/>
              </w:rPr>
            </w:r>
            <w:r w:rsidR="00000000">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Exporter</w:t>
            </w:r>
          </w:p>
          <w:p w14:paraId="1B2F8FDF" w14:textId="77777777" w:rsidR="00BE2E8D" w:rsidRPr="001D7DAD" w:rsidRDefault="00BE2E8D" w:rsidP="001C3B76">
            <w:pPr>
              <w:pStyle w:val="BodyText"/>
              <w:rPr>
                <w:rFonts w:ascii="Century Gothic" w:hAnsi="Century Gothic" w:cs="Arial"/>
                <w:sz w:val="20"/>
              </w:rPr>
            </w:pPr>
            <w:r w:rsidRPr="001D7DAD">
              <w:rPr>
                <w:rFonts w:ascii="Century Gothic" w:hAnsi="Century Gothic" w:cs="Arial"/>
                <w:sz w:val="20"/>
              </w:rPr>
              <w:fldChar w:fldCharType="begin">
                <w:ffData>
                  <w:name w:val=""/>
                  <w:enabled/>
                  <w:calcOnExit w:val="0"/>
                  <w:checkBox>
                    <w:size w:val="16"/>
                    <w:default w:val="1"/>
                  </w:checkBox>
                </w:ffData>
              </w:fldChar>
            </w:r>
            <w:r w:rsidRPr="001D7DAD">
              <w:rPr>
                <w:rFonts w:ascii="Century Gothic" w:hAnsi="Century Gothic" w:cs="Arial"/>
                <w:sz w:val="20"/>
              </w:rPr>
              <w:instrText xml:space="preserve"> FORMCHECKBOX </w:instrText>
            </w:r>
            <w:r w:rsidR="00000000">
              <w:rPr>
                <w:rFonts w:ascii="Century Gothic" w:hAnsi="Century Gothic" w:cs="Arial"/>
                <w:sz w:val="20"/>
              </w:rPr>
            </w:r>
            <w:r w:rsidR="00000000">
              <w:rPr>
                <w:rFonts w:ascii="Century Gothic" w:hAnsi="Century Gothic" w:cs="Arial"/>
                <w:sz w:val="20"/>
              </w:rPr>
              <w:fldChar w:fldCharType="separate"/>
            </w:r>
            <w:r w:rsidRPr="001D7DAD">
              <w:rPr>
                <w:rFonts w:ascii="Century Gothic" w:hAnsi="Century Gothic" w:cs="Arial"/>
                <w:sz w:val="20"/>
              </w:rPr>
              <w:fldChar w:fldCharType="end"/>
            </w:r>
            <w:r w:rsidRPr="001D7DAD">
              <w:rPr>
                <w:rFonts w:ascii="Century Gothic" w:hAnsi="Century Gothic" w:cs="Arial"/>
                <w:sz w:val="20"/>
              </w:rPr>
              <w:t xml:space="preserve"> neither Party</w:t>
            </w:r>
          </w:p>
        </w:tc>
      </w:tr>
    </w:tbl>
    <w:p w14:paraId="7D5ACABF" w14:textId="77777777" w:rsidR="00BE2E8D" w:rsidRDefault="00BE2E8D" w:rsidP="00BE2E8D">
      <w:pPr>
        <w:spacing w:after="240"/>
        <w:rPr>
          <w:rFonts w:ascii="Century Gothic" w:hAnsi="Century Gothic" w:cs="Arial"/>
          <w:b/>
          <w:bCs/>
          <w:sz w:val="20"/>
        </w:rPr>
      </w:pPr>
    </w:p>
    <w:p w14:paraId="7691C3B3" w14:textId="77777777" w:rsidR="009A418A" w:rsidRDefault="009A418A" w:rsidP="00BE2E8D">
      <w:pPr>
        <w:spacing w:after="240"/>
        <w:rPr>
          <w:rFonts w:ascii="Century Gothic" w:hAnsi="Century Gothic" w:cs="Arial"/>
          <w:b/>
          <w:bCs/>
          <w:sz w:val="20"/>
        </w:rPr>
      </w:pPr>
    </w:p>
    <w:p w14:paraId="3BED7E89" w14:textId="77777777" w:rsidR="009A418A" w:rsidRDefault="009A418A" w:rsidP="00BE2E8D">
      <w:pPr>
        <w:spacing w:after="240"/>
        <w:rPr>
          <w:rFonts w:ascii="Century Gothic" w:hAnsi="Century Gothic" w:cs="Arial"/>
          <w:b/>
          <w:bCs/>
          <w:sz w:val="20"/>
        </w:rPr>
      </w:pPr>
    </w:p>
    <w:p w14:paraId="1DF7453E" w14:textId="77777777" w:rsidR="009A418A" w:rsidRPr="001D7DAD" w:rsidRDefault="009A418A" w:rsidP="00BE2E8D">
      <w:pPr>
        <w:spacing w:after="240"/>
        <w:rPr>
          <w:rFonts w:ascii="Century Gothic" w:hAnsi="Century Gothic" w:cs="Arial"/>
          <w:b/>
          <w:bCs/>
          <w:sz w:val="20"/>
        </w:rPr>
      </w:pPr>
    </w:p>
    <w:p w14:paraId="1F20F501" w14:textId="77777777" w:rsidR="00BE2E8D" w:rsidRPr="001D7DAD" w:rsidRDefault="00BE2E8D" w:rsidP="00BE2E8D">
      <w:pPr>
        <w:spacing w:after="240"/>
        <w:rPr>
          <w:rFonts w:ascii="Century Gothic" w:hAnsi="Century Gothic" w:cs="Arial"/>
          <w:b/>
          <w:bCs/>
          <w:sz w:val="20"/>
        </w:rPr>
      </w:pPr>
      <w:r w:rsidRPr="001D7DAD">
        <w:rPr>
          <w:rFonts w:ascii="Century Gothic" w:hAnsi="Century Gothic" w:cs="Arial"/>
          <w:b/>
          <w:bCs/>
          <w:sz w:val="20"/>
        </w:rPr>
        <w:lastRenderedPageBreak/>
        <w:t>Appendix 1 to the Standard Contractual Clauses</w:t>
      </w:r>
    </w:p>
    <w:p w14:paraId="4E63E554" w14:textId="77777777" w:rsidR="00BE2E8D" w:rsidRPr="001D7DAD" w:rsidRDefault="00BE2E8D" w:rsidP="00BE2E8D">
      <w:pPr>
        <w:spacing w:after="240"/>
        <w:rPr>
          <w:rFonts w:ascii="Century Gothic" w:hAnsi="Century Gothic" w:cs="Arial"/>
          <w:b/>
          <w:bCs/>
          <w:sz w:val="20"/>
        </w:rPr>
      </w:pPr>
      <w:r w:rsidRPr="001D7DAD">
        <w:rPr>
          <w:rFonts w:ascii="Century Gothic" w:hAnsi="Century Gothic" w:cs="Arial"/>
          <w:b/>
          <w:bCs/>
          <w:sz w:val="20"/>
        </w:rPr>
        <w:t>Description of Transfer</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6"/>
        <w:gridCol w:w="6019"/>
      </w:tblGrid>
      <w:tr w:rsidR="00BE2E8D" w:rsidRPr="001D7DAD" w14:paraId="22095630" w14:textId="77777777" w:rsidTr="001C3B76">
        <w:trPr>
          <w:trHeight w:hRule="exact" w:val="869"/>
        </w:trPr>
        <w:tc>
          <w:tcPr>
            <w:tcW w:w="2976" w:type="dxa"/>
            <w:shd w:val="clear" w:color="auto" w:fill="auto"/>
          </w:tcPr>
          <w:p w14:paraId="6961A9AB" w14:textId="77777777" w:rsidR="00BE2E8D" w:rsidRPr="001D7DAD" w:rsidRDefault="00BE2E8D" w:rsidP="001C3B76">
            <w:pPr>
              <w:spacing w:after="237" w:line="242" w:lineRule="exact"/>
              <w:ind w:left="106"/>
              <w:jc w:val="left"/>
              <w:textAlignment w:val="baseline"/>
              <w:rPr>
                <w:rFonts w:ascii="Century Gothic" w:hAnsi="Century Gothic" w:cs="Arial"/>
                <w:sz w:val="20"/>
              </w:rPr>
            </w:pPr>
            <w:r w:rsidRPr="001D7DAD">
              <w:rPr>
                <w:rFonts w:ascii="Century Gothic" w:hAnsi="Century Gothic" w:cs="Arial"/>
                <w:sz w:val="20"/>
              </w:rPr>
              <w:t xml:space="preserve">Category of Transfer </w:t>
            </w:r>
          </w:p>
        </w:tc>
        <w:tc>
          <w:tcPr>
            <w:tcW w:w="6019" w:type="dxa"/>
            <w:shd w:val="clear" w:color="auto" w:fill="auto"/>
          </w:tcPr>
          <w:p w14:paraId="62B70360" w14:textId="77777777" w:rsidR="00BE2E8D" w:rsidRPr="001D7DAD" w:rsidRDefault="00BE2E8D" w:rsidP="001C3B76">
            <w:pPr>
              <w:spacing w:line="242" w:lineRule="exact"/>
              <w:ind w:left="108" w:right="108"/>
              <w:textAlignment w:val="baseline"/>
              <w:rPr>
                <w:rFonts w:ascii="Century Gothic" w:hAnsi="Century Gothic" w:cs="Arial"/>
                <w:sz w:val="20"/>
              </w:rPr>
            </w:pPr>
            <w:r w:rsidRPr="001D7DAD">
              <w:rPr>
                <w:rFonts w:ascii="Century Gothic" w:hAnsi="Century Gothic" w:cs="Arial"/>
                <w:sz w:val="20"/>
              </w:rPr>
              <w:t>Transfer for [</w:t>
            </w:r>
            <w:r w:rsidRPr="001D7DAD">
              <w:rPr>
                <w:rFonts w:ascii="Century Gothic" w:hAnsi="Century Gothic" w:cs="Arial"/>
                <w:sz w:val="20"/>
                <w:highlight w:val="yellow"/>
              </w:rPr>
              <w:t>insert</w:t>
            </w:r>
            <w:r w:rsidRPr="001D7DAD">
              <w:rPr>
                <w:rFonts w:ascii="Century Gothic" w:hAnsi="Century Gothic" w:cs="Arial"/>
                <w:sz w:val="20"/>
              </w:rPr>
              <w:t>] (Controller to Controller Transfer)</w:t>
            </w:r>
          </w:p>
        </w:tc>
      </w:tr>
      <w:tr w:rsidR="00BE2E8D" w:rsidRPr="001D7DAD" w14:paraId="7FBC0B46" w14:textId="77777777" w:rsidTr="001C3B76">
        <w:trPr>
          <w:trHeight w:hRule="exact" w:val="869"/>
        </w:trPr>
        <w:tc>
          <w:tcPr>
            <w:tcW w:w="2976" w:type="dxa"/>
            <w:shd w:val="clear" w:color="auto" w:fill="auto"/>
          </w:tcPr>
          <w:p w14:paraId="5B3C40E2" w14:textId="77777777" w:rsidR="00BE2E8D" w:rsidRPr="001D7DAD" w:rsidRDefault="00BE2E8D" w:rsidP="001C3B76">
            <w:pPr>
              <w:spacing w:after="237" w:line="242" w:lineRule="exact"/>
              <w:ind w:left="106"/>
              <w:jc w:val="left"/>
              <w:textAlignment w:val="baseline"/>
              <w:rPr>
                <w:rFonts w:ascii="Century Gothic" w:hAnsi="Century Gothic" w:cs="Arial"/>
                <w:sz w:val="20"/>
              </w:rPr>
            </w:pPr>
            <w:r w:rsidRPr="001D7DAD">
              <w:rPr>
                <w:rFonts w:ascii="Century Gothic" w:hAnsi="Century Gothic" w:cs="Arial"/>
                <w:sz w:val="20"/>
              </w:rPr>
              <w:t>Nature and purpose of data processing</w:t>
            </w:r>
          </w:p>
        </w:tc>
        <w:tc>
          <w:tcPr>
            <w:tcW w:w="6019" w:type="dxa"/>
            <w:shd w:val="clear" w:color="auto" w:fill="auto"/>
          </w:tcPr>
          <w:p w14:paraId="319208F3" w14:textId="77777777" w:rsidR="00BE2E8D" w:rsidRPr="001D7DAD" w:rsidRDefault="00BE2E8D" w:rsidP="001C3B76">
            <w:pPr>
              <w:spacing w:line="242" w:lineRule="exact"/>
              <w:ind w:left="108" w:right="108"/>
              <w:textAlignment w:val="baseline"/>
              <w:rPr>
                <w:rFonts w:ascii="Century Gothic" w:hAnsi="Century Gothic" w:cs="Arial"/>
                <w:sz w:val="20"/>
              </w:rPr>
            </w:pPr>
            <w:r w:rsidRPr="001D7DAD">
              <w:rPr>
                <w:rFonts w:ascii="Century Gothic" w:hAnsi="Century Gothic" w:cs="Arial"/>
                <w:sz w:val="20"/>
              </w:rPr>
              <w:t>The Personal Data transferred will be as necessary to enable the Supplier to provide [</w:t>
            </w:r>
            <w:r w:rsidRPr="001D7DAD">
              <w:rPr>
                <w:rFonts w:ascii="Century Gothic" w:hAnsi="Century Gothic" w:cs="Arial"/>
                <w:sz w:val="20"/>
                <w:highlight w:val="yellow"/>
              </w:rPr>
              <w:t>insert</w:t>
            </w:r>
            <w:r w:rsidRPr="001D7DAD">
              <w:rPr>
                <w:rFonts w:ascii="Century Gothic" w:hAnsi="Century Gothic" w:cs="Arial"/>
                <w:sz w:val="20"/>
              </w:rPr>
              <w:t xml:space="preserve">] to the customers of Virgin. </w:t>
            </w:r>
          </w:p>
          <w:p w14:paraId="4A6E2CDE" w14:textId="77777777" w:rsidR="00BE2E8D" w:rsidRPr="001D7DAD" w:rsidRDefault="00BE2E8D" w:rsidP="001C3B76">
            <w:pPr>
              <w:spacing w:line="242" w:lineRule="exact"/>
              <w:ind w:left="108" w:right="108"/>
              <w:textAlignment w:val="baseline"/>
              <w:rPr>
                <w:rFonts w:ascii="Century Gothic" w:hAnsi="Century Gothic" w:cs="Arial"/>
                <w:sz w:val="20"/>
              </w:rPr>
            </w:pPr>
          </w:p>
        </w:tc>
      </w:tr>
      <w:tr w:rsidR="00BE2E8D" w:rsidRPr="001D7DAD" w14:paraId="568ED467" w14:textId="77777777" w:rsidTr="001C3B76">
        <w:trPr>
          <w:trHeight w:hRule="exact" w:val="3683"/>
        </w:trPr>
        <w:tc>
          <w:tcPr>
            <w:tcW w:w="2976" w:type="dxa"/>
            <w:shd w:val="clear" w:color="auto" w:fill="auto"/>
          </w:tcPr>
          <w:p w14:paraId="6C097955" w14:textId="77777777" w:rsidR="00BE2E8D" w:rsidRPr="001D7DAD" w:rsidRDefault="00BE2E8D" w:rsidP="001C3B76">
            <w:pPr>
              <w:spacing w:after="711" w:line="242" w:lineRule="exact"/>
              <w:ind w:left="106"/>
              <w:jc w:val="left"/>
              <w:textAlignment w:val="baseline"/>
              <w:rPr>
                <w:rFonts w:ascii="Century Gothic" w:hAnsi="Century Gothic" w:cs="Arial"/>
                <w:sz w:val="20"/>
              </w:rPr>
            </w:pPr>
            <w:r w:rsidRPr="001D7DAD">
              <w:rPr>
                <w:rFonts w:ascii="Century Gothic" w:hAnsi="Century Gothic" w:cs="Arial"/>
                <w:sz w:val="20"/>
              </w:rPr>
              <w:t>Category of Personal data including any sensitive data</w:t>
            </w:r>
          </w:p>
        </w:tc>
        <w:tc>
          <w:tcPr>
            <w:tcW w:w="6019" w:type="dxa"/>
            <w:shd w:val="clear" w:color="auto" w:fill="auto"/>
          </w:tcPr>
          <w:p w14:paraId="4280AA4A"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Categories of Personal Data</w:t>
            </w:r>
          </w:p>
          <w:p w14:paraId="5D11AED3"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0A6CBB9B"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The Personal Data transferred may concern but is not limited to the following categories of Personal Data:</w:t>
            </w:r>
          </w:p>
          <w:p w14:paraId="0865F2D1" w14:textId="77777777" w:rsidR="00BE2E8D" w:rsidRPr="001D7DAD" w:rsidRDefault="00BE2E8D" w:rsidP="009A418A">
            <w:pPr>
              <w:numPr>
                <w:ilvl w:val="0"/>
                <w:numId w:val="129"/>
              </w:numPr>
              <w:spacing w:line="231" w:lineRule="exact"/>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p>
          <w:p w14:paraId="4A20F6AB"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6DA3E78B"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 xml:space="preserve">The Personal Data described above may include but will not be limited to: </w:t>
            </w:r>
          </w:p>
          <w:p w14:paraId="43F6AF24"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rPr>
              <w:tab/>
              <w:t>[</w:t>
            </w:r>
            <w:r w:rsidRPr="001D7DAD">
              <w:rPr>
                <w:rFonts w:ascii="Century Gothic" w:hAnsi="Century Gothic" w:cs="Arial"/>
                <w:sz w:val="20"/>
                <w:highlight w:val="yellow"/>
              </w:rPr>
              <w:t>insert]</w:t>
            </w:r>
          </w:p>
          <w:p w14:paraId="69A9C46E"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30E18D53" w14:textId="77777777" w:rsidR="00BE2E8D" w:rsidRPr="001D7DAD" w:rsidRDefault="00BE2E8D" w:rsidP="001C3B76">
            <w:pPr>
              <w:spacing w:line="231" w:lineRule="exact"/>
              <w:jc w:val="left"/>
              <w:textAlignment w:val="baseline"/>
              <w:rPr>
                <w:rFonts w:ascii="Century Gothic" w:hAnsi="Century Gothic" w:cs="Arial"/>
                <w:sz w:val="20"/>
              </w:rPr>
            </w:pPr>
          </w:p>
          <w:p w14:paraId="57F76911" w14:textId="77777777" w:rsidR="00BE2E8D" w:rsidRPr="001D7DAD" w:rsidRDefault="00BE2E8D" w:rsidP="001C3B76">
            <w:pPr>
              <w:spacing w:line="231" w:lineRule="exact"/>
              <w:jc w:val="left"/>
              <w:textAlignment w:val="baseline"/>
              <w:rPr>
                <w:rFonts w:ascii="Century Gothic" w:hAnsi="Century Gothic" w:cs="Arial"/>
                <w:sz w:val="20"/>
              </w:rPr>
            </w:pPr>
            <w:r w:rsidRPr="001D7DAD">
              <w:rPr>
                <w:rFonts w:ascii="Century Gothic" w:hAnsi="Century Gothic" w:cs="Arial"/>
                <w:sz w:val="20"/>
              </w:rPr>
              <w:t>Special Categories of Personal Data (if applicable)</w:t>
            </w:r>
          </w:p>
          <w:p w14:paraId="498688B1" w14:textId="77777777" w:rsidR="00BE2E8D" w:rsidRPr="001D7DAD" w:rsidRDefault="00BE2E8D" w:rsidP="001C3B76">
            <w:pPr>
              <w:spacing w:line="231" w:lineRule="exact"/>
              <w:jc w:val="left"/>
              <w:textAlignment w:val="baseline"/>
              <w:rPr>
                <w:rFonts w:ascii="Century Gothic" w:hAnsi="Century Gothic" w:cs="Arial"/>
                <w:sz w:val="20"/>
              </w:rPr>
            </w:pPr>
          </w:p>
          <w:p w14:paraId="4936CE22" w14:textId="77777777" w:rsidR="00BE2E8D" w:rsidRPr="001D7DAD" w:rsidRDefault="00BE2E8D" w:rsidP="001C3B76">
            <w:pPr>
              <w:spacing w:line="231" w:lineRule="exact"/>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r w:rsidRPr="001D7DAD">
              <w:rPr>
                <w:rFonts w:ascii="Century Gothic" w:hAnsi="Century Gothic" w:cs="Arial"/>
                <w:sz w:val="20"/>
              </w:rPr>
              <w:t>]</w:t>
            </w:r>
          </w:p>
        </w:tc>
      </w:tr>
      <w:tr w:rsidR="00BE2E8D" w:rsidRPr="001D7DAD" w14:paraId="75F9E044" w14:textId="77777777" w:rsidTr="001C3B76">
        <w:trPr>
          <w:trHeight w:hRule="exact" w:val="1427"/>
        </w:trPr>
        <w:tc>
          <w:tcPr>
            <w:tcW w:w="2976" w:type="dxa"/>
            <w:shd w:val="clear" w:color="auto" w:fill="auto"/>
          </w:tcPr>
          <w:p w14:paraId="40775C65" w14:textId="77777777" w:rsidR="00BE2E8D" w:rsidRPr="001D7DAD" w:rsidRDefault="00BE2E8D" w:rsidP="001C3B76">
            <w:pPr>
              <w:spacing w:after="477" w:line="242" w:lineRule="exact"/>
              <w:ind w:left="106"/>
              <w:jc w:val="left"/>
              <w:textAlignment w:val="baseline"/>
              <w:rPr>
                <w:rFonts w:ascii="Century Gothic" w:hAnsi="Century Gothic" w:cs="Arial"/>
                <w:sz w:val="20"/>
              </w:rPr>
            </w:pPr>
            <w:r w:rsidRPr="001D7DAD">
              <w:rPr>
                <w:rFonts w:ascii="Century Gothic" w:hAnsi="Century Gothic" w:cs="Arial"/>
                <w:sz w:val="20"/>
              </w:rPr>
              <w:t>Category of Data Subject</w:t>
            </w:r>
          </w:p>
        </w:tc>
        <w:tc>
          <w:tcPr>
            <w:tcW w:w="6019" w:type="dxa"/>
            <w:shd w:val="clear" w:color="auto" w:fill="auto"/>
          </w:tcPr>
          <w:p w14:paraId="3E205486" w14:textId="77777777" w:rsidR="00BE2E8D" w:rsidRPr="001D7DAD" w:rsidRDefault="00BE2E8D" w:rsidP="001C3B76">
            <w:pPr>
              <w:spacing w:line="237" w:lineRule="exact"/>
              <w:ind w:left="72"/>
              <w:jc w:val="left"/>
              <w:textAlignment w:val="baseline"/>
              <w:rPr>
                <w:rFonts w:ascii="Century Gothic" w:hAnsi="Century Gothic" w:cs="Arial"/>
                <w:sz w:val="20"/>
              </w:rPr>
            </w:pPr>
            <w:r w:rsidRPr="001D7DAD">
              <w:rPr>
                <w:rFonts w:ascii="Century Gothic" w:hAnsi="Century Gothic" w:cs="Arial"/>
                <w:sz w:val="20"/>
              </w:rPr>
              <w:t>The Personal Data transferred may concern but is not limited to the following categories of Data Subjects:</w:t>
            </w:r>
          </w:p>
          <w:p w14:paraId="79577D9B" w14:textId="77777777" w:rsidR="00BE2E8D" w:rsidRPr="001D7DAD" w:rsidRDefault="00BE2E8D" w:rsidP="001C3B76">
            <w:pPr>
              <w:spacing w:line="237" w:lineRule="exact"/>
              <w:ind w:left="72"/>
              <w:jc w:val="left"/>
              <w:textAlignment w:val="baseline"/>
              <w:rPr>
                <w:rFonts w:ascii="Century Gothic" w:hAnsi="Century Gothic" w:cs="Arial"/>
                <w:sz w:val="20"/>
              </w:rPr>
            </w:pPr>
          </w:p>
          <w:p w14:paraId="2C7A96D9" w14:textId="77777777" w:rsidR="00BE2E8D" w:rsidRPr="001D7DAD" w:rsidRDefault="00BE2E8D" w:rsidP="001C3B76">
            <w:pPr>
              <w:spacing w:line="237"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r w:rsidRPr="001D7DAD">
              <w:rPr>
                <w:rFonts w:ascii="Century Gothic" w:hAnsi="Century Gothic" w:cs="Arial"/>
                <w:sz w:val="20"/>
              </w:rPr>
              <w:t>]</w:t>
            </w:r>
          </w:p>
        </w:tc>
      </w:tr>
      <w:tr w:rsidR="00BE2E8D" w:rsidRPr="001D7DAD" w14:paraId="688DB46E" w14:textId="77777777" w:rsidTr="001C3B76">
        <w:trPr>
          <w:trHeight w:hRule="exact" w:val="969"/>
        </w:trPr>
        <w:tc>
          <w:tcPr>
            <w:tcW w:w="2976" w:type="dxa"/>
            <w:shd w:val="clear" w:color="auto" w:fill="auto"/>
          </w:tcPr>
          <w:p w14:paraId="0E1D7DF4" w14:textId="77777777" w:rsidR="00BE2E8D" w:rsidRPr="001D7DAD" w:rsidRDefault="00BE2E8D" w:rsidP="001C3B76">
            <w:pPr>
              <w:tabs>
                <w:tab w:val="left" w:pos="936"/>
                <w:tab w:val="right" w:pos="2880"/>
              </w:tabs>
              <w:spacing w:line="242" w:lineRule="exact"/>
              <w:ind w:left="72"/>
              <w:jc w:val="left"/>
              <w:textAlignment w:val="baseline"/>
              <w:rPr>
                <w:rFonts w:ascii="Century Gothic" w:hAnsi="Century Gothic" w:cs="Arial"/>
                <w:sz w:val="20"/>
              </w:rPr>
            </w:pPr>
            <w:r w:rsidRPr="001D7DAD">
              <w:rPr>
                <w:rFonts w:ascii="Century Gothic" w:hAnsi="Century Gothic" w:cs="Arial"/>
                <w:sz w:val="20"/>
              </w:rPr>
              <w:t xml:space="preserve">The frequency of the transfer </w:t>
            </w:r>
          </w:p>
        </w:tc>
        <w:tc>
          <w:tcPr>
            <w:tcW w:w="6019" w:type="dxa"/>
            <w:shd w:val="clear" w:color="auto" w:fill="auto"/>
          </w:tcPr>
          <w:p w14:paraId="1C75A6D3" w14:textId="77777777" w:rsidR="00BE2E8D" w:rsidRPr="001D7DAD" w:rsidRDefault="00BE2E8D" w:rsidP="001C3B76">
            <w:pPr>
              <w:spacing w:line="242" w:lineRule="exact"/>
              <w:ind w:left="72"/>
              <w:jc w:val="left"/>
              <w:textAlignment w:val="baseline"/>
              <w:rPr>
                <w:rFonts w:ascii="Century Gothic" w:hAnsi="Century Gothic" w:cs="Arial"/>
                <w:sz w:val="20"/>
              </w:rPr>
            </w:pPr>
            <w:r w:rsidRPr="001D7DAD">
              <w:rPr>
                <w:rFonts w:ascii="Century Gothic" w:hAnsi="Century Gothic" w:cs="Arial"/>
                <w:sz w:val="20"/>
              </w:rPr>
              <w:t>Continuous</w:t>
            </w:r>
          </w:p>
        </w:tc>
      </w:tr>
      <w:tr w:rsidR="00BE2E8D" w:rsidRPr="001D7DAD" w14:paraId="0B070B33" w14:textId="77777777" w:rsidTr="001C3B76">
        <w:trPr>
          <w:trHeight w:hRule="exact" w:val="969"/>
        </w:trPr>
        <w:tc>
          <w:tcPr>
            <w:tcW w:w="2976" w:type="dxa"/>
            <w:shd w:val="clear" w:color="auto" w:fill="auto"/>
          </w:tcPr>
          <w:p w14:paraId="1F4FE09D" w14:textId="77777777" w:rsidR="00BE2E8D" w:rsidRPr="001D7DAD" w:rsidRDefault="00BE2E8D" w:rsidP="001C3B76">
            <w:pPr>
              <w:tabs>
                <w:tab w:val="left" w:pos="936"/>
                <w:tab w:val="right" w:pos="2880"/>
              </w:tabs>
              <w:spacing w:line="242" w:lineRule="exact"/>
              <w:ind w:left="72"/>
              <w:jc w:val="left"/>
              <w:textAlignment w:val="baseline"/>
              <w:rPr>
                <w:rFonts w:ascii="Century Gothic" w:hAnsi="Century Gothic" w:cs="Arial"/>
                <w:sz w:val="20"/>
              </w:rPr>
            </w:pPr>
            <w:r w:rsidRPr="001D7DAD">
              <w:rPr>
                <w:rFonts w:ascii="Century Gothic" w:hAnsi="Century Gothic" w:cs="Arial"/>
                <w:sz w:val="20"/>
              </w:rPr>
              <w:t>Retention period</w:t>
            </w:r>
          </w:p>
        </w:tc>
        <w:tc>
          <w:tcPr>
            <w:tcW w:w="6019" w:type="dxa"/>
            <w:shd w:val="clear" w:color="auto" w:fill="auto"/>
          </w:tcPr>
          <w:p w14:paraId="5668BC27" w14:textId="77777777" w:rsidR="00BE2E8D" w:rsidRPr="001D7DAD" w:rsidRDefault="00BE2E8D" w:rsidP="001C3B76">
            <w:pPr>
              <w:spacing w:line="242"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TBC</w:t>
            </w:r>
            <w:r w:rsidRPr="001D7DAD">
              <w:rPr>
                <w:rFonts w:ascii="Century Gothic" w:hAnsi="Century Gothic" w:cs="Arial"/>
                <w:sz w:val="20"/>
              </w:rPr>
              <w:t>]</w:t>
            </w:r>
          </w:p>
        </w:tc>
      </w:tr>
    </w:tbl>
    <w:p w14:paraId="28454DA4" w14:textId="77777777" w:rsidR="00BE2E8D" w:rsidRDefault="00BE2E8D" w:rsidP="00BE2E8D">
      <w:pPr>
        <w:spacing w:after="240"/>
        <w:rPr>
          <w:rFonts w:ascii="Century Gothic" w:hAnsi="Century Gothic" w:cs="Arial"/>
          <w:sz w:val="20"/>
        </w:rPr>
      </w:pPr>
    </w:p>
    <w:p w14:paraId="05C04334" w14:textId="77777777" w:rsidR="00BE2E8D" w:rsidRDefault="00BE2E8D" w:rsidP="00BE2E8D">
      <w:pPr>
        <w:spacing w:after="240"/>
        <w:rPr>
          <w:rFonts w:ascii="Century Gothic" w:hAnsi="Century Gothic" w:cs="Arial"/>
          <w:sz w:val="20"/>
        </w:rPr>
      </w:pPr>
    </w:p>
    <w:p w14:paraId="3BDEE554" w14:textId="77777777" w:rsidR="00BE2E8D" w:rsidRDefault="00BE2E8D" w:rsidP="00BE2E8D">
      <w:pPr>
        <w:spacing w:after="240"/>
        <w:rPr>
          <w:rFonts w:ascii="Century Gothic" w:hAnsi="Century Gothic" w:cs="Arial"/>
          <w:sz w:val="20"/>
        </w:rPr>
      </w:pPr>
    </w:p>
    <w:p w14:paraId="71108D45" w14:textId="77777777" w:rsidR="00BE2E8D" w:rsidRDefault="00BE2E8D" w:rsidP="00BE2E8D">
      <w:pPr>
        <w:spacing w:after="240"/>
        <w:rPr>
          <w:rFonts w:ascii="Century Gothic" w:hAnsi="Century Gothic" w:cs="Arial"/>
          <w:sz w:val="20"/>
        </w:rPr>
      </w:pPr>
    </w:p>
    <w:p w14:paraId="23089464" w14:textId="77777777" w:rsidR="00BE2E8D" w:rsidRDefault="00BE2E8D" w:rsidP="00BE2E8D">
      <w:pPr>
        <w:spacing w:after="240"/>
        <w:rPr>
          <w:rFonts w:ascii="Century Gothic" w:hAnsi="Century Gothic" w:cs="Arial"/>
          <w:sz w:val="20"/>
        </w:rPr>
      </w:pPr>
    </w:p>
    <w:p w14:paraId="1B3191C7" w14:textId="77777777" w:rsidR="00BE2E8D" w:rsidRDefault="00BE2E8D" w:rsidP="00BE2E8D">
      <w:pPr>
        <w:spacing w:after="240"/>
        <w:rPr>
          <w:rFonts w:ascii="Century Gothic" w:hAnsi="Century Gothic" w:cs="Arial"/>
          <w:sz w:val="20"/>
        </w:rPr>
      </w:pPr>
    </w:p>
    <w:p w14:paraId="57B243C7" w14:textId="77777777" w:rsidR="00BE2E8D" w:rsidRPr="001D7DAD" w:rsidRDefault="00BE2E8D" w:rsidP="00BE2E8D">
      <w:pPr>
        <w:spacing w:after="240"/>
        <w:rPr>
          <w:rFonts w:ascii="Century Gothic" w:hAnsi="Century Gothic" w:cs="Arial"/>
          <w:sz w:val="20"/>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6"/>
        <w:gridCol w:w="6019"/>
      </w:tblGrid>
      <w:tr w:rsidR="00BE2E8D" w:rsidRPr="001D7DAD" w14:paraId="455C3F7A" w14:textId="77777777" w:rsidTr="001C3B76">
        <w:trPr>
          <w:trHeight w:hRule="exact" w:val="869"/>
        </w:trPr>
        <w:tc>
          <w:tcPr>
            <w:tcW w:w="2976" w:type="dxa"/>
            <w:shd w:val="clear" w:color="auto" w:fill="auto"/>
          </w:tcPr>
          <w:p w14:paraId="6CDF03E1" w14:textId="77777777" w:rsidR="00BE2E8D" w:rsidRPr="001D7DAD" w:rsidRDefault="00BE2E8D" w:rsidP="001C3B76">
            <w:pPr>
              <w:spacing w:after="237" w:line="242" w:lineRule="exact"/>
              <w:ind w:left="106"/>
              <w:jc w:val="left"/>
              <w:textAlignment w:val="baseline"/>
              <w:rPr>
                <w:rFonts w:ascii="Century Gothic" w:hAnsi="Century Gothic" w:cs="Arial"/>
                <w:sz w:val="20"/>
              </w:rPr>
            </w:pPr>
            <w:r w:rsidRPr="001D7DAD">
              <w:rPr>
                <w:rFonts w:ascii="Century Gothic" w:hAnsi="Century Gothic" w:cs="Arial"/>
                <w:sz w:val="20"/>
              </w:rPr>
              <w:lastRenderedPageBreak/>
              <w:t xml:space="preserve">Category of Transfer </w:t>
            </w:r>
          </w:p>
        </w:tc>
        <w:tc>
          <w:tcPr>
            <w:tcW w:w="6019" w:type="dxa"/>
            <w:shd w:val="clear" w:color="auto" w:fill="auto"/>
          </w:tcPr>
          <w:p w14:paraId="42A4BFBB" w14:textId="77777777" w:rsidR="00BE2E8D" w:rsidRPr="001D7DAD" w:rsidRDefault="00BE2E8D" w:rsidP="001C3B76">
            <w:pPr>
              <w:spacing w:line="242" w:lineRule="exact"/>
              <w:ind w:left="108" w:right="108"/>
              <w:textAlignment w:val="baseline"/>
              <w:rPr>
                <w:rFonts w:ascii="Century Gothic" w:hAnsi="Century Gothic" w:cs="Arial"/>
                <w:sz w:val="20"/>
              </w:rPr>
            </w:pPr>
            <w:r w:rsidRPr="001D7DAD">
              <w:rPr>
                <w:rFonts w:ascii="Century Gothic" w:hAnsi="Century Gothic" w:cs="Arial"/>
                <w:sz w:val="20"/>
              </w:rPr>
              <w:t>Transfer for [</w:t>
            </w:r>
            <w:r w:rsidRPr="001D7DAD">
              <w:rPr>
                <w:rFonts w:ascii="Century Gothic" w:hAnsi="Century Gothic" w:cs="Arial"/>
                <w:sz w:val="20"/>
                <w:highlight w:val="yellow"/>
              </w:rPr>
              <w:t>insert</w:t>
            </w:r>
            <w:r w:rsidRPr="001D7DAD">
              <w:rPr>
                <w:rFonts w:ascii="Century Gothic" w:hAnsi="Century Gothic" w:cs="Arial"/>
                <w:sz w:val="20"/>
              </w:rPr>
              <w:t>] (Controller to Processor Transfer)</w:t>
            </w:r>
          </w:p>
        </w:tc>
      </w:tr>
      <w:tr w:rsidR="00BE2E8D" w:rsidRPr="001D7DAD" w14:paraId="07A257FC" w14:textId="77777777" w:rsidTr="001C3B76">
        <w:trPr>
          <w:trHeight w:hRule="exact" w:val="869"/>
        </w:trPr>
        <w:tc>
          <w:tcPr>
            <w:tcW w:w="2976" w:type="dxa"/>
            <w:shd w:val="clear" w:color="auto" w:fill="auto"/>
          </w:tcPr>
          <w:p w14:paraId="7EFBFD4A" w14:textId="77777777" w:rsidR="00BE2E8D" w:rsidRPr="001D7DAD" w:rsidRDefault="00BE2E8D" w:rsidP="001C3B76">
            <w:pPr>
              <w:spacing w:after="237" w:line="242" w:lineRule="exact"/>
              <w:ind w:left="106"/>
              <w:jc w:val="left"/>
              <w:textAlignment w:val="baseline"/>
              <w:rPr>
                <w:rFonts w:ascii="Century Gothic" w:hAnsi="Century Gothic" w:cs="Arial"/>
                <w:sz w:val="20"/>
              </w:rPr>
            </w:pPr>
            <w:r w:rsidRPr="001D7DAD">
              <w:rPr>
                <w:rFonts w:ascii="Century Gothic" w:hAnsi="Century Gothic" w:cs="Arial"/>
                <w:sz w:val="20"/>
              </w:rPr>
              <w:t>Nature and purpose of data processing</w:t>
            </w:r>
          </w:p>
        </w:tc>
        <w:tc>
          <w:tcPr>
            <w:tcW w:w="6019" w:type="dxa"/>
            <w:shd w:val="clear" w:color="auto" w:fill="auto"/>
          </w:tcPr>
          <w:p w14:paraId="2430F526" w14:textId="77777777" w:rsidR="00BE2E8D" w:rsidRPr="001D7DAD" w:rsidRDefault="00BE2E8D" w:rsidP="001C3B76">
            <w:pPr>
              <w:spacing w:line="242" w:lineRule="exact"/>
              <w:ind w:left="108" w:right="108"/>
              <w:textAlignment w:val="baseline"/>
              <w:rPr>
                <w:rFonts w:ascii="Century Gothic" w:hAnsi="Century Gothic" w:cs="Arial"/>
                <w:sz w:val="20"/>
              </w:rPr>
            </w:pPr>
            <w:r w:rsidRPr="001D7DAD">
              <w:rPr>
                <w:rFonts w:ascii="Century Gothic" w:hAnsi="Century Gothic" w:cs="Arial"/>
                <w:sz w:val="20"/>
              </w:rPr>
              <w:t>The Personal Data transferred will be as necessary to enable the Supplier to provide [</w:t>
            </w:r>
            <w:r w:rsidRPr="001D7DAD">
              <w:rPr>
                <w:rFonts w:ascii="Century Gothic" w:hAnsi="Century Gothic" w:cs="Arial"/>
                <w:sz w:val="20"/>
                <w:highlight w:val="yellow"/>
              </w:rPr>
              <w:t>insert</w:t>
            </w:r>
            <w:r w:rsidRPr="001D7DAD">
              <w:rPr>
                <w:rFonts w:ascii="Century Gothic" w:hAnsi="Century Gothic" w:cs="Arial"/>
                <w:sz w:val="20"/>
              </w:rPr>
              <w:t xml:space="preserve">] to the customers of Virgin. </w:t>
            </w:r>
          </w:p>
          <w:p w14:paraId="053970A0" w14:textId="77777777" w:rsidR="00BE2E8D" w:rsidRPr="001D7DAD" w:rsidRDefault="00BE2E8D" w:rsidP="001C3B76">
            <w:pPr>
              <w:spacing w:line="242" w:lineRule="exact"/>
              <w:ind w:left="108" w:right="108"/>
              <w:textAlignment w:val="baseline"/>
              <w:rPr>
                <w:rFonts w:ascii="Century Gothic" w:hAnsi="Century Gothic" w:cs="Arial"/>
                <w:sz w:val="20"/>
              </w:rPr>
            </w:pPr>
          </w:p>
        </w:tc>
      </w:tr>
      <w:tr w:rsidR="00BE2E8D" w:rsidRPr="001D7DAD" w14:paraId="7A845EC3" w14:textId="77777777" w:rsidTr="001C3B76">
        <w:trPr>
          <w:trHeight w:hRule="exact" w:val="3655"/>
        </w:trPr>
        <w:tc>
          <w:tcPr>
            <w:tcW w:w="2976" w:type="dxa"/>
            <w:shd w:val="clear" w:color="auto" w:fill="auto"/>
          </w:tcPr>
          <w:p w14:paraId="7A161850" w14:textId="77777777" w:rsidR="00BE2E8D" w:rsidRPr="001D7DAD" w:rsidRDefault="00BE2E8D" w:rsidP="001C3B76">
            <w:pPr>
              <w:spacing w:after="711" w:line="242" w:lineRule="exact"/>
              <w:ind w:left="106"/>
              <w:jc w:val="left"/>
              <w:textAlignment w:val="baseline"/>
              <w:rPr>
                <w:rFonts w:ascii="Century Gothic" w:hAnsi="Century Gothic" w:cs="Arial"/>
                <w:sz w:val="20"/>
              </w:rPr>
            </w:pPr>
            <w:r w:rsidRPr="001D7DAD">
              <w:rPr>
                <w:rFonts w:ascii="Century Gothic" w:hAnsi="Century Gothic" w:cs="Arial"/>
                <w:sz w:val="20"/>
              </w:rPr>
              <w:t>Category of Personal data including any sensitive data</w:t>
            </w:r>
          </w:p>
        </w:tc>
        <w:tc>
          <w:tcPr>
            <w:tcW w:w="6019" w:type="dxa"/>
            <w:shd w:val="clear" w:color="auto" w:fill="auto"/>
          </w:tcPr>
          <w:p w14:paraId="3CAFB6FD"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Categories of Personal Data</w:t>
            </w:r>
          </w:p>
          <w:p w14:paraId="3C0BE08D"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2EB2567E"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The Personal Data transferred may concern but is not limited to the following categories of Personal Data:</w:t>
            </w:r>
          </w:p>
          <w:p w14:paraId="0AACEE60" w14:textId="77777777" w:rsidR="00BE2E8D" w:rsidRPr="001D7DAD" w:rsidRDefault="00BE2E8D" w:rsidP="009A418A">
            <w:pPr>
              <w:numPr>
                <w:ilvl w:val="0"/>
                <w:numId w:val="129"/>
              </w:numPr>
              <w:spacing w:line="231" w:lineRule="exact"/>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p>
          <w:p w14:paraId="2741A11C"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1BCE668C"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 xml:space="preserve">The Personal Data described above may include but will not be limited to: </w:t>
            </w:r>
          </w:p>
          <w:p w14:paraId="5840C540" w14:textId="77777777" w:rsidR="00BE2E8D" w:rsidRPr="001D7DAD" w:rsidRDefault="00BE2E8D" w:rsidP="001C3B76">
            <w:pPr>
              <w:spacing w:line="231"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rPr>
              <w:tab/>
              <w:t>[</w:t>
            </w:r>
            <w:r w:rsidRPr="001D7DAD">
              <w:rPr>
                <w:rFonts w:ascii="Century Gothic" w:hAnsi="Century Gothic" w:cs="Arial"/>
                <w:sz w:val="20"/>
                <w:highlight w:val="yellow"/>
              </w:rPr>
              <w:t>insert]</w:t>
            </w:r>
          </w:p>
          <w:p w14:paraId="47DC1186" w14:textId="77777777" w:rsidR="00BE2E8D" w:rsidRPr="001D7DAD" w:rsidRDefault="00BE2E8D" w:rsidP="001C3B76">
            <w:pPr>
              <w:spacing w:line="231" w:lineRule="exact"/>
              <w:ind w:left="72"/>
              <w:jc w:val="left"/>
              <w:textAlignment w:val="baseline"/>
              <w:rPr>
                <w:rFonts w:ascii="Century Gothic" w:hAnsi="Century Gothic" w:cs="Arial"/>
                <w:sz w:val="20"/>
              </w:rPr>
            </w:pPr>
          </w:p>
          <w:p w14:paraId="60992362" w14:textId="77777777" w:rsidR="00BE2E8D" w:rsidRPr="001D7DAD" w:rsidRDefault="00BE2E8D" w:rsidP="001C3B76">
            <w:pPr>
              <w:spacing w:line="231" w:lineRule="exact"/>
              <w:jc w:val="left"/>
              <w:textAlignment w:val="baseline"/>
              <w:rPr>
                <w:rFonts w:ascii="Century Gothic" w:hAnsi="Century Gothic" w:cs="Arial"/>
                <w:sz w:val="20"/>
              </w:rPr>
            </w:pPr>
          </w:p>
          <w:p w14:paraId="6DEF6168" w14:textId="77777777" w:rsidR="00BE2E8D" w:rsidRPr="001D7DAD" w:rsidRDefault="00BE2E8D" w:rsidP="001C3B76">
            <w:pPr>
              <w:spacing w:line="231" w:lineRule="exact"/>
              <w:jc w:val="left"/>
              <w:textAlignment w:val="baseline"/>
              <w:rPr>
                <w:rFonts w:ascii="Century Gothic" w:hAnsi="Century Gothic" w:cs="Arial"/>
                <w:sz w:val="20"/>
              </w:rPr>
            </w:pPr>
            <w:r w:rsidRPr="001D7DAD">
              <w:rPr>
                <w:rFonts w:ascii="Century Gothic" w:hAnsi="Century Gothic" w:cs="Arial"/>
                <w:sz w:val="20"/>
              </w:rPr>
              <w:t>Special Categories of Personal Data (if applicable)</w:t>
            </w:r>
          </w:p>
          <w:p w14:paraId="1378C7D3" w14:textId="77777777" w:rsidR="00BE2E8D" w:rsidRPr="001D7DAD" w:rsidRDefault="00BE2E8D" w:rsidP="001C3B76">
            <w:pPr>
              <w:spacing w:line="231" w:lineRule="exact"/>
              <w:jc w:val="left"/>
              <w:textAlignment w:val="baseline"/>
              <w:rPr>
                <w:rFonts w:ascii="Century Gothic" w:hAnsi="Century Gothic" w:cs="Arial"/>
                <w:sz w:val="20"/>
              </w:rPr>
            </w:pPr>
          </w:p>
          <w:p w14:paraId="1B9692A4" w14:textId="77777777" w:rsidR="00BE2E8D" w:rsidRPr="001D7DAD" w:rsidRDefault="00BE2E8D" w:rsidP="001C3B76">
            <w:pPr>
              <w:spacing w:line="231" w:lineRule="exact"/>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r w:rsidRPr="001D7DAD">
              <w:rPr>
                <w:rFonts w:ascii="Century Gothic" w:hAnsi="Century Gothic" w:cs="Arial"/>
                <w:sz w:val="20"/>
              </w:rPr>
              <w:t>]</w:t>
            </w:r>
          </w:p>
        </w:tc>
      </w:tr>
      <w:tr w:rsidR="00BE2E8D" w:rsidRPr="001D7DAD" w14:paraId="5F4B6B1F" w14:textId="77777777" w:rsidTr="001C3B76">
        <w:trPr>
          <w:trHeight w:hRule="exact" w:val="1427"/>
        </w:trPr>
        <w:tc>
          <w:tcPr>
            <w:tcW w:w="2976" w:type="dxa"/>
            <w:shd w:val="clear" w:color="auto" w:fill="auto"/>
          </w:tcPr>
          <w:p w14:paraId="43346017" w14:textId="77777777" w:rsidR="00BE2E8D" w:rsidRPr="001D7DAD" w:rsidRDefault="00BE2E8D" w:rsidP="001C3B76">
            <w:pPr>
              <w:spacing w:after="477" w:line="242" w:lineRule="exact"/>
              <w:ind w:left="106"/>
              <w:jc w:val="left"/>
              <w:textAlignment w:val="baseline"/>
              <w:rPr>
                <w:rFonts w:ascii="Century Gothic" w:hAnsi="Century Gothic" w:cs="Arial"/>
                <w:sz w:val="20"/>
              </w:rPr>
            </w:pPr>
            <w:r w:rsidRPr="001D7DAD">
              <w:rPr>
                <w:rFonts w:ascii="Century Gothic" w:hAnsi="Century Gothic" w:cs="Arial"/>
                <w:sz w:val="20"/>
              </w:rPr>
              <w:t>Category of Data Subject</w:t>
            </w:r>
          </w:p>
        </w:tc>
        <w:tc>
          <w:tcPr>
            <w:tcW w:w="6019" w:type="dxa"/>
            <w:shd w:val="clear" w:color="auto" w:fill="auto"/>
          </w:tcPr>
          <w:p w14:paraId="4B5738EF" w14:textId="77777777" w:rsidR="00BE2E8D" w:rsidRPr="001D7DAD" w:rsidRDefault="00BE2E8D" w:rsidP="001C3B76">
            <w:pPr>
              <w:spacing w:line="237" w:lineRule="exact"/>
              <w:ind w:left="72"/>
              <w:jc w:val="left"/>
              <w:textAlignment w:val="baseline"/>
              <w:rPr>
                <w:rFonts w:ascii="Century Gothic" w:hAnsi="Century Gothic" w:cs="Arial"/>
                <w:sz w:val="20"/>
              </w:rPr>
            </w:pPr>
            <w:r w:rsidRPr="001D7DAD">
              <w:rPr>
                <w:rFonts w:ascii="Century Gothic" w:hAnsi="Century Gothic" w:cs="Arial"/>
                <w:sz w:val="20"/>
              </w:rPr>
              <w:t>The Personal Data transferred may concern but is not limited to the following categories of Data Subjects:</w:t>
            </w:r>
          </w:p>
          <w:p w14:paraId="6C2FF5D9" w14:textId="77777777" w:rsidR="00BE2E8D" w:rsidRPr="001D7DAD" w:rsidRDefault="00BE2E8D" w:rsidP="001C3B76">
            <w:pPr>
              <w:spacing w:line="237" w:lineRule="exact"/>
              <w:ind w:left="72"/>
              <w:jc w:val="left"/>
              <w:textAlignment w:val="baseline"/>
              <w:rPr>
                <w:rFonts w:ascii="Century Gothic" w:hAnsi="Century Gothic" w:cs="Arial"/>
                <w:sz w:val="20"/>
              </w:rPr>
            </w:pPr>
          </w:p>
          <w:p w14:paraId="06F77B8C" w14:textId="77777777" w:rsidR="00BE2E8D" w:rsidRPr="001D7DAD" w:rsidRDefault="00BE2E8D" w:rsidP="001C3B76">
            <w:pPr>
              <w:spacing w:line="237"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insert</w:t>
            </w:r>
            <w:r w:rsidRPr="001D7DAD">
              <w:rPr>
                <w:rFonts w:ascii="Century Gothic" w:hAnsi="Century Gothic" w:cs="Arial"/>
                <w:sz w:val="20"/>
              </w:rPr>
              <w:t>]</w:t>
            </w:r>
          </w:p>
        </w:tc>
      </w:tr>
      <w:tr w:rsidR="00BE2E8D" w:rsidRPr="001D7DAD" w14:paraId="684CE3A9" w14:textId="77777777" w:rsidTr="001C3B76">
        <w:trPr>
          <w:trHeight w:hRule="exact" w:val="969"/>
        </w:trPr>
        <w:tc>
          <w:tcPr>
            <w:tcW w:w="2976" w:type="dxa"/>
            <w:shd w:val="clear" w:color="auto" w:fill="auto"/>
          </w:tcPr>
          <w:p w14:paraId="6B59661E" w14:textId="77777777" w:rsidR="00BE2E8D" w:rsidRPr="001D7DAD" w:rsidRDefault="00BE2E8D" w:rsidP="001C3B76">
            <w:pPr>
              <w:tabs>
                <w:tab w:val="left" w:pos="936"/>
                <w:tab w:val="right" w:pos="2880"/>
              </w:tabs>
              <w:spacing w:line="242" w:lineRule="exact"/>
              <w:ind w:left="72"/>
              <w:jc w:val="left"/>
              <w:textAlignment w:val="baseline"/>
              <w:rPr>
                <w:rFonts w:ascii="Century Gothic" w:hAnsi="Century Gothic" w:cs="Arial"/>
                <w:sz w:val="20"/>
              </w:rPr>
            </w:pPr>
            <w:r w:rsidRPr="001D7DAD">
              <w:rPr>
                <w:rFonts w:ascii="Century Gothic" w:hAnsi="Century Gothic" w:cs="Arial"/>
                <w:sz w:val="20"/>
              </w:rPr>
              <w:t xml:space="preserve">The frequency of the transfer </w:t>
            </w:r>
          </w:p>
        </w:tc>
        <w:tc>
          <w:tcPr>
            <w:tcW w:w="6019" w:type="dxa"/>
            <w:shd w:val="clear" w:color="auto" w:fill="auto"/>
          </w:tcPr>
          <w:p w14:paraId="5FAF6F47" w14:textId="77777777" w:rsidR="00BE2E8D" w:rsidRPr="001D7DAD" w:rsidRDefault="00BE2E8D" w:rsidP="001C3B76">
            <w:pPr>
              <w:spacing w:line="242" w:lineRule="exact"/>
              <w:ind w:left="72"/>
              <w:jc w:val="left"/>
              <w:textAlignment w:val="baseline"/>
              <w:rPr>
                <w:rFonts w:ascii="Century Gothic" w:hAnsi="Century Gothic" w:cs="Arial"/>
                <w:sz w:val="20"/>
              </w:rPr>
            </w:pPr>
            <w:r w:rsidRPr="001D7DAD">
              <w:rPr>
                <w:rFonts w:ascii="Century Gothic" w:hAnsi="Century Gothic" w:cs="Arial"/>
                <w:sz w:val="20"/>
              </w:rPr>
              <w:t>Continuous</w:t>
            </w:r>
          </w:p>
        </w:tc>
      </w:tr>
      <w:tr w:rsidR="00BE2E8D" w:rsidRPr="001D7DAD" w14:paraId="35E97245" w14:textId="77777777" w:rsidTr="001C3B76">
        <w:trPr>
          <w:trHeight w:hRule="exact" w:val="969"/>
        </w:trPr>
        <w:tc>
          <w:tcPr>
            <w:tcW w:w="2976" w:type="dxa"/>
            <w:shd w:val="clear" w:color="auto" w:fill="auto"/>
          </w:tcPr>
          <w:p w14:paraId="68C6C7AC" w14:textId="77777777" w:rsidR="00BE2E8D" w:rsidRPr="001D7DAD" w:rsidRDefault="00BE2E8D" w:rsidP="001C3B76">
            <w:pPr>
              <w:tabs>
                <w:tab w:val="left" w:pos="936"/>
                <w:tab w:val="right" w:pos="2880"/>
              </w:tabs>
              <w:spacing w:line="242" w:lineRule="exact"/>
              <w:ind w:left="72"/>
              <w:jc w:val="left"/>
              <w:textAlignment w:val="baseline"/>
              <w:rPr>
                <w:rFonts w:ascii="Century Gothic" w:hAnsi="Century Gothic" w:cs="Arial"/>
                <w:sz w:val="20"/>
              </w:rPr>
            </w:pPr>
            <w:r w:rsidRPr="001D7DAD">
              <w:rPr>
                <w:rFonts w:ascii="Century Gothic" w:hAnsi="Century Gothic" w:cs="Arial"/>
                <w:sz w:val="20"/>
              </w:rPr>
              <w:t>Retention period</w:t>
            </w:r>
          </w:p>
        </w:tc>
        <w:tc>
          <w:tcPr>
            <w:tcW w:w="6019" w:type="dxa"/>
            <w:shd w:val="clear" w:color="auto" w:fill="auto"/>
          </w:tcPr>
          <w:p w14:paraId="2CE7064D" w14:textId="77777777" w:rsidR="00BE2E8D" w:rsidRPr="001D7DAD" w:rsidRDefault="00BE2E8D" w:rsidP="001C3B76">
            <w:pPr>
              <w:spacing w:line="242" w:lineRule="exact"/>
              <w:ind w:left="72"/>
              <w:jc w:val="left"/>
              <w:textAlignment w:val="baseline"/>
              <w:rPr>
                <w:rFonts w:ascii="Century Gothic" w:hAnsi="Century Gothic" w:cs="Arial"/>
                <w:sz w:val="20"/>
              </w:rPr>
            </w:pPr>
            <w:r w:rsidRPr="001D7DAD">
              <w:rPr>
                <w:rFonts w:ascii="Century Gothic" w:hAnsi="Century Gothic" w:cs="Arial"/>
                <w:sz w:val="20"/>
              </w:rPr>
              <w:t>[</w:t>
            </w:r>
            <w:r w:rsidRPr="001D7DAD">
              <w:rPr>
                <w:rFonts w:ascii="Century Gothic" w:hAnsi="Century Gothic" w:cs="Arial"/>
                <w:sz w:val="20"/>
                <w:highlight w:val="yellow"/>
              </w:rPr>
              <w:t>TBC</w:t>
            </w:r>
            <w:r w:rsidRPr="001D7DAD">
              <w:rPr>
                <w:rFonts w:ascii="Century Gothic" w:hAnsi="Century Gothic" w:cs="Arial"/>
                <w:sz w:val="20"/>
              </w:rPr>
              <w:t>]</w:t>
            </w:r>
          </w:p>
        </w:tc>
      </w:tr>
    </w:tbl>
    <w:p w14:paraId="57D180AE" w14:textId="77777777" w:rsidR="00BE2E8D" w:rsidRPr="001D7DAD" w:rsidRDefault="00BE2E8D" w:rsidP="00BE2E8D">
      <w:pPr>
        <w:pStyle w:val="BodyText1"/>
        <w:rPr>
          <w:rFonts w:ascii="Century Gothic" w:eastAsia="Calibri" w:hAnsi="Century Gothic"/>
          <w:sz w:val="20"/>
        </w:rPr>
      </w:pPr>
    </w:p>
    <w:p w14:paraId="1B427538" w14:textId="77777777" w:rsidR="00BE2E8D" w:rsidRPr="001D7DAD" w:rsidRDefault="00BE2E8D" w:rsidP="00BE2E8D">
      <w:pPr>
        <w:jc w:val="left"/>
        <w:rPr>
          <w:rFonts w:ascii="Century Gothic" w:eastAsia="Calibri" w:hAnsi="Century Gothic" w:cs="Arial"/>
          <w:b/>
          <w:sz w:val="20"/>
        </w:rPr>
      </w:pPr>
      <w:r w:rsidRPr="001D7DAD">
        <w:rPr>
          <w:rFonts w:ascii="Century Gothic" w:eastAsia="Calibri" w:hAnsi="Century Gothic" w:cs="Arial"/>
          <w:b/>
          <w:sz w:val="20"/>
        </w:rPr>
        <w:br w:type="page"/>
      </w:r>
    </w:p>
    <w:p w14:paraId="5F97AF4C" w14:textId="77777777" w:rsidR="00BE2E8D" w:rsidRPr="001D7DAD" w:rsidRDefault="00BE2E8D" w:rsidP="00BE2E8D">
      <w:pPr>
        <w:spacing w:after="240"/>
        <w:jc w:val="center"/>
        <w:rPr>
          <w:rFonts w:ascii="Century Gothic" w:eastAsia="Calibri" w:hAnsi="Century Gothic" w:cs="Arial"/>
          <w:b/>
          <w:sz w:val="20"/>
        </w:rPr>
      </w:pPr>
      <w:r w:rsidRPr="001D7DAD">
        <w:rPr>
          <w:rFonts w:ascii="Century Gothic" w:eastAsia="Calibri" w:hAnsi="Century Gothic" w:cs="Arial"/>
          <w:b/>
          <w:sz w:val="20"/>
        </w:rPr>
        <w:lastRenderedPageBreak/>
        <w:t>Appendix 2 to the Standard Contractual Clauses</w:t>
      </w:r>
    </w:p>
    <w:p w14:paraId="592CDB29" w14:textId="77777777" w:rsidR="00BE2E8D" w:rsidRPr="001D7DAD" w:rsidRDefault="00BE2E8D" w:rsidP="00BE2E8D">
      <w:pPr>
        <w:spacing w:after="240"/>
        <w:rPr>
          <w:rFonts w:ascii="Century Gothic" w:hAnsi="Century Gothic" w:cs="Arial"/>
          <w:sz w:val="20"/>
        </w:rPr>
      </w:pPr>
      <w:r w:rsidRPr="001D7DAD">
        <w:rPr>
          <w:rFonts w:ascii="Century Gothic" w:hAnsi="Century Gothic" w:cs="Arial"/>
          <w:sz w:val="20"/>
        </w:rPr>
        <w:t>Technical and Organisational Measures including technical and organisational measures to ensure the security of the data.</w:t>
      </w:r>
    </w:p>
    <w:p w14:paraId="28E0AAF5" w14:textId="77777777" w:rsidR="00BE2E8D" w:rsidRPr="001D7DAD" w:rsidRDefault="00BE2E8D" w:rsidP="009A418A">
      <w:pPr>
        <w:pStyle w:val="ListParagraph"/>
        <w:numPr>
          <w:ilvl w:val="1"/>
          <w:numId w:val="140"/>
        </w:numPr>
        <w:spacing w:after="120" w:line="276" w:lineRule="auto"/>
        <w:rPr>
          <w:rFonts w:ascii="Century Gothic" w:eastAsia="Arial" w:hAnsi="Century Gothic" w:cs="Arial"/>
          <w:color w:val="000000" w:themeColor="text1"/>
          <w:sz w:val="20"/>
        </w:rPr>
      </w:pPr>
      <w:bookmarkStart w:id="127" w:name="_Int_ljE35Klf"/>
      <w:r w:rsidRPr="001D7DAD">
        <w:rPr>
          <w:rFonts w:ascii="Century Gothic" w:eastAsia="Arial" w:hAnsi="Century Gothic" w:cs="Arial"/>
          <w:color w:val="000000" w:themeColor="text1"/>
          <w:sz w:val="20"/>
        </w:rPr>
        <w:t>The Supplier shall implement and maintain processes, procedures, and controls (“</w:t>
      </w:r>
      <w:r w:rsidRPr="001D7DAD">
        <w:rPr>
          <w:rFonts w:ascii="Century Gothic" w:eastAsia="Arial" w:hAnsi="Century Gothic" w:cs="Arial"/>
          <w:b/>
          <w:bCs/>
          <w:color w:val="000000" w:themeColor="text1"/>
          <w:sz w:val="20"/>
        </w:rPr>
        <w:t>Security Measures</w:t>
      </w:r>
      <w:r w:rsidRPr="001D7DAD">
        <w:rPr>
          <w:rFonts w:ascii="Century Gothic" w:eastAsia="Arial" w:hAnsi="Century Gothic" w:cs="Arial"/>
          <w:color w:val="000000" w:themeColor="text1"/>
          <w:sz w:val="20"/>
        </w:rPr>
        <w:t>”) which are designed to manage and protect the confidentiality, integrity, and availability of, and access to, data; and demonstrate alignment with the ISO/IEC 27001 standard, and regulatory obligations where required.</w:t>
      </w:r>
      <w:bookmarkEnd w:id="127"/>
    </w:p>
    <w:p w14:paraId="4E0B4488" w14:textId="77777777" w:rsidR="00BE2E8D" w:rsidRPr="001D7DAD" w:rsidRDefault="00BE2E8D" w:rsidP="009A418A">
      <w:pPr>
        <w:pStyle w:val="ListParagraph"/>
        <w:numPr>
          <w:ilvl w:val="1"/>
          <w:numId w:val="14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The Supplier is responsible for the performance of all subcontractors and sub processors and shall ensure that all are covered by contracts that have obligations no less robust as defined in this agreement.</w:t>
      </w:r>
    </w:p>
    <w:p w14:paraId="2150F2D8" w14:textId="77777777" w:rsidR="00BE2E8D" w:rsidRPr="001D7DAD" w:rsidRDefault="00BE2E8D" w:rsidP="009A418A">
      <w:pPr>
        <w:pStyle w:val="ListParagraph"/>
        <w:numPr>
          <w:ilvl w:val="1"/>
          <w:numId w:val="14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Supplier agrees it will not decrease the overall security of the Services during the contract term</w:t>
      </w:r>
      <w:bookmarkStart w:id="128" w:name="_Int_4Jzuj2tH"/>
      <w:r w:rsidRPr="001D7DAD">
        <w:rPr>
          <w:rFonts w:ascii="Century Gothic" w:eastAsia="Arial" w:hAnsi="Century Gothic" w:cs="Arial"/>
          <w:color w:val="000000" w:themeColor="text1"/>
          <w:sz w:val="20"/>
        </w:rPr>
        <w:t xml:space="preserve">. </w:t>
      </w:r>
    </w:p>
    <w:p w14:paraId="39810F5A" w14:textId="77777777" w:rsidR="00BE2E8D" w:rsidRPr="001D7DAD" w:rsidRDefault="00BE2E8D" w:rsidP="009A418A">
      <w:pPr>
        <w:pStyle w:val="ListParagraph"/>
        <w:numPr>
          <w:ilvl w:val="1"/>
          <w:numId w:val="14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Supplier agrees that any security accreditation that forms part of this agreement e.g., ISO27001, Cyber Essentials, PCI-DSS must be maintained over the course of the contract term and written evidence of compliance supplied to Virgin at least annually or upon change of compliance status</w:t>
      </w:r>
      <w:bookmarkEnd w:id="128"/>
      <w:r w:rsidRPr="001D7DAD">
        <w:rPr>
          <w:rFonts w:ascii="Century Gothic" w:eastAsia="Arial" w:hAnsi="Century Gothic" w:cs="Arial"/>
          <w:color w:val="000000" w:themeColor="text1"/>
          <w:sz w:val="20"/>
        </w:rPr>
        <w:t>.</w:t>
      </w:r>
    </w:p>
    <w:p w14:paraId="2736C318" w14:textId="77777777" w:rsidR="00BE2E8D" w:rsidRPr="001D7DAD" w:rsidRDefault="00BE2E8D" w:rsidP="009A418A">
      <w:pPr>
        <w:pStyle w:val="ListParagraph"/>
        <w:numPr>
          <w:ilvl w:val="0"/>
          <w:numId w:val="140"/>
        </w:numPr>
        <w:spacing w:after="120" w:line="276" w:lineRule="auto"/>
        <w:rPr>
          <w:rFonts w:ascii="Century Gothic" w:eastAsia="Arial" w:hAnsi="Century Gothic" w:cs="Arial"/>
          <w:color w:val="000000" w:themeColor="text1"/>
          <w:sz w:val="20"/>
        </w:rPr>
      </w:pPr>
      <w:bookmarkStart w:id="129" w:name="_Int_5rKZtDIT"/>
      <w:r w:rsidRPr="001D7DAD">
        <w:rPr>
          <w:rFonts w:ascii="Century Gothic" w:eastAsia="Arial" w:hAnsi="Century Gothic" w:cs="Arial"/>
          <w:color w:val="000000" w:themeColor="text1"/>
          <w:sz w:val="20"/>
        </w:rPr>
        <w:t>The “Security Measures must include as a minimum:</w:t>
      </w:r>
      <w:bookmarkEnd w:id="129"/>
    </w:p>
    <w:p w14:paraId="7AE7298F"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30" w:name="_Int_O2clCJKw"/>
      <w:r w:rsidRPr="001D7DAD">
        <w:rPr>
          <w:rFonts w:ascii="Century Gothic" w:eastAsia="Arial" w:hAnsi="Century Gothic" w:cs="Arial"/>
          <w:b/>
          <w:bCs/>
          <w:color w:val="000000" w:themeColor="text1"/>
          <w:sz w:val="20"/>
        </w:rPr>
        <w:t>Governance Risk and Compliance</w:t>
      </w:r>
      <w:bookmarkEnd w:id="130"/>
    </w:p>
    <w:p w14:paraId="11325BD9" w14:textId="77777777" w:rsidR="00BE2E8D" w:rsidRPr="001D7DAD" w:rsidRDefault="00BE2E8D" w:rsidP="009A418A">
      <w:pPr>
        <w:pStyle w:val="ListParagraph"/>
        <w:numPr>
          <w:ilvl w:val="0"/>
          <w:numId w:val="139"/>
        </w:numPr>
        <w:spacing w:after="120"/>
        <w:rPr>
          <w:rFonts w:ascii="Century Gothic" w:eastAsia="Arial" w:hAnsi="Century Gothic" w:cs="Arial"/>
          <w:color w:val="000000" w:themeColor="text1"/>
          <w:sz w:val="20"/>
        </w:rPr>
      </w:pPr>
      <w:r w:rsidRPr="001D7DAD">
        <w:rPr>
          <w:rStyle w:val="xcontentpasted0"/>
          <w:rFonts w:ascii="Century Gothic" w:eastAsia="Arial" w:hAnsi="Century Gothic" w:cs="Arial"/>
          <w:color w:val="000000" w:themeColor="text1"/>
          <w:sz w:val="20"/>
          <w:lang w:val="en-US"/>
        </w:rPr>
        <w:t>Assigning responsibilit</w:t>
      </w:r>
      <w:r w:rsidRPr="001D7DAD">
        <w:rPr>
          <w:rFonts w:ascii="Century Gothic" w:eastAsia="Arial" w:hAnsi="Century Gothic" w:cs="Arial"/>
          <w:color w:val="000000" w:themeColor="text1"/>
          <w:sz w:val="20"/>
          <w:lang w:val="en-US"/>
        </w:rPr>
        <w:t>y for information security practices and standards as part of an information security program.</w:t>
      </w:r>
    </w:p>
    <w:p w14:paraId="53FA41E9" w14:textId="77777777" w:rsidR="00BE2E8D" w:rsidRPr="001D7DAD" w:rsidRDefault="00BE2E8D" w:rsidP="009A418A">
      <w:pPr>
        <w:pStyle w:val="ListParagraph"/>
        <w:numPr>
          <w:ilvl w:val="0"/>
          <w:numId w:val="139"/>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of an appropriate set of Information Security Policies effectively led by board level, which are reviewed at least annually, and that supports an information security programme.</w:t>
      </w:r>
    </w:p>
    <w:p w14:paraId="42BF7CAF" w14:textId="77777777" w:rsidR="00BE2E8D" w:rsidRPr="001D7DAD" w:rsidRDefault="00BE2E8D" w:rsidP="009A418A">
      <w:pPr>
        <w:pStyle w:val="ListParagraph"/>
        <w:numPr>
          <w:ilvl w:val="0"/>
          <w:numId w:val="139"/>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of a risk management programme to identify, assess, document, and manage any potential risks to the processing of Virgin data.</w:t>
      </w:r>
    </w:p>
    <w:p w14:paraId="471F14C6" w14:textId="77777777" w:rsidR="00BE2E8D" w:rsidRPr="001D7DAD" w:rsidRDefault="00BE2E8D" w:rsidP="009A418A">
      <w:pPr>
        <w:pStyle w:val="ListParagraph"/>
        <w:numPr>
          <w:ilvl w:val="0"/>
          <w:numId w:val="139"/>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of an information security awareness programme delivered to personnel processing Virgin Data at hire and at least annually thereafter to ensure they understand the threats, risks, and their responsibilities in guarding against security events and unauthorised use or access to data.</w:t>
      </w:r>
    </w:p>
    <w:p w14:paraId="0E6CC98C" w14:textId="77777777" w:rsidR="00BE2E8D" w:rsidRPr="001D7DAD" w:rsidRDefault="00BE2E8D" w:rsidP="009A418A">
      <w:pPr>
        <w:pStyle w:val="ListParagraph"/>
        <w:numPr>
          <w:ilvl w:val="0"/>
          <w:numId w:val="139"/>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 xml:space="preserve">Regular evaluation of the effectiveness of the Security Measures to ensure the security of the Processing of Virgin Data is in line with the risks they present. </w:t>
      </w:r>
    </w:p>
    <w:p w14:paraId="7E7CBC9F"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31" w:name="_Int_7mL8odUJ"/>
      <w:r w:rsidRPr="001D7DAD">
        <w:rPr>
          <w:rFonts w:ascii="Century Gothic" w:eastAsia="Arial" w:hAnsi="Century Gothic" w:cs="Arial"/>
          <w:b/>
          <w:bCs/>
          <w:color w:val="000000" w:themeColor="text1"/>
          <w:sz w:val="20"/>
        </w:rPr>
        <w:t>Data Security</w:t>
      </w:r>
      <w:bookmarkEnd w:id="131"/>
    </w:p>
    <w:p w14:paraId="125D2BE1" w14:textId="77777777" w:rsidR="00BE2E8D" w:rsidRPr="001D7DAD" w:rsidRDefault="00BE2E8D" w:rsidP="009A418A">
      <w:pPr>
        <w:pStyle w:val="ListParagraph"/>
        <w:numPr>
          <w:ilvl w:val="0"/>
          <w:numId w:val="138"/>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Safeguards concerning the improper access to, and/or destruction, loss, theft and/or alteration of Virgin Data.</w:t>
      </w:r>
    </w:p>
    <w:p w14:paraId="1B6923FE" w14:textId="77777777" w:rsidR="00BE2E8D" w:rsidRPr="001D7DAD" w:rsidRDefault="00BE2E8D" w:rsidP="009A418A">
      <w:pPr>
        <w:pStyle w:val="ListParagraph"/>
        <w:numPr>
          <w:ilvl w:val="0"/>
          <w:numId w:val="138"/>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Physical or logical separation of Virgin Data from other data held by the Supplier.</w:t>
      </w:r>
    </w:p>
    <w:p w14:paraId="2B96852A" w14:textId="77777777" w:rsidR="00BE2E8D" w:rsidRPr="001D7DAD" w:rsidRDefault="00BE2E8D" w:rsidP="009A418A">
      <w:pPr>
        <w:pStyle w:val="ListParagraph"/>
        <w:numPr>
          <w:ilvl w:val="0"/>
          <w:numId w:val="138"/>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The use of industry standard cryptographic controls on all Virgin Data transferred over the internet, across untrusted networks, on removable media, and at rest.</w:t>
      </w:r>
    </w:p>
    <w:p w14:paraId="487F7772" w14:textId="77777777" w:rsidR="00BE2E8D" w:rsidRPr="001D7DAD" w:rsidRDefault="00BE2E8D" w:rsidP="009A418A">
      <w:pPr>
        <w:pStyle w:val="ListParagraph"/>
        <w:numPr>
          <w:ilvl w:val="0"/>
          <w:numId w:val="138"/>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Formalised change management procedures are in place for systems that process Virgin Data.</w:t>
      </w:r>
    </w:p>
    <w:p w14:paraId="5D162C6D" w14:textId="77777777" w:rsidR="00BE2E8D" w:rsidRPr="001D7DAD" w:rsidRDefault="00BE2E8D" w:rsidP="009A418A">
      <w:pPr>
        <w:pStyle w:val="ListParagraph"/>
        <w:numPr>
          <w:ilvl w:val="0"/>
          <w:numId w:val="138"/>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of industry standard end point detection and response capability to detect and block malicious code, executables, files, or other data sources.</w:t>
      </w:r>
    </w:p>
    <w:p w14:paraId="36B32D89" w14:textId="77777777" w:rsidR="00BE2E8D" w:rsidRPr="001D7DAD" w:rsidRDefault="00BE2E8D" w:rsidP="009A418A">
      <w:pPr>
        <w:pStyle w:val="ListParagraph"/>
        <w:numPr>
          <w:ilvl w:val="0"/>
          <w:numId w:val="138"/>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Security monitoring and end-to-end audit trails are in place and suitably protected to provide information to support data breach and security incident investigations.</w:t>
      </w:r>
    </w:p>
    <w:p w14:paraId="12E6B5BE" w14:textId="77777777" w:rsidR="00BE2E8D" w:rsidRPr="001D7DAD" w:rsidRDefault="00BE2E8D" w:rsidP="00BE2E8D">
      <w:p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b/>
          <w:bCs/>
          <w:color w:val="000000" w:themeColor="text1"/>
          <w:sz w:val="20"/>
        </w:rPr>
        <w:lastRenderedPageBreak/>
        <w:t>Identity and Access Controls</w:t>
      </w:r>
    </w:p>
    <w:p w14:paraId="37D6ECC0" w14:textId="77777777" w:rsidR="00BE2E8D" w:rsidRPr="001D7DAD" w:rsidRDefault="00BE2E8D" w:rsidP="00BE2E8D">
      <w:p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Logical</w:t>
      </w:r>
    </w:p>
    <w:p w14:paraId="4B455A77" w14:textId="77777777" w:rsidR="00BE2E8D" w:rsidRPr="001D7DAD" w:rsidRDefault="00BE2E8D" w:rsidP="009A418A">
      <w:pPr>
        <w:pStyle w:val="ListParagraph"/>
        <w:numPr>
          <w:ilvl w:val="0"/>
          <w:numId w:val="137"/>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Users are assigned unique accounts when accessing systems or data.</w:t>
      </w:r>
    </w:p>
    <w:p w14:paraId="3EAC6378" w14:textId="77777777" w:rsidR="00BE2E8D" w:rsidRPr="001D7DAD" w:rsidRDefault="00BE2E8D" w:rsidP="009A418A">
      <w:pPr>
        <w:pStyle w:val="ListParagraph"/>
        <w:numPr>
          <w:ilvl w:val="0"/>
          <w:numId w:val="137"/>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lang w:val="en-US"/>
        </w:rPr>
        <w:t>Logical access is granted on a need-to-know basis at the minimum level necessary.</w:t>
      </w:r>
    </w:p>
    <w:p w14:paraId="7670BD12" w14:textId="77777777" w:rsidR="00BE2E8D" w:rsidRPr="001D7DAD" w:rsidRDefault="00BE2E8D" w:rsidP="009A418A">
      <w:pPr>
        <w:pStyle w:val="ListParagraph"/>
        <w:numPr>
          <w:ilvl w:val="0"/>
          <w:numId w:val="137"/>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of</w:t>
      </w:r>
      <w:r w:rsidRPr="001D7DAD">
        <w:rPr>
          <w:rFonts w:ascii="Century Gothic" w:eastAsia="Arial" w:hAnsi="Century Gothic" w:cs="Arial"/>
          <w:color w:val="000000" w:themeColor="text1"/>
          <w:sz w:val="20"/>
          <w:lang w:val="en-US"/>
        </w:rPr>
        <w:t xml:space="preserve"> secure log-on procedures with additional controls for those with higher privilege such as multifactor authentication</w:t>
      </w:r>
    </w:p>
    <w:p w14:paraId="5E124A82" w14:textId="77777777" w:rsidR="00BE2E8D" w:rsidRPr="001D7DAD" w:rsidRDefault="00BE2E8D" w:rsidP="009A418A">
      <w:pPr>
        <w:pStyle w:val="ListParagraph"/>
        <w:numPr>
          <w:ilvl w:val="0"/>
          <w:numId w:val="137"/>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Use of</w:t>
      </w:r>
      <w:r w:rsidRPr="001D7DAD">
        <w:rPr>
          <w:rFonts w:ascii="Century Gothic" w:eastAsia="Arial" w:hAnsi="Century Gothic" w:cs="Arial"/>
          <w:color w:val="000000" w:themeColor="text1"/>
          <w:sz w:val="20"/>
          <w:lang w:val="en-US"/>
        </w:rPr>
        <w:t xml:space="preserve"> strong unique passwords is mandatory for all staff.</w:t>
      </w:r>
    </w:p>
    <w:p w14:paraId="7EC13783" w14:textId="77777777" w:rsidR="00BE2E8D" w:rsidRPr="001D7DAD" w:rsidRDefault="00BE2E8D" w:rsidP="009A418A">
      <w:pPr>
        <w:pStyle w:val="ListParagraph"/>
        <w:numPr>
          <w:ilvl w:val="0"/>
          <w:numId w:val="137"/>
        </w:numPr>
        <w:spacing w:after="120" w:line="276" w:lineRule="auto"/>
        <w:ind w:left="714" w:hanging="357"/>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lang w:val="en-US"/>
        </w:rPr>
        <w:t>Removal without delay of access for termina</w:t>
      </w:r>
      <w:r w:rsidRPr="001D7DAD">
        <w:rPr>
          <w:rStyle w:val="xcontentpasted0"/>
          <w:rFonts w:ascii="Century Gothic" w:eastAsia="Arial" w:hAnsi="Century Gothic" w:cs="Arial"/>
          <w:color w:val="000000" w:themeColor="text1"/>
          <w:sz w:val="20"/>
          <w:lang w:val="en-US"/>
        </w:rPr>
        <w:t xml:space="preserve">ted staff or those no longer needing access. </w:t>
      </w:r>
    </w:p>
    <w:p w14:paraId="557B9812" w14:textId="77777777" w:rsidR="00BE2E8D" w:rsidRPr="001D7DAD" w:rsidRDefault="00BE2E8D" w:rsidP="00BE2E8D">
      <w:p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Physical</w:t>
      </w:r>
    </w:p>
    <w:p w14:paraId="0185D192" w14:textId="77777777" w:rsidR="00BE2E8D" w:rsidRPr="001D7DAD" w:rsidRDefault="00BE2E8D" w:rsidP="009A418A">
      <w:pPr>
        <w:pStyle w:val="ListParagraph"/>
        <w:numPr>
          <w:ilvl w:val="0"/>
          <w:numId w:val="136"/>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Physical access to facilities used to process Virgin Data is protected by perimeter and direct access security controls.</w:t>
      </w:r>
    </w:p>
    <w:p w14:paraId="05C57827" w14:textId="77777777" w:rsidR="00BE2E8D" w:rsidRPr="001D7DAD" w:rsidRDefault="00BE2E8D" w:rsidP="009A418A">
      <w:pPr>
        <w:pStyle w:val="ListParagraph"/>
        <w:numPr>
          <w:ilvl w:val="0"/>
          <w:numId w:val="136"/>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 xml:space="preserve">Access shall be restricted to those with a demonstrable need for such access. </w:t>
      </w:r>
    </w:p>
    <w:p w14:paraId="039F26CC" w14:textId="77777777" w:rsidR="00BE2E8D" w:rsidRPr="001D7DAD" w:rsidRDefault="00BE2E8D" w:rsidP="009A418A">
      <w:pPr>
        <w:pStyle w:val="ListParagraph"/>
        <w:numPr>
          <w:ilvl w:val="0"/>
          <w:numId w:val="136"/>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Communications systems, building management systems, CCTV and guarding environments shall be subject to additional security measures.</w:t>
      </w:r>
    </w:p>
    <w:p w14:paraId="0BA008AF" w14:textId="77777777" w:rsidR="00BE2E8D" w:rsidRPr="001D7DAD" w:rsidRDefault="00BE2E8D" w:rsidP="009A418A">
      <w:pPr>
        <w:pStyle w:val="ListParagraph"/>
        <w:numPr>
          <w:ilvl w:val="0"/>
          <w:numId w:val="136"/>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 xml:space="preserve">A clear desk policy shall apply. </w:t>
      </w:r>
    </w:p>
    <w:p w14:paraId="1579C7FE"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32" w:name="_Int_8wQZgxId"/>
      <w:r w:rsidRPr="001D7DAD">
        <w:rPr>
          <w:rFonts w:ascii="Century Gothic" w:eastAsia="Arial" w:hAnsi="Century Gothic" w:cs="Arial"/>
          <w:b/>
          <w:bCs/>
          <w:color w:val="000000" w:themeColor="text1"/>
          <w:sz w:val="20"/>
        </w:rPr>
        <w:t>Asset Management</w:t>
      </w:r>
      <w:bookmarkEnd w:id="132"/>
    </w:p>
    <w:p w14:paraId="7BFA15F0" w14:textId="77777777" w:rsidR="00BE2E8D" w:rsidRPr="001D7DAD" w:rsidRDefault="00BE2E8D" w:rsidP="009A418A">
      <w:pPr>
        <w:pStyle w:val="ListParagraph"/>
        <w:numPr>
          <w:ilvl w:val="0"/>
          <w:numId w:val="135"/>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Formal management of software, hardware, and information assets throughout their lifecycle is in line with documented rules for acceptable use and secure handling and destruction.</w:t>
      </w:r>
    </w:p>
    <w:p w14:paraId="4428A102" w14:textId="77777777" w:rsidR="00BE2E8D" w:rsidRPr="001D7DAD" w:rsidRDefault="00BE2E8D" w:rsidP="009A418A">
      <w:pPr>
        <w:pStyle w:val="ListParagraph"/>
        <w:numPr>
          <w:ilvl w:val="0"/>
          <w:numId w:val="135"/>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For any Items of equipment containing storage media, verification that any Virgin Data and licensed software has been removed or securely overwritten or sanitised prior to disposal or re-use.</w:t>
      </w:r>
    </w:p>
    <w:p w14:paraId="65B59746"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33" w:name="_Int_onO5LylH"/>
      <w:r w:rsidRPr="001D7DAD">
        <w:rPr>
          <w:rFonts w:ascii="Century Gothic" w:eastAsia="Arial" w:hAnsi="Century Gothic" w:cs="Arial"/>
          <w:b/>
          <w:bCs/>
          <w:color w:val="000000" w:themeColor="text1"/>
          <w:sz w:val="20"/>
        </w:rPr>
        <w:t>Incident Response</w:t>
      </w:r>
      <w:bookmarkEnd w:id="133"/>
    </w:p>
    <w:p w14:paraId="02795890" w14:textId="77777777" w:rsidR="00BE2E8D" w:rsidRPr="001D7DAD" w:rsidRDefault="00BE2E8D" w:rsidP="009A418A">
      <w:pPr>
        <w:pStyle w:val="ListParagraph"/>
        <w:numPr>
          <w:ilvl w:val="0"/>
          <w:numId w:val="134"/>
        </w:numPr>
        <w:tabs>
          <w:tab w:val="left" w:pos="993"/>
        </w:tabs>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and maintenance of logging procedures to proactively record user and system activity for routine monitoring and investigation of events that may indicate or identify a security incident.</w:t>
      </w:r>
    </w:p>
    <w:p w14:paraId="044730A8"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34" w:name="_Int_rNcPQKSt"/>
      <w:r w:rsidRPr="001D7DAD">
        <w:rPr>
          <w:rFonts w:ascii="Century Gothic" w:eastAsia="Arial" w:hAnsi="Century Gothic" w:cs="Arial"/>
          <w:b/>
          <w:bCs/>
          <w:color w:val="000000" w:themeColor="text1"/>
          <w:sz w:val="20"/>
        </w:rPr>
        <w:t>Network Security</w:t>
      </w:r>
      <w:bookmarkEnd w:id="134"/>
    </w:p>
    <w:p w14:paraId="3A22542E" w14:textId="77777777" w:rsidR="00BE2E8D" w:rsidRPr="001D7DAD" w:rsidRDefault="00BE2E8D" w:rsidP="009A418A">
      <w:pPr>
        <w:pStyle w:val="ListParagraph"/>
        <w:numPr>
          <w:ilvl w:val="0"/>
          <w:numId w:val="133"/>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 xml:space="preserve">Implementation and maintenance of network protections </w:t>
      </w:r>
      <w:r w:rsidRPr="001D7DAD">
        <w:rPr>
          <w:rStyle w:val="xcontentpasted0"/>
          <w:rFonts w:ascii="Century Gothic" w:eastAsia="Arial" w:hAnsi="Century Gothic" w:cs="Arial"/>
          <w:color w:val="000000" w:themeColor="text1"/>
          <w:sz w:val="20"/>
          <w:lang w:val="en-US"/>
        </w:rPr>
        <w:t xml:space="preserve">like firewalls, intrusion detection and monitoring for </w:t>
      </w:r>
      <w:proofErr w:type="spellStart"/>
      <w:r w:rsidRPr="001D7DAD">
        <w:rPr>
          <w:rStyle w:val="xcontentpasted0"/>
          <w:rFonts w:ascii="Century Gothic" w:eastAsia="Arial" w:hAnsi="Century Gothic" w:cs="Arial"/>
          <w:color w:val="000000" w:themeColor="text1"/>
          <w:sz w:val="20"/>
          <w:lang w:val="en-US"/>
        </w:rPr>
        <w:t>unauthorised</w:t>
      </w:r>
      <w:proofErr w:type="spellEnd"/>
      <w:r w:rsidRPr="001D7DAD">
        <w:rPr>
          <w:rStyle w:val="xcontentpasted0"/>
          <w:rFonts w:ascii="Century Gothic" w:eastAsia="Arial" w:hAnsi="Century Gothic" w:cs="Arial"/>
          <w:color w:val="000000" w:themeColor="text1"/>
          <w:sz w:val="20"/>
          <w:lang w:val="en-US"/>
        </w:rPr>
        <w:t xml:space="preserve"> access.</w:t>
      </w:r>
      <w:r w:rsidRPr="001D7DAD">
        <w:rPr>
          <w:rFonts w:ascii="Century Gothic" w:eastAsia="Arial" w:hAnsi="Century Gothic" w:cs="Arial"/>
          <w:color w:val="000000" w:themeColor="text1"/>
          <w:sz w:val="20"/>
        </w:rPr>
        <w:t xml:space="preserve"> </w:t>
      </w:r>
    </w:p>
    <w:p w14:paraId="52044D8E" w14:textId="77777777" w:rsidR="00BE2E8D" w:rsidRPr="001D7DAD" w:rsidRDefault="00BE2E8D" w:rsidP="009A418A">
      <w:pPr>
        <w:pStyle w:val="ListParagraph"/>
        <w:numPr>
          <w:ilvl w:val="0"/>
          <w:numId w:val="133"/>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Access to external websites must be managed to reduce exposure to malicious content.</w:t>
      </w:r>
    </w:p>
    <w:p w14:paraId="0A201DE0" w14:textId="77777777" w:rsidR="00BE2E8D" w:rsidRPr="001D7DAD" w:rsidRDefault="00BE2E8D" w:rsidP="009A418A">
      <w:pPr>
        <w:pStyle w:val="ListParagraph"/>
        <w:numPr>
          <w:ilvl w:val="0"/>
          <w:numId w:val="133"/>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Use of email filtering tools to restrict malware and other malicious code gaining access to the network.</w:t>
      </w:r>
    </w:p>
    <w:p w14:paraId="0D26D353" w14:textId="77777777" w:rsidR="00BE2E8D" w:rsidRPr="001D7DAD" w:rsidRDefault="00BE2E8D" w:rsidP="009A418A">
      <w:pPr>
        <w:pStyle w:val="ListParagraph"/>
        <w:numPr>
          <w:ilvl w:val="0"/>
          <w:numId w:val="133"/>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Appropriate segregation of users, systems, and networks to increase resilience to incidents.</w:t>
      </w:r>
    </w:p>
    <w:p w14:paraId="2585CC6E" w14:textId="77777777" w:rsidR="00BE2E8D" w:rsidRPr="001D7DAD" w:rsidRDefault="00BE2E8D" w:rsidP="009A418A">
      <w:pPr>
        <w:pStyle w:val="ListParagraph"/>
        <w:numPr>
          <w:ilvl w:val="0"/>
          <w:numId w:val="133"/>
        </w:numPr>
        <w:spacing w:after="120"/>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Segregation of development, test, and production environments that hold Virgin Data, leveraging appropriate test data sets that are sufficiently protected and distant from live datasets.</w:t>
      </w:r>
    </w:p>
    <w:p w14:paraId="1900510F"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35" w:name="_Int_ItAzLzEX"/>
      <w:r w:rsidRPr="001D7DAD">
        <w:rPr>
          <w:rFonts w:ascii="Century Gothic" w:eastAsia="Arial" w:hAnsi="Century Gothic" w:cs="Arial"/>
          <w:b/>
          <w:bCs/>
          <w:color w:val="000000" w:themeColor="text1"/>
          <w:sz w:val="20"/>
        </w:rPr>
        <w:t>People Security</w:t>
      </w:r>
      <w:bookmarkEnd w:id="135"/>
    </w:p>
    <w:p w14:paraId="3C326FA9" w14:textId="77777777" w:rsidR="00BE2E8D" w:rsidRPr="001D7DAD" w:rsidRDefault="00BE2E8D" w:rsidP="009A418A">
      <w:pPr>
        <w:pStyle w:val="ListParagraph"/>
        <w:numPr>
          <w:ilvl w:val="0"/>
          <w:numId w:val="132"/>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Endorsement of a positive cyber security culture by senior executives that understand roles &amp; responsibilities.</w:t>
      </w:r>
    </w:p>
    <w:p w14:paraId="75F27D9C" w14:textId="77777777" w:rsidR="00BE2E8D" w:rsidRPr="001D7DAD" w:rsidRDefault="00BE2E8D" w:rsidP="009A418A">
      <w:pPr>
        <w:pStyle w:val="ListParagraph"/>
        <w:numPr>
          <w:ilvl w:val="0"/>
          <w:numId w:val="132"/>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lastRenderedPageBreak/>
        <w:t>Privileged users, including those who support critical systems, are trained in cyber security, and are made aware of their roles and responsibilities.</w:t>
      </w:r>
    </w:p>
    <w:p w14:paraId="72C9B3FE" w14:textId="77777777" w:rsidR="00BE2E8D" w:rsidRPr="001D7DAD" w:rsidRDefault="00BE2E8D" w:rsidP="009A418A">
      <w:pPr>
        <w:pStyle w:val="ListParagraph"/>
        <w:numPr>
          <w:ilvl w:val="0"/>
          <w:numId w:val="132"/>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Third-party stakeholders (e.g., suppliers, customers, partners) understand roles &amp; responsibilities regarding information security.</w:t>
      </w:r>
    </w:p>
    <w:p w14:paraId="3F0B0DE3" w14:textId="77777777" w:rsidR="00BE2E8D" w:rsidRPr="001D7DAD" w:rsidRDefault="00BE2E8D" w:rsidP="009A418A">
      <w:pPr>
        <w:pStyle w:val="ListParagraph"/>
        <w:numPr>
          <w:ilvl w:val="0"/>
          <w:numId w:val="132"/>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Background verification checks on all personnel are carried out prior to joining the organisation and on an ongoing basis.</w:t>
      </w:r>
    </w:p>
    <w:p w14:paraId="2620859F" w14:textId="77777777" w:rsidR="00BE2E8D" w:rsidRPr="001D7DAD" w:rsidRDefault="00BE2E8D" w:rsidP="009A418A">
      <w:pPr>
        <w:pStyle w:val="ListParagraph"/>
        <w:numPr>
          <w:ilvl w:val="0"/>
          <w:numId w:val="132"/>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Employee contracts contain relevant provisions relating to the employee’s responsibility within the operation relating to information security practices and the protection of data.</w:t>
      </w:r>
    </w:p>
    <w:p w14:paraId="48B2FB87"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36" w:name="_Int_E4fYMHjC"/>
      <w:r w:rsidRPr="001D7DAD">
        <w:rPr>
          <w:rFonts w:ascii="Century Gothic" w:eastAsia="Arial" w:hAnsi="Century Gothic" w:cs="Arial"/>
          <w:b/>
          <w:bCs/>
          <w:color w:val="000000" w:themeColor="text1"/>
          <w:sz w:val="20"/>
        </w:rPr>
        <w:t>Resilience and Recovery</w:t>
      </w:r>
      <w:bookmarkEnd w:id="136"/>
    </w:p>
    <w:p w14:paraId="156850EC" w14:textId="77777777" w:rsidR="00BE2E8D" w:rsidRPr="001D7DAD" w:rsidRDefault="00BE2E8D" w:rsidP="009A418A">
      <w:pPr>
        <w:pStyle w:val="ListParagraph"/>
        <w:numPr>
          <w:ilvl w:val="0"/>
          <w:numId w:val="131"/>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and maintenance of business continuity, disaster recovery and system recovery plans that include post incident root cause analyses, lessons learned, to provide continuation of services under this agreement.</w:t>
      </w:r>
    </w:p>
    <w:p w14:paraId="5DF53045" w14:textId="77777777" w:rsidR="00BE2E8D" w:rsidRPr="001D7DAD" w:rsidRDefault="00BE2E8D" w:rsidP="009A418A">
      <w:pPr>
        <w:pStyle w:val="ListParagraph"/>
        <w:numPr>
          <w:ilvl w:val="0"/>
          <w:numId w:val="131"/>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 xml:space="preserve">Protection of ongoing confidentiality, integrity, availability and resilience of Processing systems and services, ensuring the availability of and access to Virgin Data can be restored to agreed Recovery Time Objective (RTO) and Recovery Point Objectives (RPO). </w:t>
      </w:r>
    </w:p>
    <w:p w14:paraId="2249AC4C" w14:textId="77777777" w:rsidR="00BE2E8D" w:rsidRPr="001D7DAD" w:rsidRDefault="00BE2E8D" w:rsidP="00BE2E8D">
      <w:pPr>
        <w:spacing w:after="120" w:line="276" w:lineRule="auto"/>
        <w:rPr>
          <w:rFonts w:ascii="Century Gothic" w:eastAsia="Arial" w:hAnsi="Century Gothic" w:cs="Arial"/>
          <w:color w:val="000000" w:themeColor="text1"/>
          <w:sz w:val="20"/>
        </w:rPr>
      </w:pPr>
      <w:bookmarkStart w:id="137" w:name="_Int_w0DsHhBo"/>
      <w:r w:rsidRPr="001D7DAD">
        <w:rPr>
          <w:rFonts w:ascii="Century Gothic" w:eastAsia="Arial" w:hAnsi="Century Gothic" w:cs="Arial"/>
          <w:b/>
          <w:bCs/>
          <w:color w:val="000000" w:themeColor="text1"/>
          <w:sz w:val="20"/>
        </w:rPr>
        <w:t>Vulnerability Management</w:t>
      </w:r>
      <w:bookmarkEnd w:id="137"/>
    </w:p>
    <w:p w14:paraId="7F63A24B" w14:textId="77777777" w:rsidR="00BE2E8D" w:rsidRPr="001D7DAD" w:rsidRDefault="00BE2E8D" w:rsidP="009A418A">
      <w:pPr>
        <w:pStyle w:val="ListParagraph"/>
        <w:numPr>
          <w:ilvl w:val="0"/>
          <w:numId w:val="13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Implementation and maintenance of a vulnerability management programme that includes the identification, classification, prioritisation, and remediation of vulnerabilities considering their risk profile.</w:t>
      </w:r>
    </w:p>
    <w:p w14:paraId="2C560A6A" w14:textId="77777777" w:rsidR="00BE2E8D" w:rsidRPr="001D7DAD" w:rsidRDefault="00BE2E8D" w:rsidP="009A418A">
      <w:pPr>
        <w:pStyle w:val="ListParagraph"/>
        <w:numPr>
          <w:ilvl w:val="0"/>
          <w:numId w:val="13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Where Supplier is developing systems for use with Virgin Data, security is designed into the development lifecycle to minimise the attack surface and include defence in depth to minimise the impact of any single vulnerability.</w:t>
      </w:r>
    </w:p>
    <w:p w14:paraId="7BDA3F06" w14:textId="77777777" w:rsidR="00BE2E8D" w:rsidRPr="001D7DAD" w:rsidRDefault="00BE2E8D" w:rsidP="009A418A">
      <w:pPr>
        <w:pStyle w:val="ListParagraph"/>
        <w:numPr>
          <w:ilvl w:val="0"/>
          <w:numId w:val="130"/>
        </w:numPr>
        <w:spacing w:after="120" w:line="276" w:lineRule="auto"/>
        <w:rPr>
          <w:rFonts w:ascii="Century Gothic" w:eastAsia="Arial" w:hAnsi="Century Gothic" w:cs="Arial"/>
          <w:color w:val="000000" w:themeColor="text1"/>
          <w:sz w:val="20"/>
        </w:rPr>
      </w:pPr>
      <w:r w:rsidRPr="001D7DAD">
        <w:rPr>
          <w:rFonts w:ascii="Century Gothic" w:eastAsia="Arial" w:hAnsi="Century Gothic" w:cs="Arial"/>
          <w:color w:val="000000" w:themeColor="text1"/>
          <w:sz w:val="20"/>
        </w:rPr>
        <w:t>Vulnerabilities in developed code are scanned for and tracked through to remediation.</w:t>
      </w:r>
    </w:p>
    <w:p w14:paraId="7EB0C40F" w14:textId="77777777" w:rsidR="00BE2E8D" w:rsidRPr="001D7DAD" w:rsidRDefault="00BE2E8D" w:rsidP="009A418A">
      <w:pPr>
        <w:pStyle w:val="ListParagraph"/>
        <w:numPr>
          <w:ilvl w:val="0"/>
          <w:numId w:val="130"/>
        </w:numPr>
        <w:spacing w:after="120" w:line="276" w:lineRule="auto"/>
        <w:rPr>
          <w:rFonts w:ascii="Century Gothic" w:eastAsia="Century Gothic" w:hAnsi="Century Gothic" w:cs="Century Gothic"/>
          <w:color w:val="000000" w:themeColor="text1"/>
          <w:sz w:val="20"/>
        </w:rPr>
      </w:pPr>
      <w:r w:rsidRPr="001D7DAD">
        <w:rPr>
          <w:rFonts w:ascii="Century Gothic" w:eastAsia="Arial" w:hAnsi="Century Gothic" w:cs="Arial"/>
          <w:color w:val="000000" w:themeColor="text1"/>
          <w:sz w:val="20"/>
        </w:rPr>
        <w:t>The completion of regular security testing e.g., penetration testing, vulnerability scanning commensurate with risk</w:t>
      </w:r>
      <w:r w:rsidRPr="001D7DAD">
        <w:rPr>
          <w:rFonts w:ascii="Century Gothic" w:eastAsia="Century Gothic" w:hAnsi="Century Gothic" w:cs="Century Gothic"/>
          <w:color w:val="000000" w:themeColor="text1"/>
          <w:sz w:val="20"/>
        </w:rPr>
        <w:t>.</w:t>
      </w:r>
    </w:p>
    <w:p w14:paraId="5E5E6F74" w14:textId="77777777" w:rsidR="00BE2E8D" w:rsidRPr="001D7DAD" w:rsidRDefault="00BE2E8D" w:rsidP="00BE2E8D">
      <w:pPr>
        <w:jc w:val="left"/>
        <w:rPr>
          <w:rFonts w:ascii="Century Gothic" w:hAnsi="Century Gothic" w:cs="Arial"/>
          <w:b/>
          <w:bCs/>
          <w:sz w:val="20"/>
        </w:rPr>
      </w:pPr>
      <w:r w:rsidRPr="001D7DAD">
        <w:rPr>
          <w:rFonts w:ascii="Century Gothic" w:hAnsi="Century Gothic" w:cs="Arial"/>
          <w:b/>
          <w:bCs/>
          <w:sz w:val="20"/>
        </w:rPr>
        <w:br w:type="page"/>
      </w:r>
    </w:p>
    <w:p w14:paraId="67E6A6A8" w14:textId="77777777" w:rsidR="00BE2E8D" w:rsidRPr="001D7DAD" w:rsidRDefault="00BE2E8D" w:rsidP="00BE2E8D">
      <w:pPr>
        <w:rPr>
          <w:rFonts w:ascii="Century Gothic" w:hAnsi="Century Gothic" w:cs="Arial"/>
          <w:b/>
          <w:bCs/>
          <w:sz w:val="20"/>
        </w:rPr>
      </w:pPr>
      <w:r w:rsidRPr="001D7DAD">
        <w:rPr>
          <w:rFonts w:ascii="Century Gothic" w:hAnsi="Century Gothic" w:cs="Arial"/>
          <w:b/>
          <w:bCs/>
          <w:sz w:val="20"/>
        </w:rPr>
        <w:lastRenderedPageBreak/>
        <w:t>Appendix 3 – List of Sub-processors</w:t>
      </w:r>
    </w:p>
    <w:p w14:paraId="16945BFE" w14:textId="77777777" w:rsidR="00BE2E8D" w:rsidRPr="001D7DAD" w:rsidRDefault="00BE2E8D" w:rsidP="00BE2E8D">
      <w:pPr>
        <w:pStyle w:val="ListParagraph"/>
        <w:rPr>
          <w:rFonts w:ascii="Century Gothic" w:hAnsi="Century Gothic" w:cs="Arial"/>
          <w:b/>
          <w:bCs/>
          <w:sz w:val="20"/>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6"/>
        <w:gridCol w:w="1376"/>
        <w:gridCol w:w="1491"/>
        <w:gridCol w:w="1992"/>
        <w:gridCol w:w="1516"/>
        <w:gridCol w:w="1784"/>
      </w:tblGrid>
      <w:tr w:rsidR="00BE2E8D" w:rsidRPr="001D7DAD" w14:paraId="7B9D2064" w14:textId="77777777" w:rsidTr="001C3B76">
        <w:tc>
          <w:tcPr>
            <w:tcW w:w="1061" w:type="dxa"/>
            <w:shd w:val="clear" w:color="auto" w:fill="auto"/>
          </w:tcPr>
          <w:p w14:paraId="5499D466"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Name</w:t>
            </w:r>
          </w:p>
        </w:tc>
        <w:tc>
          <w:tcPr>
            <w:tcW w:w="1096" w:type="dxa"/>
            <w:shd w:val="clear" w:color="auto" w:fill="auto"/>
          </w:tcPr>
          <w:p w14:paraId="2C761E94"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Address</w:t>
            </w:r>
          </w:p>
        </w:tc>
        <w:tc>
          <w:tcPr>
            <w:tcW w:w="1573" w:type="dxa"/>
            <w:shd w:val="clear" w:color="auto" w:fill="auto"/>
          </w:tcPr>
          <w:p w14:paraId="4A7FDF38"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 xml:space="preserve">Contact person’s name, </w:t>
            </w:r>
            <w:proofErr w:type="gramStart"/>
            <w:r w:rsidRPr="001D7DAD">
              <w:rPr>
                <w:rFonts w:ascii="Century Gothic" w:hAnsi="Century Gothic" w:cs="Arial"/>
                <w:sz w:val="20"/>
              </w:rPr>
              <w:t>position</w:t>
            </w:r>
            <w:proofErr w:type="gramEnd"/>
            <w:r w:rsidRPr="001D7DAD">
              <w:rPr>
                <w:rFonts w:ascii="Century Gothic" w:hAnsi="Century Gothic" w:cs="Arial"/>
                <w:sz w:val="20"/>
              </w:rPr>
              <w:t xml:space="preserve"> and contact details</w:t>
            </w:r>
          </w:p>
        </w:tc>
        <w:tc>
          <w:tcPr>
            <w:tcW w:w="2298" w:type="dxa"/>
            <w:shd w:val="clear" w:color="auto" w:fill="auto"/>
          </w:tcPr>
          <w:p w14:paraId="26A33DD0"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 xml:space="preserve">Subject matter, </w:t>
            </w:r>
            <w:proofErr w:type="gramStart"/>
            <w:r w:rsidRPr="001D7DAD">
              <w:rPr>
                <w:rFonts w:ascii="Century Gothic" w:hAnsi="Century Gothic" w:cs="Arial"/>
                <w:sz w:val="20"/>
              </w:rPr>
              <w:t>nature</w:t>
            </w:r>
            <w:proofErr w:type="gramEnd"/>
            <w:r w:rsidRPr="001D7DAD">
              <w:rPr>
                <w:rFonts w:ascii="Century Gothic" w:hAnsi="Century Gothic" w:cs="Arial"/>
                <w:sz w:val="20"/>
              </w:rPr>
              <w:t xml:space="preserve"> and description of the processing (including a clear delimitation of responsibilities in case several sub-processors are authorised) </w:t>
            </w:r>
          </w:p>
        </w:tc>
        <w:tc>
          <w:tcPr>
            <w:tcW w:w="1616" w:type="dxa"/>
            <w:shd w:val="clear" w:color="auto" w:fill="auto"/>
          </w:tcPr>
          <w:p w14:paraId="5F871F90"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Duration of processing</w:t>
            </w:r>
          </w:p>
        </w:tc>
        <w:tc>
          <w:tcPr>
            <w:tcW w:w="1891" w:type="dxa"/>
            <w:shd w:val="clear" w:color="auto" w:fill="auto"/>
          </w:tcPr>
          <w:p w14:paraId="5DD2D0B2" w14:textId="77777777" w:rsidR="00BE2E8D" w:rsidRPr="001D7DAD" w:rsidRDefault="00BE2E8D" w:rsidP="001C3B76">
            <w:pPr>
              <w:spacing w:before="120" w:after="120"/>
              <w:rPr>
                <w:rFonts w:ascii="Century Gothic" w:hAnsi="Century Gothic" w:cs="Arial"/>
                <w:sz w:val="20"/>
              </w:rPr>
            </w:pPr>
            <w:r w:rsidRPr="001D7DAD">
              <w:rPr>
                <w:rFonts w:ascii="Century Gothic" w:hAnsi="Century Gothic" w:cs="Arial"/>
                <w:sz w:val="20"/>
              </w:rPr>
              <w:t xml:space="preserve">Technical and Organisational Measures to be taken by the sub- processor to be able to </w:t>
            </w:r>
            <w:proofErr w:type="gramStart"/>
            <w:r w:rsidRPr="001D7DAD">
              <w:rPr>
                <w:rFonts w:ascii="Century Gothic" w:hAnsi="Century Gothic" w:cs="Arial"/>
                <w:sz w:val="20"/>
              </w:rPr>
              <w:t>provide assistance to</w:t>
            </w:r>
            <w:proofErr w:type="gramEnd"/>
            <w:r w:rsidRPr="001D7DAD">
              <w:rPr>
                <w:rFonts w:ascii="Century Gothic" w:hAnsi="Century Gothic" w:cs="Arial"/>
                <w:sz w:val="20"/>
              </w:rPr>
              <w:t xml:space="preserve"> the exporter / importer</w:t>
            </w:r>
          </w:p>
        </w:tc>
      </w:tr>
      <w:tr w:rsidR="00BE2E8D" w:rsidRPr="001D7DAD" w14:paraId="262684A7" w14:textId="77777777" w:rsidTr="001C3B76">
        <w:tc>
          <w:tcPr>
            <w:tcW w:w="1061" w:type="dxa"/>
            <w:shd w:val="clear" w:color="auto" w:fill="auto"/>
          </w:tcPr>
          <w:p w14:paraId="55F09377"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096" w:type="dxa"/>
            <w:shd w:val="clear" w:color="auto" w:fill="auto"/>
          </w:tcPr>
          <w:p w14:paraId="09560EE1"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573" w:type="dxa"/>
            <w:shd w:val="clear" w:color="auto" w:fill="auto"/>
          </w:tcPr>
          <w:p w14:paraId="45858EA0"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2298" w:type="dxa"/>
            <w:shd w:val="clear" w:color="auto" w:fill="auto"/>
          </w:tcPr>
          <w:p w14:paraId="2FBD7581"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616" w:type="dxa"/>
            <w:shd w:val="clear" w:color="auto" w:fill="auto"/>
          </w:tcPr>
          <w:p w14:paraId="1251A67D"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891" w:type="dxa"/>
            <w:shd w:val="clear" w:color="auto" w:fill="auto"/>
          </w:tcPr>
          <w:p w14:paraId="616CCDF8"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r>
      <w:tr w:rsidR="00BE2E8D" w:rsidRPr="001D7DAD" w14:paraId="50C1114B" w14:textId="77777777" w:rsidTr="001C3B76">
        <w:tc>
          <w:tcPr>
            <w:tcW w:w="1061" w:type="dxa"/>
            <w:shd w:val="clear" w:color="auto" w:fill="auto"/>
          </w:tcPr>
          <w:p w14:paraId="2EBBC12D"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096" w:type="dxa"/>
            <w:shd w:val="clear" w:color="auto" w:fill="auto"/>
          </w:tcPr>
          <w:p w14:paraId="73EEB243"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573" w:type="dxa"/>
            <w:shd w:val="clear" w:color="auto" w:fill="auto"/>
          </w:tcPr>
          <w:p w14:paraId="2739A928"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2298" w:type="dxa"/>
            <w:shd w:val="clear" w:color="auto" w:fill="auto"/>
          </w:tcPr>
          <w:p w14:paraId="6A1B1DE6"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616" w:type="dxa"/>
            <w:shd w:val="clear" w:color="auto" w:fill="auto"/>
          </w:tcPr>
          <w:p w14:paraId="2D56ED80"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891" w:type="dxa"/>
            <w:shd w:val="clear" w:color="auto" w:fill="auto"/>
          </w:tcPr>
          <w:p w14:paraId="7AE22562"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r>
      <w:tr w:rsidR="00BE2E8D" w:rsidRPr="001D7DAD" w14:paraId="463A9D39" w14:textId="77777777" w:rsidTr="001C3B76">
        <w:tc>
          <w:tcPr>
            <w:tcW w:w="1061" w:type="dxa"/>
            <w:shd w:val="clear" w:color="auto" w:fill="auto"/>
          </w:tcPr>
          <w:p w14:paraId="19C14B48"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096" w:type="dxa"/>
            <w:shd w:val="clear" w:color="auto" w:fill="auto"/>
          </w:tcPr>
          <w:p w14:paraId="2771C540"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573" w:type="dxa"/>
            <w:shd w:val="clear" w:color="auto" w:fill="auto"/>
          </w:tcPr>
          <w:p w14:paraId="52A8F5A6"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2298" w:type="dxa"/>
            <w:shd w:val="clear" w:color="auto" w:fill="auto"/>
          </w:tcPr>
          <w:p w14:paraId="36E4D37F"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616" w:type="dxa"/>
            <w:shd w:val="clear" w:color="auto" w:fill="auto"/>
          </w:tcPr>
          <w:p w14:paraId="03928216"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c>
          <w:tcPr>
            <w:tcW w:w="1891" w:type="dxa"/>
            <w:shd w:val="clear" w:color="auto" w:fill="auto"/>
          </w:tcPr>
          <w:p w14:paraId="26953C64" w14:textId="77777777" w:rsidR="00BE2E8D" w:rsidRPr="001D7DAD" w:rsidRDefault="00BE2E8D" w:rsidP="001C3B76">
            <w:pPr>
              <w:widowControl w:val="0"/>
              <w:autoSpaceDE w:val="0"/>
              <w:autoSpaceDN w:val="0"/>
              <w:adjustRightInd w:val="0"/>
              <w:jc w:val="left"/>
              <w:rPr>
                <w:rFonts w:ascii="Century Gothic" w:hAnsi="Century Gothic" w:cs="Arial"/>
                <w:sz w:val="20"/>
                <w:highlight w:val="yellow"/>
              </w:rPr>
            </w:pPr>
            <w:r w:rsidRPr="001D7DAD">
              <w:rPr>
                <w:rFonts w:ascii="Century Gothic" w:hAnsi="Century Gothic" w:cs="Arial"/>
                <w:sz w:val="20"/>
                <w:highlight w:val="yellow"/>
              </w:rPr>
              <w:t>[to be completed]</w:t>
            </w:r>
          </w:p>
        </w:tc>
      </w:tr>
    </w:tbl>
    <w:p w14:paraId="51AE65D4" w14:textId="77777777" w:rsidR="00BE2E8D" w:rsidRPr="001D7DAD" w:rsidRDefault="00BE2E8D" w:rsidP="00BE2E8D">
      <w:pPr>
        <w:pStyle w:val="ListParagraph"/>
        <w:rPr>
          <w:rFonts w:ascii="Century Gothic" w:hAnsi="Century Gothic" w:cs="Arial"/>
          <w:b/>
          <w:bCs/>
          <w:sz w:val="20"/>
        </w:rPr>
      </w:pPr>
    </w:p>
    <w:p w14:paraId="2A8552DA" w14:textId="77777777" w:rsidR="00BE2E8D" w:rsidRPr="001D7DAD" w:rsidRDefault="00BE2E8D" w:rsidP="00BE2E8D">
      <w:pPr>
        <w:spacing w:after="240"/>
        <w:rPr>
          <w:rFonts w:ascii="Century Gothic" w:eastAsia="Calibri" w:hAnsi="Century Gothic" w:cs="Arial"/>
          <w:b/>
          <w:bCs/>
          <w:sz w:val="20"/>
        </w:rPr>
      </w:pPr>
      <w:r w:rsidRPr="001D7DAD">
        <w:rPr>
          <w:rFonts w:ascii="Century Gothic" w:eastAsia="Calibri" w:hAnsi="Century Gothic" w:cs="Arial"/>
          <w:b/>
          <w:bCs/>
          <w:sz w:val="20"/>
        </w:rPr>
        <w:t xml:space="preserve">For and on behalf of the data exporter: Virgin Atlantic Airways Limited </w:t>
      </w:r>
    </w:p>
    <w:p w14:paraId="57C8510E" w14:textId="77777777" w:rsidR="00BE2E8D" w:rsidRPr="001D7DAD" w:rsidRDefault="00BE2E8D" w:rsidP="00BE2E8D">
      <w:pPr>
        <w:spacing w:after="240"/>
        <w:rPr>
          <w:rFonts w:ascii="Century Gothic" w:eastAsia="Calibri" w:hAnsi="Century Gothic" w:cs="Arial"/>
          <w:sz w:val="20"/>
        </w:rPr>
      </w:pPr>
      <w:proofErr w:type="gramStart"/>
      <w:r w:rsidRPr="001D7DAD">
        <w:rPr>
          <w:rFonts w:ascii="Century Gothic" w:eastAsia="Calibri" w:hAnsi="Century Gothic" w:cs="Arial"/>
          <w:sz w:val="20"/>
        </w:rPr>
        <w:t>Name:…</w:t>
      </w:r>
      <w:proofErr w:type="gramEnd"/>
      <w:r w:rsidRPr="001D7DAD">
        <w:rPr>
          <w:rFonts w:ascii="Century Gothic" w:eastAsia="Calibri" w:hAnsi="Century Gothic" w:cs="Arial"/>
          <w:sz w:val="20"/>
        </w:rPr>
        <w:t>…………………………………………</w:t>
      </w:r>
      <w:r>
        <w:rPr>
          <w:rFonts w:ascii="Century Gothic" w:eastAsia="Calibri" w:hAnsi="Century Gothic" w:cs="Arial"/>
          <w:sz w:val="20"/>
        </w:rPr>
        <w:t>………………………..</w:t>
      </w:r>
      <w:r w:rsidRPr="001D7DAD">
        <w:rPr>
          <w:rFonts w:ascii="Century Gothic" w:eastAsia="Calibri" w:hAnsi="Century Gothic" w:cs="Arial"/>
          <w:sz w:val="20"/>
        </w:rPr>
        <w:t xml:space="preserve">   (Authorised Signatory) </w:t>
      </w:r>
    </w:p>
    <w:p w14:paraId="3ADA7A73" w14:textId="77777777" w:rsidR="00BE2E8D" w:rsidRPr="001D7DAD" w:rsidRDefault="00BE2E8D" w:rsidP="00BE2E8D">
      <w:pPr>
        <w:spacing w:after="240"/>
        <w:ind w:left="1440" w:hanging="1440"/>
        <w:rPr>
          <w:rFonts w:ascii="Century Gothic" w:eastAsia="Calibri" w:hAnsi="Century Gothic" w:cs="Arial"/>
          <w:sz w:val="20"/>
        </w:rPr>
      </w:pPr>
      <w:r w:rsidRPr="001D7DAD">
        <w:rPr>
          <w:rFonts w:ascii="Century Gothic" w:eastAsia="Calibri" w:hAnsi="Century Gothic" w:cs="Arial"/>
          <w:sz w:val="20"/>
        </w:rPr>
        <w:t>Address:</w:t>
      </w:r>
      <w:r>
        <w:rPr>
          <w:rFonts w:ascii="Century Gothic" w:eastAsia="Calibri" w:hAnsi="Century Gothic" w:cs="Arial"/>
          <w:sz w:val="20"/>
        </w:rPr>
        <w:t xml:space="preserve"> ……………………………………………………………………………………………………</w:t>
      </w:r>
      <w:r w:rsidRPr="001D7DAD">
        <w:rPr>
          <w:rFonts w:ascii="Century Gothic" w:eastAsia="Calibri" w:hAnsi="Century Gothic" w:cs="Arial"/>
          <w:sz w:val="20"/>
        </w:rPr>
        <w:tab/>
      </w:r>
    </w:p>
    <w:p w14:paraId="6A986AFC" w14:textId="77777777" w:rsidR="00BE2E8D" w:rsidRPr="001D7DAD" w:rsidRDefault="00BE2E8D" w:rsidP="00BE2E8D">
      <w:pPr>
        <w:spacing w:after="240"/>
        <w:rPr>
          <w:rFonts w:ascii="Century Gothic" w:eastAsia="Calibri" w:hAnsi="Century Gothic" w:cs="Arial"/>
          <w:sz w:val="20"/>
        </w:rPr>
      </w:pPr>
      <w:r w:rsidRPr="001D7DAD">
        <w:rPr>
          <w:rFonts w:ascii="Century Gothic" w:eastAsia="Calibri" w:hAnsi="Century Gothic" w:cs="Arial"/>
          <w:sz w:val="20"/>
        </w:rPr>
        <w:t>Signature ............................................................................................</w:t>
      </w:r>
      <w:r>
        <w:rPr>
          <w:rFonts w:ascii="Century Gothic" w:eastAsia="Calibri" w:hAnsi="Century Gothic" w:cs="Arial"/>
          <w:sz w:val="20"/>
        </w:rPr>
        <w:t>............................................</w:t>
      </w:r>
    </w:p>
    <w:p w14:paraId="744D443F" w14:textId="77777777" w:rsidR="00BE2E8D" w:rsidRPr="001D7DAD" w:rsidRDefault="00BE2E8D" w:rsidP="00BE2E8D">
      <w:pPr>
        <w:spacing w:after="240"/>
        <w:rPr>
          <w:rFonts w:ascii="Century Gothic" w:eastAsia="Calibri" w:hAnsi="Century Gothic" w:cs="Arial"/>
          <w:sz w:val="20"/>
        </w:rPr>
      </w:pPr>
      <w:proofErr w:type="gramStart"/>
      <w:r w:rsidRPr="001D7DAD">
        <w:rPr>
          <w:rFonts w:ascii="Century Gothic" w:eastAsia="Calibri" w:hAnsi="Century Gothic" w:cs="Arial"/>
          <w:sz w:val="20"/>
        </w:rPr>
        <w:t>Date:…</w:t>
      </w:r>
      <w:proofErr w:type="gramEnd"/>
      <w:r w:rsidRPr="001D7DAD">
        <w:rPr>
          <w:rFonts w:ascii="Century Gothic" w:eastAsia="Calibri" w:hAnsi="Century Gothic" w:cs="Arial"/>
          <w:sz w:val="20"/>
        </w:rPr>
        <w:t>…………………………………………………………</w:t>
      </w:r>
      <w:r>
        <w:rPr>
          <w:rFonts w:ascii="Century Gothic" w:eastAsia="Calibri" w:hAnsi="Century Gothic" w:cs="Arial"/>
          <w:sz w:val="20"/>
        </w:rPr>
        <w:t>…………………………………………</w:t>
      </w:r>
    </w:p>
    <w:p w14:paraId="53402B02" w14:textId="77777777" w:rsidR="00BE2E8D" w:rsidRPr="001D7DAD" w:rsidRDefault="00BE2E8D" w:rsidP="00BE2E8D">
      <w:pPr>
        <w:spacing w:after="240"/>
        <w:rPr>
          <w:rFonts w:ascii="Century Gothic" w:eastAsia="Calibri" w:hAnsi="Century Gothic" w:cs="Arial"/>
          <w:sz w:val="20"/>
        </w:rPr>
      </w:pPr>
    </w:p>
    <w:p w14:paraId="5FBECAF5" w14:textId="77777777" w:rsidR="00BE2E8D" w:rsidRPr="001D7DAD" w:rsidRDefault="00BE2E8D" w:rsidP="00BE2E8D">
      <w:pPr>
        <w:spacing w:after="240"/>
        <w:rPr>
          <w:rFonts w:ascii="Century Gothic" w:eastAsia="Calibri" w:hAnsi="Century Gothic" w:cs="Arial"/>
          <w:b/>
          <w:sz w:val="20"/>
        </w:rPr>
      </w:pPr>
      <w:r w:rsidRPr="001D7DAD">
        <w:rPr>
          <w:rFonts w:ascii="Century Gothic" w:eastAsia="Calibri" w:hAnsi="Century Gothic" w:cs="Arial"/>
          <w:b/>
          <w:sz w:val="20"/>
        </w:rPr>
        <w:t>For and on behalf of the data importer:</w:t>
      </w:r>
    </w:p>
    <w:p w14:paraId="357D140A" w14:textId="77777777" w:rsidR="00BE2E8D" w:rsidRPr="001D7DAD" w:rsidRDefault="00BE2E8D" w:rsidP="00BE2E8D">
      <w:pPr>
        <w:spacing w:after="240"/>
        <w:rPr>
          <w:rFonts w:ascii="Century Gothic" w:eastAsia="Calibri" w:hAnsi="Century Gothic" w:cs="Arial"/>
          <w:sz w:val="20"/>
        </w:rPr>
      </w:pPr>
      <w:r w:rsidRPr="001D7DAD">
        <w:rPr>
          <w:rFonts w:ascii="Century Gothic" w:eastAsia="Calibri" w:hAnsi="Century Gothic" w:cs="Arial"/>
          <w:sz w:val="20"/>
        </w:rPr>
        <w:t>Name: ................................................................................................(Authorised Signatory)</w:t>
      </w:r>
    </w:p>
    <w:p w14:paraId="1A7680DA" w14:textId="77777777" w:rsidR="00BE2E8D" w:rsidRPr="001D7DAD" w:rsidRDefault="00BE2E8D" w:rsidP="00BE2E8D">
      <w:pPr>
        <w:spacing w:after="240"/>
        <w:rPr>
          <w:rFonts w:ascii="Century Gothic" w:eastAsia="Calibri" w:hAnsi="Century Gothic" w:cs="Arial"/>
          <w:sz w:val="20"/>
        </w:rPr>
      </w:pPr>
      <w:r w:rsidRPr="001D7DAD">
        <w:rPr>
          <w:rFonts w:ascii="Century Gothic" w:eastAsia="Calibri" w:hAnsi="Century Gothic" w:cs="Arial"/>
          <w:sz w:val="20"/>
        </w:rPr>
        <w:t>Address:</w:t>
      </w:r>
      <w:r>
        <w:rPr>
          <w:rFonts w:ascii="Century Gothic" w:eastAsia="Calibri" w:hAnsi="Century Gothic" w:cs="Arial"/>
          <w:sz w:val="20"/>
        </w:rPr>
        <w:t xml:space="preserve"> ………………………………………………………………………………………………</w:t>
      </w:r>
      <w:proofErr w:type="gramStart"/>
      <w:r>
        <w:rPr>
          <w:rFonts w:ascii="Century Gothic" w:eastAsia="Calibri" w:hAnsi="Century Gothic" w:cs="Arial"/>
          <w:sz w:val="20"/>
        </w:rPr>
        <w:t>…..</w:t>
      </w:r>
      <w:proofErr w:type="gramEnd"/>
      <w:r w:rsidRPr="001D7DAD">
        <w:rPr>
          <w:rFonts w:ascii="Century Gothic" w:eastAsia="Calibri" w:hAnsi="Century Gothic" w:cs="Arial"/>
          <w:sz w:val="20"/>
        </w:rPr>
        <w:t xml:space="preserve">   </w:t>
      </w:r>
    </w:p>
    <w:p w14:paraId="4F39EE08" w14:textId="77777777" w:rsidR="00BE2E8D" w:rsidRPr="001D7DAD" w:rsidRDefault="00BE2E8D" w:rsidP="00BE2E8D">
      <w:pPr>
        <w:spacing w:after="240"/>
        <w:rPr>
          <w:rFonts w:ascii="Century Gothic" w:eastAsia="Calibri" w:hAnsi="Century Gothic" w:cs="Arial"/>
          <w:sz w:val="20"/>
        </w:rPr>
      </w:pPr>
      <w:r w:rsidRPr="001D7DAD">
        <w:rPr>
          <w:rFonts w:ascii="Century Gothic" w:eastAsia="Calibri" w:hAnsi="Century Gothic" w:cs="Arial"/>
          <w:sz w:val="20"/>
        </w:rPr>
        <w:t>Signature ............................................................................................</w:t>
      </w:r>
      <w:r>
        <w:rPr>
          <w:rFonts w:ascii="Century Gothic" w:eastAsia="Calibri" w:hAnsi="Century Gothic" w:cs="Arial"/>
          <w:sz w:val="20"/>
        </w:rPr>
        <w:t>..........................................</w:t>
      </w:r>
    </w:p>
    <w:p w14:paraId="7C6D83A4" w14:textId="77777777" w:rsidR="00BE2E8D" w:rsidRPr="001D7DAD" w:rsidRDefault="00BE2E8D" w:rsidP="00BE2E8D">
      <w:pPr>
        <w:spacing w:after="240"/>
        <w:rPr>
          <w:rFonts w:ascii="Century Gothic" w:eastAsia="Calibri" w:hAnsi="Century Gothic" w:cs="Arial"/>
          <w:sz w:val="20"/>
        </w:rPr>
      </w:pPr>
      <w:proofErr w:type="gramStart"/>
      <w:r w:rsidRPr="001D7DAD">
        <w:rPr>
          <w:rFonts w:ascii="Century Gothic" w:eastAsia="Calibri" w:hAnsi="Century Gothic" w:cs="Arial"/>
          <w:sz w:val="20"/>
        </w:rPr>
        <w:t>Date:…</w:t>
      </w:r>
      <w:proofErr w:type="gramEnd"/>
      <w:r w:rsidRPr="001D7DAD">
        <w:rPr>
          <w:rFonts w:ascii="Century Gothic" w:eastAsia="Calibri" w:hAnsi="Century Gothic" w:cs="Arial"/>
          <w:sz w:val="20"/>
        </w:rPr>
        <w:t>………………………………………………………</w:t>
      </w:r>
      <w:r>
        <w:rPr>
          <w:rFonts w:ascii="Century Gothic" w:eastAsia="Calibri" w:hAnsi="Century Gothic" w:cs="Arial"/>
          <w:sz w:val="20"/>
        </w:rPr>
        <w:t>…………………………………………….</w:t>
      </w:r>
    </w:p>
    <w:p w14:paraId="10602983" w14:textId="77777777" w:rsidR="00BE2E8D" w:rsidRPr="008E1E68" w:rsidRDefault="00BE2E8D" w:rsidP="00BE2E8D">
      <w:pPr>
        <w:pStyle w:val="BodyText1"/>
        <w:ind w:left="0"/>
        <w:jc w:val="left"/>
        <w:rPr>
          <w:rFonts w:cs="Arial"/>
          <w:b/>
          <w:bCs/>
          <w:sz w:val="20"/>
        </w:rPr>
      </w:pPr>
    </w:p>
    <w:p w14:paraId="54252EAD" w14:textId="77777777" w:rsidR="00BE2E8D" w:rsidRDefault="00BE2E8D" w:rsidP="00BE2E8D">
      <w:pPr>
        <w:pStyle w:val="NoSpacing"/>
        <w:jc w:val="center"/>
        <w:rPr>
          <w:rFonts w:ascii="Century Gothic" w:hAnsi="Century Gothic" w:cs="Arial"/>
          <w:b/>
          <w:sz w:val="20"/>
          <w:szCs w:val="20"/>
          <w:u w:val="single"/>
        </w:rPr>
      </w:pPr>
    </w:p>
    <w:p w14:paraId="317C8382" w14:textId="77777777" w:rsidR="00BE2E8D" w:rsidRDefault="00BE2E8D" w:rsidP="00BE2E8D">
      <w:pPr>
        <w:pStyle w:val="NoSpacing"/>
        <w:jc w:val="center"/>
        <w:rPr>
          <w:rFonts w:ascii="Century Gothic" w:hAnsi="Century Gothic" w:cs="Arial"/>
          <w:b/>
          <w:sz w:val="20"/>
          <w:szCs w:val="20"/>
          <w:u w:val="single"/>
        </w:rPr>
      </w:pPr>
    </w:p>
    <w:p w14:paraId="10CDD1D8" w14:textId="77777777" w:rsidR="00BE2E8D" w:rsidRDefault="00BE2E8D" w:rsidP="00BE2E8D">
      <w:pPr>
        <w:pStyle w:val="NoSpacing"/>
        <w:jc w:val="center"/>
        <w:rPr>
          <w:rFonts w:ascii="Century Gothic" w:hAnsi="Century Gothic" w:cs="Arial"/>
          <w:b/>
          <w:sz w:val="20"/>
          <w:szCs w:val="20"/>
          <w:u w:val="single"/>
        </w:rPr>
      </w:pPr>
    </w:p>
    <w:p w14:paraId="42F8071D" w14:textId="77777777" w:rsidR="00BE2E8D" w:rsidRDefault="00BE2E8D" w:rsidP="00BE2E8D">
      <w:pPr>
        <w:pStyle w:val="NoSpacing"/>
        <w:jc w:val="center"/>
        <w:rPr>
          <w:rFonts w:ascii="Century Gothic" w:hAnsi="Century Gothic" w:cs="Arial"/>
          <w:b/>
          <w:sz w:val="20"/>
          <w:szCs w:val="20"/>
          <w:u w:val="single"/>
        </w:rPr>
      </w:pPr>
    </w:p>
    <w:p w14:paraId="4035AD7D" w14:textId="77777777" w:rsidR="00BE2E8D" w:rsidRDefault="00BE2E8D" w:rsidP="00BE2E8D">
      <w:pPr>
        <w:pStyle w:val="NoSpacing"/>
        <w:jc w:val="center"/>
        <w:rPr>
          <w:rFonts w:ascii="Century Gothic" w:hAnsi="Century Gothic" w:cs="Arial"/>
          <w:b/>
          <w:sz w:val="20"/>
          <w:szCs w:val="20"/>
          <w:u w:val="single"/>
        </w:rPr>
      </w:pPr>
    </w:p>
    <w:p w14:paraId="664D78F6" w14:textId="77777777" w:rsidR="00BE2E8D" w:rsidRDefault="00BE2E8D" w:rsidP="00BE2E8D">
      <w:pPr>
        <w:pStyle w:val="NoSpacing"/>
        <w:jc w:val="center"/>
        <w:rPr>
          <w:rFonts w:ascii="Century Gothic" w:hAnsi="Century Gothic" w:cs="Arial"/>
          <w:b/>
          <w:sz w:val="20"/>
          <w:szCs w:val="20"/>
          <w:u w:val="single"/>
        </w:rPr>
      </w:pPr>
    </w:p>
    <w:p w14:paraId="45266C6E" w14:textId="77777777" w:rsidR="00BE2E8D" w:rsidRDefault="00BE2E8D" w:rsidP="00BE2E8D">
      <w:pPr>
        <w:pStyle w:val="NoSpacing"/>
        <w:jc w:val="center"/>
        <w:rPr>
          <w:rFonts w:ascii="Century Gothic" w:hAnsi="Century Gothic" w:cs="Arial"/>
          <w:b/>
          <w:sz w:val="20"/>
          <w:szCs w:val="20"/>
          <w:u w:val="single"/>
        </w:rPr>
      </w:pPr>
    </w:p>
    <w:p w14:paraId="6E1A837C" w14:textId="77777777" w:rsidR="00BE2E8D" w:rsidRDefault="00BE2E8D" w:rsidP="00BE2E8D">
      <w:pPr>
        <w:pStyle w:val="NoSpacing"/>
        <w:jc w:val="center"/>
        <w:rPr>
          <w:rFonts w:ascii="Century Gothic" w:hAnsi="Century Gothic" w:cs="Arial"/>
          <w:b/>
          <w:sz w:val="20"/>
          <w:szCs w:val="20"/>
          <w:u w:val="single"/>
        </w:rPr>
      </w:pPr>
    </w:p>
    <w:p w14:paraId="0A332FD9" w14:textId="77777777" w:rsidR="00BE2E8D" w:rsidRDefault="00BE2E8D" w:rsidP="00BE2E8D">
      <w:pPr>
        <w:pStyle w:val="NoSpacing"/>
        <w:jc w:val="center"/>
        <w:rPr>
          <w:rFonts w:ascii="Century Gothic" w:hAnsi="Century Gothic" w:cs="Arial"/>
          <w:b/>
          <w:sz w:val="20"/>
          <w:szCs w:val="20"/>
          <w:u w:val="single"/>
        </w:rPr>
      </w:pPr>
    </w:p>
    <w:p w14:paraId="68BF5EC9" w14:textId="77777777" w:rsidR="00BE2E8D" w:rsidRDefault="00BE2E8D" w:rsidP="00BE2E8D">
      <w:pPr>
        <w:pStyle w:val="NoSpacing"/>
        <w:jc w:val="center"/>
        <w:rPr>
          <w:rFonts w:ascii="Century Gothic" w:hAnsi="Century Gothic" w:cs="Arial"/>
          <w:b/>
          <w:sz w:val="20"/>
          <w:szCs w:val="20"/>
          <w:u w:val="single"/>
        </w:rPr>
      </w:pPr>
    </w:p>
    <w:p w14:paraId="10A445C0" w14:textId="77777777" w:rsidR="00BE2E8D" w:rsidRDefault="00BE2E8D" w:rsidP="00BE2E8D">
      <w:pPr>
        <w:pStyle w:val="NoSpacing"/>
        <w:jc w:val="center"/>
        <w:rPr>
          <w:rFonts w:ascii="Century Gothic" w:hAnsi="Century Gothic" w:cs="Arial"/>
          <w:b/>
          <w:sz w:val="20"/>
          <w:szCs w:val="20"/>
          <w:u w:val="single"/>
        </w:rPr>
      </w:pPr>
    </w:p>
    <w:p w14:paraId="09148C7A" w14:textId="77777777" w:rsidR="00BE2E8D" w:rsidRDefault="00BE2E8D" w:rsidP="00BE2E8D">
      <w:pPr>
        <w:pStyle w:val="NoSpacing"/>
        <w:jc w:val="center"/>
        <w:rPr>
          <w:rFonts w:ascii="Century Gothic" w:hAnsi="Century Gothic" w:cs="Arial"/>
          <w:b/>
          <w:sz w:val="20"/>
          <w:szCs w:val="20"/>
          <w:u w:val="single"/>
        </w:rPr>
      </w:pPr>
    </w:p>
    <w:p w14:paraId="745DE0DC" w14:textId="77777777" w:rsidR="00BE2E8D" w:rsidRPr="00912EC7" w:rsidRDefault="00BE2E8D" w:rsidP="00BE2E8D">
      <w:pPr>
        <w:pStyle w:val="Title"/>
        <w:rPr>
          <w:rFonts w:ascii="Century Gothic" w:hAnsi="Century Gothic"/>
          <w:sz w:val="20"/>
          <w:szCs w:val="14"/>
        </w:rPr>
      </w:pPr>
    </w:p>
    <w:p w14:paraId="50884F22" w14:textId="77777777" w:rsidR="00BE2E8D" w:rsidRPr="00912EC7" w:rsidRDefault="00BE2E8D" w:rsidP="00BE2E8D">
      <w:pPr>
        <w:pStyle w:val="Title"/>
        <w:rPr>
          <w:rFonts w:ascii="Century Gothic" w:hAnsi="Century Gothic"/>
          <w:sz w:val="20"/>
          <w:szCs w:val="14"/>
        </w:rPr>
      </w:pPr>
    </w:p>
    <w:p w14:paraId="1B58A916" w14:textId="1E77B93A" w:rsidR="00516E7C" w:rsidRPr="00912EC7" w:rsidRDefault="00516E7C" w:rsidP="00FC066B">
      <w:pPr>
        <w:pStyle w:val="Title"/>
        <w:ind w:left="0"/>
        <w:rPr>
          <w:rFonts w:ascii="Century Gothic" w:hAnsi="Century Gothic"/>
          <w:sz w:val="20"/>
          <w:szCs w:val="14"/>
        </w:rPr>
      </w:pPr>
      <w:r w:rsidRPr="00912EC7">
        <w:rPr>
          <w:rFonts w:ascii="Century Gothic" w:hAnsi="Century Gothic"/>
          <w:sz w:val="20"/>
          <w:szCs w:val="14"/>
        </w:rPr>
        <w:lastRenderedPageBreak/>
        <w:t>SCHEDULE 1</w:t>
      </w:r>
      <w:r w:rsidR="0045017C">
        <w:rPr>
          <w:rFonts w:ascii="Century Gothic" w:hAnsi="Century Gothic"/>
          <w:sz w:val="20"/>
          <w:szCs w:val="14"/>
        </w:rPr>
        <w:t>4</w:t>
      </w:r>
    </w:p>
    <w:p w14:paraId="335B6DAF" w14:textId="77777777" w:rsidR="00516E7C" w:rsidRPr="00912EC7" w:rsidRDefault="00516E7C" w:rsidP="00FC066B">
      <w:pPr>
        <w:widowControl w:val="0"/>
        <w:autoSpaceDE w:val="0"/>
        <w:autoSpaceDN w:val="0"/>
        <w:adjustRightInd w:val="0"/>
        <w:jc w:val="center"/>
        <w:rPr>
          <w:rFonts w:ascii="Century Gothic" w:hAnsi="Century Gothic"/>
          <w:b/>
          <w:sz w:val="20"/>
          <w:szCs w:val="18"/>
        </w:rPr>
      </w:pPr>
    </w:p>
    <w:p w14:paraId="558BB15C" w14:textId="5313E5E3" w:rsidR="00516E7C" w:rsidRPr="00912EC7" w:rsidRDefault="00516E7C" w:rsidP="00FC066B">
      <w:pPr>
        <w:pStyle w:val="Subtitle"/>
        <w:rPr>
          <w:rFonts w:ascii="Century Gothic" w:hAnsi="Century Gothic"/>
          <w:sz w:val="20"/>
          <w:szCs w:val="22"/>
        </w:rPr>
      </w:pPr>
      <w:r w:rsidRPr="00912EC7">
        <w:rPr>
          <w:rFonts w:ascii="Century Gothic" w:hAnsi="Century Gothic"/>
          <w:sz w:val="20"/>
          <w:szCs w:val="22"/>
        </w:rPr>
        <w:t>Business Continuity</w:t>
      </w:r>
      <w:r w:rsidR="006427CA">
        <w:rPr>
          <w:rFonts w:ascii="Century Gothic" w:hAnsi="Century Gothic"/>
          <w:sz w:val="20"/>
          <w:szCs w:val="22"/>
        </w:rPr>
        <w:t xml:space="preserve"> </w:t>
      </w:r>
      <w:r w:rsidRPr="00912EC7">
        <w:rPr>
          <w:rFonts w:ascii="Century Gothic" w:hAnsi="Century Gothic"/>
          <w:sz w:val="20"/>
          <w:szCs w:val="22"/>
        </w:rPr>
        <w:t>Planning</w:t>
      </w:r>
    </w:p>
    <w:p w14:paraId="6B1FE7A4" w14:textId="77777777" w:rsidR="00516E7C" w:rsidRPr="00730F99" w:rsidRDefault="00516E7C" w:rsidP="009A4DF3">
      <w:pPr>
        <w:widowControl w:val="0"/>
        <w:autoSpaceDE w:val="0"/>
        <w:autoSpaceDN w:val="0"/>
        <w:adjustRightInd w:val="0"/>
        <w:rPr>
          <w:rFonts w:ascii="Century Gothic" w:hAnsi="Century Gothic"/>
          <w:sz w:val="20"/>
          <w:szCs w:val="18"/>
        </w:rPr>
      </w:pPr>
    </w:p>
    <w:p w14:paraId="09C6DE09" w14:textId="77777777" w:rsidR="00730F99" w:rsidRPr="00730F99" w:rsidRDefault="00730F99" w:rsidP="009A418A">
      <w:pPr>
        <w:pStyle w:val="Heading1"/>
        <w:numPr>
          <w:ilvl w:val="0"/>
          <w:numId w:val="81"/>
        </w:numPr>
        <w:tabs>
          <w:tab w:val="clear" w:pos="720"/>
          <w:tab w:val="num" w:pos="567"/>
        </w:tabs>
        <w:ind w:hanging="360"/>
        <w:rPr>
          <w:rFonts w:ascii="Century Gothic" w:hAnsi="Century Gothic"/>
          <w:sz w:val="20"/>
        </w:rPr>
      </w:pPr>
      <w:r w:rsidRPr="00730F99">
        <w:rPr>
          <w:rFonts w:ascii="Century Gothic" w:hAnsi="Century Gothic"/>
          <w:sz w:val="20"/>
        </w:rPr>
        <w:t xml:space="preserve">Introduction </w:t>
      </w:r>
    </w:p>
    <w:p w14:paraId="2D40B824" w14:textId="77777777" w:rsidR="00730F99" w:rsidRPr="00730F99" w:rsidRDefault="00730F99" w:rsidP="00730F99">
      <w:pPr>
        <w:pStyle w:val="Heading1"/>
        <w:numPr>
          <w:ilvl w:val="0"/>
          <w:numId w:val="0"/>
        </w:numPr>
        <w:ind w:left="720"/>
        <w:rPr>
          <w:rFonts w:ascii="Century Gothic" w:hAnsi="Century Gothic"/>
          <w:sz w:val="20"/>
        </w:rPr>
      </w:pPr>
    </w:p>
    <w:p w14:paraId="26E511C0" w14:textId="77777777"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This Schedule details the requirement for the Supplier to actively manage the process of identifying, analysing, and controlling the key risks associated with the Services delivered, carried out either directly by the Supplier or by any sub-contractor operating on their behalf and relating to all the other Services to be provided by the Supplier. </w:t>
      </w:r>
    </w:p>
    <w:p w14:paraId="3CE6AFF8" w14:textId="77777777" w:rsidR="00730F99" w:rsidRPr="00730F99" w:rsidRDefault="00730F99" w:rsidP="00730F99">
      <w:pPr>
        <w:pStyle w:val="Heading2"/>
        <w:numPr>
          <w:ilvl w:val="0"/>
          <w:numId w:val="0"/>
        </w:numPr>
        <w:ind w:left="1430"/>
        <w:rPr>
          <w:rFonts w:ascii="Century Gothic" w:hAnsi="Century Gothic"/>
        </w:rPr>
      </w:pPr>
    </w:p>
    <w:p w14:paraId="78F97FED" w14:textId="77777777" w:rsidR="00730F99" w:rsidRPr="00730F99" w:rsidRDefault="00730F99" w:rsidP="00730F99">
      <w:pPr>
        <w:pStyle w:val="Heading1"/>
        <w:ind w:left="567" w:hanging="567"/>
        <w:rPr>
          <w:rFonts w:ascii="Century Gothic" w:hAnsi="Century Gothic"/>
          <w:sz w:val="20"/>
        </w:rPr>
      </w:pPr>
      <w:r w:rsidRPr="00730F99">
        <w:rPr>
          <w:rFonts w:ascii="Century Gothic" w:hAnsi="Century Gothic"/>
          <w:sz w:val="20"/>
        </w:rPr>
        <w:t xml:space="preserve">Service Definition </w:t>
      </w:r>
    </w:p>
    <w:p w14:paraId="16ADA834" w14:textId="77777777" w:rsidR="00730F99" w:rsidRPr="00730F99" w:rsidRDefault="00730F99" w:rsidP="00730F99">
      <w:pPr>
        <w:widowControl w:val="0"/>
        <w:autoSpaceDE w:val="0"/>
        <w:autoSpaceDN w:val="0"/>
        <w:adjustRightInd w:val="0"/>
        <w:ind w:left="1134" w:hanging="567"/>
        <w:rPr>
          <w:rFonts w:ascii="Century Gothic" w:hAnsi="Century Gothic"/>
          <w:sz w:val="20"/>
        </w:rPr>
      </w:pPr>
    </w:p>
    <w:p w14:paraId="1F1A852B" w14:textId="77777777" w:rsidR="00730F99" w:rsidRPr="00730F99" w:rsidRDefault="00730F99" w:rsidP="009A418A">
      <w:pPr>
        <w:pStyle w:val="Heading2"/>
        <w:numPr>
          <w:ilvl w:val="1"/>
          <w:numId w:val="98"/>
        </w:numPr>
        <w:rPr>
          <w:rFonts w:ascii="Century Gothic" w:hAnsi="Century Gothic"/>
        </w:rPr>
      </w:pPr>
      <w:r w:rsidRPr="00730F99">
        <w:rPr>
          <w:rFonts w:ascii="Century Gothic" w:hAnsi="Century Gothic"/>
        </w:rPr>
        <w:t xml:space="preserve">The Supplier will produce and maintain a Business Continuity Plan which will be completed and provided to Virgin thirty (30) Business Days before the Service Start Date. </w:t>
      </w:r>
    </w:p>
    <w:p w14:paraId="577397E3" w14:textId="77777777" w:rsidR="00730F99" w:rsidRPr="00730F99" w:rsidRDefault="00730F99" w:rsidP="00730F99">
      <w:pPr>
        <w:pStyle w:val="Heading2"/>
        <w:numPr>
          <w:ilvl w:val="0"/>
          <w:numId w:val="0"/>
        </w:numPr>
        <w:tabs>
          <w:tab w:val="num" w:pos="1418"/>
        </w:tabs>
        <w:ind w:left="1418" w:hanging="851"/>
        <w:rPr>
          <w:rFonts w:ascii="Century Gothic" w:hAnsi="Century Gothic"/>
        </w:rPr>
      </w:pPr>
    </w:p>
    <w:p w14:paraId="0896D46E" w14:textId="77777777"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Supplier shall maintain Business Continuity Plans for all risks and threats identified through a process of business impact analysis and risk assessment, for all Services provided under this Agreement (and associated Schedules and SOWs). This risk assessment and the Business Continuity Plans will be reviewed and updated annually and will be made available to Virgin immediately on request. The actions set out in the plans shall provide for and ensure recovery of the operations and organisation within a set </w:t>
      </w:r>
      <w:proofErr w:type="gramStart"/>
      <w:r w:rsidRPr="00730F99">
        <w:rPr>
          <w:rFonts w:ascii="Century Gothic" w:hAnsi="Century Gothic"/>
        </w:rPr>
        <w:t>time period</w:t>
      </w:r>
      <w:proofErr w:type="gramEnd"/>
      <w:r w:rsidRPr="00730F99">
        <w:rPr>
          <w:rFonts w:ascii="Century Gothic" w:hAnsi="Century Gothic"/>
        </w:rPr>
        <w:t xml:space="preserve"> to reduce any disturbance to Virgin’s flying programme. The plans shall also include explicit information on who is involved and how they are to be contacted. </w:t>
      </w:r>
    </w:p>
    <w:p w14:paraId="1D604832" w14:textId="77777777" w:rsidR="00730F99" w:rsidRPr="00730F99" w:rsidRDefault="00730F99" w:rsidP="00730F99">
      <w:pPr>
        <w:pStyle w:val="Heading2"/>
        <w:numPr>
          <w:ilvl w:val="0"/>
          <w:numId w:val="0"/>
        </w:numPr>
        <w:tabs>
          <w:tab w:val="num" w:pos="1418"/>
        </w:tabs>
        <w:ind w:left="1418" w:hanging="851"/>
        <w:rPr>
          <w:rFonts w:ascii="Century Gothic" w:hAnsi="Century Gothic"/>
        </w:rPr>
      </w:pPr>
    </w:p>
    <w:p w14:paraId="11BE5D8A" w14:textId="5A575690"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w:t>
      </w:r>
      <w:r w:rsidR="00516E7C" w:rsidRPr="00730F99">
        <w:rPr>
          <w:rFonts w:ascii="Century Gothic" w:hAnsi="Century Gothic"/>
        </w:rPr>
        <w:t>Supplie</w:t>
      </w:r>
      <w:r w:rsidR="00934A8A">
        <w:rPr>
          <w:rFonts w:ascii="Century Gothic" w:hAnsi="Century Gothic"/>
        </w:rPr>
        <w:t>r’s Business Continuity Plan</w:t>
      </w:r>
      <w:r w:rsidRPr="00730F99">
        <w:rPr>
          <w:rFonts w:ascii="Century Gothic" w:hAnsi="Century Gothic"/>
        </w:rPr>
        <w:t xml:space="preserve"> shall </w:t>
      </w:r>
      <w:r w:rsidR="00934A8A">
        <w:rPr>
          <w:rFonts w:ascii="Century Gothic" w:hAnsi="Century Gothic"/>
        </w:rPr>
        <w:t>include d</w:t>
      </w:r>
      <w:r w:rsidR="00516E7C" w:rsidRPr="00730F99">
        <w:rPr>
          <w:rFonts w:ascii="Century Gothic" w:hAnsi="Century Gothic"/>
        </w:rPr>
        <w:t xml:space="preserve">isaster </w:t>
      </w:r>
      <w:r w:rsidR="00934A8A">
        <w:rPr>
          <w:rFonts w:ascii="Century Gothic" w:hAnsi="Century Gothic"/>
        </w:rPr>
        <w:t>r</w:t>
      </w:r>
      <w:r w:rsidR="00516E7C" w:rsidRPr="00730F99">
        <w:rPr>
          <w:rFonts w:ascii="Century Gothic" w:hAnsi="Century Gothic"/>
        </w:rPr>
        <w:t xml:space="preserve">ecovery </w:t>
      </w:r>
      <w:r w:rsidR="006427CA">
        <w:rPr>
          <w:rFonts w:ascii="Century Gothic" w:hAnsi="Century Gothic"/>
        </w:rPr>
        <w:t>p</w:t>
      </w:r>
      <w:r w:rsidR="006427CA" w:rsidRPr="00730F99">
        <w:rPr>
          <w:rFonts w:ascii="Century Gothic" w:hAnsi="Century Gothic"/>
        </w:rPr>
        <w:t>lan</w:t>
      </w:r>
      <w:r w:rsidR="006427CA">
        <w:rPr>
          <w:rFonts w:ascii="Century Gothic" w:hAnsi="Century Gothic"/>
        </w:rPr>
        <w:t>ning</w:t>
      </w:r>
      <w:r w:rsidRPr="00730F99">
        <w:rPr>
          <w:rFonts w:ascii="Century Gothic" w:hAnsi="Century Gothic"/>
        </w:rPr>
        <w:t xml:space="preserve">, providing a detailed response to specific emergency incidents, setting out the procedures for responding to and stabilising the situation following an incident. The plan shall set out how an emergency response team is established, managed and where it shall be based. </w:t>
      </w:r>
    </w:p>
    <w:p w14:paraId="4F173386" w14:textId="77777777" w:rsidR="00730F99" w:rsidRPr="00730F99" w:rsidRDefault="00730F99" w:rsidP="00730F99">
      <w:pPr>
        <w:widowControl w:val="0"/>
        <w:autoSpaceDE w:val="0"/>
        <w:autoSpaceDN w:val="0"/>
        <w:adjustRightInd w:val="0"/>
        <w:rPr>
          <w:rFonts w:ascii="Century Gothic" w:hAnsi="Century Gothic"/>
          <w:sz w:val="20"/>
        </w:rPr>
      </w:pPr>
    </w:p>
    <w:p w14:paraId="482084F4" w14:textId="77777777" w:rsidR="00730F99" w:rsidRPr="00730F99" w:rsidRDefault="00730F99" w:rsidP="00730F99">
      <w:pPr>
        <w:pStyle w:val="Heading1"/>
        <w:tabs>
          <w:tab w:val="clear" w:pos="720"/>
          <w:tab w:val="num" w:pos="567"/>
        </w:tabs>
        <w:rPr>
          <w:rFonts w:ascii="Century Gothic" w:hAnsi="Century Gothic"/>
          <w:sz w:val="20"/>
        </w:rPr>
      </w:pPr>
      <w:r w:rsidRPr="00730F99">
        <w:rPr>
          <w:rFonts w:ascii="Century Gothic" w:hAnsi="Century Gothic"/>
          <w:sz w:val="20"/>
        </w:rPr>
        <w:t xml:space="preserve">Service Requirements </w:t>
      </w:r>
    </w:p>
    <w:p w14:paraId="22996659" w14:textId="77777777" w:rsidR="00730F99" w:rsidRPr="00730F99" w:rsidRDefault="00730F99" w:rsidP="00730F99">
      <w:pPr>
        <w:pStyle w:val="Heading1"/>
        <w:numPr>
          <w:ilvl w:val="0"/>
          <w:numId w:val="0"/>
        </w:numPr>
        <w:ind w:left="720"/>
        <w:rPr>
          <w:rFonts w:ascii="Century Gothic" w:hAnsi="Century Gothic"/>
          <w:sz w:val="20"/>
        </w:rPr>
      </w:pPr>
    </w:p>
    <w:p w14:paraId="71F838C6" w14:textId="14D437AC" w:rsidR="00730F99" w:rsidRPr="00730F99" w:rsidRDefault="00730F99" w:rsidP="009A418A">
      <w:pPr>
        <w:pStyle w:val="Heading2"/>
        <w:numPr>
          <w:ilvl w:val="1"/>
          <w:numId w:val="99"/>
        </w:numPr>
        <w:rPr>
          <w:rFonts w:ascii="Century Gothic" w:hAnsi="Century Gothic"/>
        </w:rPr>
      </w:pPr>
      <w:r w:rsidRPr="00730F99">
        <w:rPr>
          <w:rFonts w:ascii="Century Gothic" w:hAnsi="Century Gothic"/>
        </w:rPr>
        <w:t xml:space="preserve">Every Business Continuity Plan shall, as a minimum: </w:t>
      </w:r>
    </w:p>
    <w:p w14:paraId="5AA6F8F7" w14:textId="77777777" w:rsidR="00730F99" w:rsidRPr="00730F99" w:rsidRDefault="00730F99" w:rsidP="00730F99">
      <w:pPr>
        <w:pStyle w:val="Heading2"/>
        <w:numPr>
          <w:ilvl w:val="0"/>
          <w:numId w:val="0"/>
        </w:numPr>
        <w:ind w:left="1430"/>
        <w:rPr>
          <w:rFonts w:ascii="Century Gothic" w:hAnsi="Century Gothic"/>
        </w:rPr>
      </w:pPr>
    </w:p>
    <w:p w14:paraId="52AA1171" w14:textId="77777777" w:rsidR="00730F99" w:rsidRPr="00730F99" w:rsidRDefault="00730F99" w:rsidP="009A418A">
      <w:pPr>
        <w:pStyle w:val="Heading3"/>
        <w:numPr>
          <w:ilvl w:val="2"/>
          <w:numId w:val="100"/>
        </w:numPr>
        <w:tabs>
          <w:tab w:val="num" w:pos="1985"/>
        </w:tabs>
        <w:rPr>
          <w:rFonts w:ascii="Century Gothic" w:hAnsi="Century Gothic"/>
        </w:rPr>
      </w:pPr>
      <w:r w:rsidRPr="00730F99">
        <w:rPr>
          <w:rFonts w:ascii="Century Gothic" w:hAnsi="Century Gothic"/>
        </w:rPr>
        <w:t xml:space="preserve">Clearly identify who is responsible for maintaining, holding and implementing the plan, as well as identifying at least one deputy for each </w:t>
      </w:r>
      <w:proofErr w:type="gramStart"/>
      <w:r w:rsidRPr="00730F99">
        <w:rPr>
          <w:rFonts w:ascii="Century Gothic" w:hAnsi="Century Gothic"/>
        </w:rPr>
        <w:t>area;</w:t>
      </w:r>
      <w:proofErr w:type="gramEnd"/>
      <w:r w:rsidRPr="00730F99">
        <w:rPr>
          <w:rFonts w:ascii="Century Gothic" w:hAnsi="Century Gothic"/>
        </w:rPr>
        <w:t xml:space="preserve"> </w:t>
      </w:r>
    </w:p>
    <w:p w14:paraId="616C039A" w14:textId="77777777" w:rsidR="00730F99" w:rsidRPr="00730F99" w:rsidRDefault="00730F99" w:rsidP="00730F99">
      <w:pPr>
        <w:pStyle w:val="Heading3"/>
        <w:tabs>
          <w:tab w:val="num" w:pos="1985"/>
        </w:tabs>
        <w:ind w:left="1985" w:hanging="567"/>
        <w:rPr>
          <w:rFonts w:ascii="Century Gothic" w:hAnsi="Century Gothic"/>
        </w:rPr>
      </w:pPr>
    </w:p>
    <w:p w14:paraId="07D305D6"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Contain the full contact details, roles and responsibilities of each team </w:t>
      </w:r>
      <w:proofErr w:type="gramStart"/>
      <w:r w:rsidRPr="00730F99">
        <w:rPr>
          <w:rFonts w:ascii="Century Gothic" w:hAnsi="Century Gothic"/>
        </w:rPr>
        <w:t>member;</w:t>
      </w:r>
      <w:proofErr w:type="gramEnd"/>
      <w:r w:rsidRPr="00730F99">
        <w:rPr>
          <w:rFonts w:ascii="Century Gothic" w:hAnsi="Century Gothic"/>
        </w:rPr>
        <w:t xml:space="preserve"> </w:t>
      </w:r>
    </w:p>
    <w:p w14:paraId="4593A2E1" w14:textId="77777777" w:rsidR="00730F99" w:rsidRPr="00730F99" w:rsidRDefault="00730F99" w:rsidP="00730F99">
      <w:pPr>
        <w:pStyle w:val="Heading3"/>
        <w:tabs>
          <w:tab w:val="num" w:pos="1985"/>
        </w:tabs>
        <w:ind w:left="1985" w:hanging="567"/>
        <w:rPr>
          <w:rFonts w:ascii="Century Gothic" w:hAnsi="Century Gothic"/>
        </w:rPr>
      </w:pPr>
    </w:p>
    <w:p w14:paraId="4BDC7E29"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Include a maintenance scheme and Schedule for review of the relevant </w:t>
      </w:r>
      <w:proofErr w:type="gramStart"/>
      <w:r w:rsidRPr="00730F99">
        <w:rPr>
          <w:rFonts w:ascii="Century Gothic" w:hAnsi="Century Gothic"/>
        </w:rPr>
        <w:t>plan;</w:t>
      </w:r>
      <w:proofErr w:type="gramEnd"/>
      <w:r w:rsidRPr="00730F99">
        <w:rPr>
          <w:rFonts w:ascii="Century Gothic" w:hAnsi="Century Gothic"/>
        </w:rPr>
        <w:t xml:space="preserve"> </w:t>
      </w:r>
    </w:p>
    <w:p w14:paraId="64E0BE5D" w14:textId="77777777" w:rsidR="00730F99" w:rsidRPr="00730F99" w:rsidRDefault="00730F99" w:rsidP="00730F99">
      <w:pPr>
        <w:pStyle w:val="Heading3"/>
        <w:tabs>
          <w:tab w:val="num" w:pos="1985"/>
        </w:tabs>
        <w:ind w:left="1985" w:hanging="567"/>
        <w:rPr>
          <w:rFonts w:ascii="Century Gothic" w:hAnsi="Century Gothic"/>
        </w:rPr>
      </w:pPr>
    </w:p>
    <w:p w14:paraId="1CF3DCF7"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Be clearly designated and marked as ‘Company Confidential</w:t>
      </w:r>
      <w:proofErr w:type="gramStart"/>
      <w:r w:rsidRPr="00730F99">
        <w:rPr>
          <w:rFonts w:ascii="Century Gothic" w:hAnsi="Century Gothic"/>
        </w:rPr>
        <w:t>’;</w:t>
      </w:r>
      <w:proofErr w:type="gramEnd"/>
      <w:r w:rsidRPr="00730F99">
        <w:rPr>
          <w:rFonts w:ascii="Century Gothic" w:hAnsi="Century Gothic"/>
        </w:rPr>
        <w:t xml:space="preserve"> </w:t>
      </w:r>
    </w:p>
    <w:p w14:paraId="5270A7C7" w14:textId="77777777" w:rsidR="00730F99" w:rsidRPr="00730F99" w:rsidRDefault="00730F99" w:rsidP="00730F99">
      <w:pPr>
        <w:pStyle w:val="Heading3"/>
        <w:tabs>
          <w:tab w:val="num" w:pos="1985"/>
        </w:tabs>
        <w:ind w:left="1985" w:hanging="567"/>
        <w:rPr>
          <w:rFonts w:ascii="Century Gothic" w:hAnsi="Century Gothic"/>
        </w:rPr>
      </w:pPr>
    </w:p>
    <w:p w14:paraId="46E15209"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Detail how the plans can be operated and/or capable of being implemented 7 days a week 365 days a </w:t>
      </w:r>
      <w:proofErr w:type="gramStart"/>
      <w:r w:rsidRPr="00730F99">
        <w:rPr>
          <w:rFonts w:ascii="Century Gothic" w:hAnsi="Century Gothic"/>
        </w:rPr>
        <w:t>year;</w:t>
      </w:r>
      <w:proofErr w:type="gramEnd"/>
      <w:r w:rsidRPr="00730F99">
        <w:rPr>
          <w:rFonts w:ascii="Century Gothic" w:hAnsi="Century Gothic"/>
        </w:rPr>
        <w:t xml:space="preserve"> </w:t>
      </w:r>
    </w:p>
    <w:p w14:paraId="4D150DD1" w14:textId="77777777" w:rsidR="00730F99" w:rsidRPr="00730F99" w:rsidRDefault="00730F99" w:rsidP="00730F99">
      <w:pPr>
        <w:pStyle w:val="Heading3"/>
        <w:tabs>
          <w:tab w:val="num" w:pos="1985"/>
        </w:tabs>
        <w:ind w:left="1985" w:hanging="567"/>
        <w:rPr>
          <w:rFonts w:ascii="Century Gothic" w:hAnsi="Century Gothic"/>
        </w:rPr>
      </w:pPr>
    </w:p>
    <w:p w14:paraId="3BBFF001"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 xml:space="preserve">Be fully communicated and understood by Virgin and </w:t>
      </w:r>
      <w:proofErr w:type="gramStart"/>
      <w:r w:rsidRPr="00730F99">
        <w:rPr>
          <w:rFonts w:ascii="Century Gothic" w:hAnsi="Century Gothic"/>
        </w:rPr>
        <w:t>stakeholders;</w:t>
      </w:r>
      <w:proofErr w:type="gramEnd"/>
    </w:p>
    <w:p w14:paraId="4D67317A" w14:textId="77777777" w:rsidR="00730F99" w:rsidRPr="00730F99" w:rsidRDefault="00730F99" w:rsidP="00730F99">
      <w:pPr>
        <w:rPr>
          <w:rFonts w:ascii="Century Gothic" w:hAnsi="Century Gothic"/>
          <w:sz w:val="20"/>
        </w:rPr>
      </w:pPr>
    </w:p>
    <w:p w14:paraId="0AE1EA5E" w14:textId="77777777" w:rsidR="00730F99" w:rsidRPr="00730F99" w:rsidRDefault="00730F99" w:rsidP="009A418A">
      <w:pPr>
        <w:pStyle w:val="Heading3"/>
        <w:numPr>
          <w:ilvl w:val="2"/>
          <w:numId w:val="1"/>
        </w:numPr>
        <w:tabs>
          <w:tab w:val="num" w:pos="1985"/>
        </w:tabs>
        <w:ind w:left="1985" w:hanging="567"/>
        <w:rPr>
          <w:rFonts w:ascii="Century Gothic" w:hAnsi="Century Gothic"/>
        </w:rPr>
      </w:pPr>
      <w:r w:rsidRPr="00730F99">
        <w:rPr>
          <w:rFonts w:ascii="Century Gothic" w:hAnsi="Century Gothic"/>
        </w:rPr>
        <w:t>Be a live document that is reviewed and updated as needed.</w:t>
      </w:r>
    </w:p>
    <w:p w14:paraId="17E8D1D9" w14:textId="77777777" w:rsidR="00730F99" w:rsidRPr="00730F99" w:rsidRDefault="00730F99" w:rsidP="00730F99">
      <w:pPr>
        <w:widowControl w:val="0"/>
        <w:autoSpaceDE w:val="0"/>
        <w:autoSpaceDN w:val="0"/>
        <w:adjustRightInd w:val="0"/>
        <w:ind w:left="1134" w:hanging="567"/>
        <w:rPr>
          <w:rFonts w:ascii="Century Gothic" w:hAnsi="Century Gothic"/>
          <w:sz w:val="20"/>
        </w:rPr>
      </w:pPr>
    </w:p>
    <w:p w14:paraId="59C72010" w14:textId="0971F488"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lastRenderedPageBreak/>
        <w:t xml:space="preserve">Business Continuity Plans must be regularly tested and updated to reflect changes in the risk profile and in any event once every twelve (12) months. These changes may result from adjustments in the Services being provided or changes to the Supplier’s or Virgin business processes. Updated plans shall be submitted to Virgin before they are introduced or implemented. </w:t>
      </w:r>
    </w:p>
    <w:p w14:paraId="4725E26C" w14:textId="77777777" w:rsidR="00730F99" w:rsidRPr="00730F99" w:rsidRDefault="00730F99" w:rsidP="00730F99">
      <w:pPr>
        <w:widowControl w:val="0"/>
        <w:autoSpaceDE w:val="0"/>
        <w:autoSpaceDN w:val="0"/>
        <w:adjustRightInd w:val="0"/>
        <w:rPr>
          <w:rFonts w:ascii="Century Gothic" w:hAnsi="Century Gothic"/>
          <w:sz w:val="20"/>
        </w:rPr>
      </w:pPr>
    </w:p>
    <w:p w14:paraId="136C368F" w14:textId="77777777" w:rsidR="00730F99" w:rsidRPr="00730F99" w:rsidRDefault="00730F99" w:rsidP="00730F99">
      <w:pPr>
        <w:pStyle w:val="Heading1"/>
        <w:tabs>
          <w:tab w:val="clear" w:pos="720"/>
          <w:tab w:val="num" w:pos="567"/>
        </w:tabs>
        <w:rPr>
          <w:rFonts w:ascii="Century Gothic" w:hAnsi="Century Gothic"/>
          <w:sz w:val="20"/>
        </w:rPr>
      </w:pPr>
      <w:r w:rsidRPr="00730F99">
        <w:rPr>
          <w:rFonts w:ascii="Century Gothic" w:hAnsi="Century Gothic"/>
          <w:sz w:val="20"/>
        </w:rPr>
        <w:t xml:space="preserve">Training and Awareness </w:t>
      </w:r>
    </w:p>
    <w:p w14:paraId="3975BFF3" w14:textId="77777777" w:rsidR="00730F99" w:rsidRPr="00730F99" w:rsidRDefault="00730F99" w:rsidP="00730F99">
      <w:pPr>
        <w:widowControl w:val="0"/>
        <w:autoSpaceDE w:val="0"/>
        <w:autoSpaceDN w:val="0"/>
        <w:adjustRightInd w:val="0"/>
        <w:rPr>
          <w:rFonts w:ascii="Century Gothic" w:hAnsi="Century Gothic"/>
          <w:sz w:val="20"/>
        </w:rPr>
      </w:pPr>
    </w:p>
    <w:p w14:paraId="7551A95C" w14:textId="7C6141BE" w:rsidR="00730F99" w:rsidRPr="00730F99" w:rsidRDefault="00730F99" w:rsidP="009A418A">
      <w:pPr>
        <w:pStyle w:val="Heading2"/>
        <w:numPr>
          <w:ilvl w:val="1"/>
          <w:numId w:val="101"/>
        </w:numPr>
        <w:rPr>
          <w:rFonts w:ascii="Century Gothic" w:hAnsi="Century Gothic"/>
        </w:rPr>
      </w:pPr>
      <w:r w:rsidRPr="00730F99">
        <w:rPr>
          <w:rFonts w:ascii="Century Gothic" w:hAnsi="Century Gothic"/>
        </w:rPr>
        <w:t>The Supplier shall ensure that all team members are aware of their role and responsibilities under the Business Continuity Plan</w:t>
      </w:r>
      <w:r w:rsidR="006427CA">
        <w:rPr>
          <w:rFonts w:ascii="Century Gothic" w:hAnsi="Century Gothic"/>
        </w:rPr>
        <w:t xml:space="preserve"> </w:t>
      </w:r>
      <w:r w:rsidRPr="00730F99">
        <w:rPr>
          <w:rFonts w:ascii="Century Gothic" w:hAnsi="Century Gothic"/>
        </w:rPr>
        <w:t xml:space="preserve">and be adequately trained for the responsibility. </w:t>
      </w:r>
    </w:p>
    <w:p w14:paraId="58DB37B0" w14:textId="77777777" w:rsidR="00730F99" w:rsidRPr="00730F99" w:rsidRDefault="00730F99" w:rsidP="00730F99">
      <w:pPr>
        <w:pStyle w:val="Heading2"/>
        <w:numPr>
          <w:ilvl w:val="0"/>
          <w:numId w:val="0"/>
        </w:numPr>
        <w:ind w:left="1418"/>
        <w:rPr>
          <w:rFonts w:ascii="Century Gothic" w:hAnsi="Century Gothic"/>
        </w:rPr>
      </w:pPr>
    </w:p>
    <w:p w14:paraId="6CF45225" w14:textId="77777777"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Supplier shall provide internal and external awareness programmes, specifically training individuals in the links between internal processes and external regulations. </w:t>
      </w:r>
    </w:p>
    <w:p w14:paraId="74005544" w14:textId="77777777" w:rsidR="00730F99" w:rsidRPr="00730F99" w:rsidRDefault="00730F99" w:rsidP="00730F99">
      <w:pPr>
        <w:pStyle w:val="Heading2"/>
        <w:numPr>
          <w:ilvl w:val="0"/>
          <w:numId w:val="0"/>
        </w:numPr>
        <w:ind w:left="1418"/>
        <w:rPr>
          <w:rFonts w:ascii="Century Gothic" w:hAnsi="Century Gothic"/>
        </w:rPr>
      </w:pPr>
    </w:p>
    <w:p w14:paraId="4BD40D69" w14:textId="151C32CA"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Supplier shall keep records of those individuals with access to </w:t>
      </w:r>
      <w:r w:rsidR="00FA59FE">
        <w:rPr>
          <w:rFonts w:ascii="Century Gothic" w:hAnsi="Century Gothic"/>
        </w:rPr>
        <w:t>the</w:t>
      </w:r>
      <w:r w:rsidR="00516E7C" w:rsidRPr="00730F99">
        <w:rPr>
          <w:rFonts w:ascii="Century Gothic" w:hAnsi="Century Gothic"/>
        </w:rPr>
        <w:t xml:space="preserve"> </w:t>
      </w:r>
      <w:r w:rsidRPr="00730F99">
        <w:rPr>
          <w:rFonts w:ascii="Century Gothic" w:hAnsi="Century Gothic"/>
        </w:rPr>
        <w:t xml:space="preserve">Business Continuity </w:t>
      </w:r>
      <w:r w:rsidR="00FA59FE">
        <w:rPr>
          <w:rFonts w:ascii="Century Gothic" w:hAnsi="Century Gothic"/>
        </w:rPr>
        <w:t>P</w:t>
      </w:r>
      <w:r w:rsidR="00516E7C" w:rsidRPr="00730F99">
        <w:rPr>
          <w:rFonts w:ascii="Century Gothic" w:hAnsi="Century Gothic"/>
        </w:rPr>
        <w:t>lan</w:t>
      </w:r>
      <w:r w:rsidRPr="00730F99">
        <w:rPr>
          <w:rFonts w:ascii="Century Gothic" w:hAnsi="Century Gothic"/>
        </w:rPr>
        <w:t xml:space="preserve"> and training logs of those individuals trained in crisis/disaster situations. </w:t>
      </w:r>
    </w:p>
    <w:p w14:paraId="21134ACA" w14:textId="77777777" w:rsidR="00730F99" w:rsidRPr="00730F99" w:rsidRDefault="00730F99" w:rsidP="00730F99">
      <w:pPr>
        <w:pStyle w:val="Heading2"/>
        <w:numPr>
          <w:ilvl w:val="0"/>
          <w:numId w:val="0"/>
        </w:numPr>
        <w:ind w:left="1430"/>
        <w:rPr>
          <w:rFonts w:ascii="Century Gothic" w:hAnsi="Century Gothic"/>
        </w:rPr>
      </w:pPr>
    </w:p>
    <w:p w14:paraId="7C28F275" w14:textId="77777777" w:rsidR="00730F99" w:rsidRPr="00730F99" w:rsidRDefault="00730F99" w:rsidP="00730F99">
      <w:pPr>
        <w:pStyle w:val="Heading1"/>
        <w:tabs>
          <w:tab w:val="clear" w:pos="720"/>
          <w:tab w:val="num" w:pos="567"/>
        </w:tabs>
        <w:rPr>
          <w:rFonts w:ascii="Century Gothic" w:hAnsi="Century Gothic"/>
          <w:sz w:val="20"/>
        </w:rPr>
      </w:pPr>
      <w:r w:rsidRPr="00730F99">
        <w:rPr>
          <w:rFonts w:ascii="Century Gothic" w:hAnsi="Century Gothic"/>
          <w:sz w:val="20"/>
        </w:rPr>
        <w:t xml:space="preserve">Testing </w:t>
      </w:r>
    </w:p>
    <w:p w14:paraId="49EA72DB" w14:textId="77777777" w:rsidR="00730F99" w:rsidRPr="00730F99" w:rsidRDefault="00730F99" w:rsidP="00730F99">
      <w:pPr>
        <w:widowControl w:val="0"/>
        <w:tabs>
          <w:tab w:val="num" w:pos="567"/>
        </w:tabs>
        <w:autoSpaceDE w:val="0"/>
        <w:autoSpaceDN w:val="0"/>
        <w:adjustRightInd w:val="0"/>
        <w:ind w:left="567" w:hanging="567"/>
        <w:rPr>
          <w:rFonts w:ascii="Century Gothic" w:hAnsi="Century Gothic"/>
          <w:sz w:val="20"/>
        </w:rPr>
      </w:pPr>
    </w:p>
    <w:p w14:paraId="42451B3E" w14:textId="130B5288" w:rsidR="00730F99" w:rsidRPr="003B420C" w:rsidRDefault="00730F99" w:rsidP="009A418A">
      <w:pPr>
        <w:pStyle w:val="Heading2"/>
        <w:numPr>
          <w:ilvl w:val="1"/>
          <w:numId w:val="102"/>
        </w:numPr>
        <w:rPr>
          <w:rFonts w:ascii="Century Gothic" w:hAnsi="Century Gothic"/>
        </w:rPr>
      </w:pPr>
      <w:r w:rsidRPr="003B420C">
        <w:rPr>
          <w:rFonts w:ascii="Century Gothic" w:hAnsi="Century Gothic"/>
        </w:rPr>
        <w:t xml:space="preserve">The </w:t>
      </w:r>
      <w:r w:rsidR="00FA59FE">
        <w:rPr>
          <w:rFonts w:ascii="Century Gothic" w:hAnsi="Century Gothic"/>
        </w:rPr>
        <w:t>d</w:t>
      </w:r>
      <w:r w:rsidR="00516E7C" w:rsidRPr="003B420C">
        <w:rPr>
          <w:rFonts w:ascii="Century Gothic" w:hAnsi="Century Gothic"/>
        </w:rPr>
        <w:t xml:space="preserve">isaster </w:t>
      </w:r>
      <w:r w:rsidR="00FA59FE">
        <w:rPr>
          <w:rFonts w:ascii="Century Gothic" w:hAnsi="Century Gothic"/>
        </w:rPr>
        <w:t>r</w:t>
      </w:r>
      <w:r w:rsidR="00516E7C" w:rsidRPr="003B420C">
        <w:rPr>
          <w:rFonts w:ascii="Century Gothic" w:hAnsi="Century Gothic"/>
        </w:rPr>
        <w:t xml:space="preserve">ecovery </w:t>
      </w:r>
      <w:r w:rsidR="00FA59FE">
        <w:rPr>
          <w:rFonts w:ascii="Century Gothic" w:hAnsi="Century Gothic"/>
        </w:rPr>
        <w:t>elements of the Business Continuity</w:t>
      </w:r>
      <w:r w:rsidRPr="003B420C">
        <w:rPr>
          <w:rFonts w:ascii="Century Gothic" w:hAnsi="Century Gothic"/>
        </w:rPr>
        <w:t xml:space="preserve"> Plan must be tested at least once every twelve (12) months. </w:t>
      </w:r>
    </w:p>
    <w:p w14:paraId="7032F1A3" w14:textId="77777777" w:rsidR="00730F99" w:rsidRPr="00730F99" w:rsidRDefault="00730F99" w:rsidP="00730F99">
      <w:pPr>
        <w:pStyle w:val="Heading2"/>
        <w:numPr>
          <w:ilvl w:val="0"/>
          <w:numId w:val="0"/>
        </w:numPr>
        <w:ind w:left="567"/>
        <w:rPr>
          <w:rFonts w:ascii="Century Gothic" w:hAnsi="Century Gothic"/>
        </w:rPr>
      </w:pPr>
    </w:p>
    <w:p w14:paraId="6D6CEB6E" w14:textId="6B18BAAC" w:rsidR="00730F99" w:rsidRPr="00730F99" w:rsidRDefault="007523E9" w:rsidP="009A418A">
      <w:pPr>
        <w:pStyle w:val="Heading2"/>
        <w:numPr>
          <w:ilvl w:val="1"/>
          <w:numId w:val="1"/>
        </w:numPr>
        <w:ind w:left="1418" w:hanging="851"/>
        <w:rPr>
          <w:rFonts w:ascii="Century Gothic" w:hAnsi="Century Gothic"/>
        </w:rPr>
      </w:pPr>
      <w:r>
        <w:rPr>
          <w:rFonts w:ascii="Century Gothic" w:hAnsi="Century Gothic"/>
        </w:rPr>
        <w:t xml:space="preserve">Whole </w:t>
      </w:r>
      <w:r w:rsidR="00730F99" w:rsidRPr="00730F99">
        <w:rPr>
          <w:rFonts w:ascii="Century Gothic" w:hAnsi="Century Gothic"/>
        </w:rPr>
        <w:t xml:space="preserve">Business Continuity Plans should be tested on an unannounced basis at a minimum of once a year as well as where business impact analysis and risk assessment has highlighted the need for any changes to the plan. </w:t>
      </w:r>
    </w:p>
    <w:p w14:paraId="0690C67D" w14:textId="77777777" w:rsidR="00730F99" w:rsidRPr="00730F99" w:rsidRDefault="00730F99" w:rsidP="00730F99">
      <w:pPr>
        <w:pStyle w:val="Heading2"/>
        <w:numPr>
          <w:ilvl w:val="0"/>
          <w:numId w:val="0"/>
        </w:numPr>
        <w:ind w:left="1418"/>
        <w:rPr>
          <w:rFonts w:ascii="Century Gothic" w:hAnsi="Century Gothic"/>
        </w:rPr>
      </w:pPr>
    </w:p>
    <w:p w14:paraId="7B1B4FB2" w14:textId="09385A82"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Supplier shall notify Virgin at least four (4) weeks in advance of any Business Continuity </w:t>
      </w:r>
      <w:r w:rsidR="006427CA" w:rsidRPr="00730F99">
        <w:rPr>
          <w:rFonts w:ascii="Century Gothic" w:hAnsi="Century Gothic"/>
        </w:rPr>
        <w:t>Plan testing</w:t>
      </w:r>
      <w:r w:rsidRPr="00730F99">
        <w:rPr>
          <w:rFonts w:ascii="Century Gothic" w:hAnsi="Century Gothic"/>
        </w:rPr>
        <w:t xml:space="preserve"> that is scheduled to take place. Virgin shall </w:t>
      </w:r>
      <w:proofErr w:type="gramStart"/>
      <w:r w:rsidRPr="00730F99">
        <w:rPr>
          <w:rFonts w:ascii="Century Gothic" w:hAnsi="Century Gothic"/>
        </w:rPr>
        <w:t>have the option at all times</w:t>
      </w:r>
      <w:proofErr w:type="gramEnd"/>
      <w:r w:rsidRPr="00730F99">
        <w:rPr>
          <w:rFonts w:ascii="Century Gothic" w:hAnsi="Century Gothic"/>
        </w:rPr>
        <w:t xml:space="preserve"> to observe </w:t>
      </w:r>
      <w:r w:rsidR="007523E9">
        <w:rPr>
          <w:rFonts w:ascii="Century Gothic" w:hAnsi="Century Gothic"/>
        </w:rPr>
        <w:t xml:space="preserve">or be involved in </w:t>
      </w:r>
      <w:r w:rsidRPr="00730F99">
        <w:rPr>
          <w:rFonts w:ascii="Century Gothic" w:hAnsi="Century Gothic"/>
        </w:rPr>
        <w:t xml:space="preserve">the testing. </w:t>
      </w:r>
    </w:p>
    <w:p w14:paraId="61CD58E5" w14:textId="77777777" w:rsidR="00730F99" w:rsidRPr="00730F99" w:rsidRDefault="00730F99" w:rsidP="00730F99">
      <w:pPr>
        <w:pStyle w:val="Heading2"/>
        <w:numPr>
          <w:ilvl w:val="0"/>
          <w:numId w:val="0"/>
        </w:numPr>
        <w:ind w:left="1418"/>
        <w:rPr>
          <w:rFonts w:ascii="Century Gothic" w:hAnsi="Century Gothic"/>
        </w:rPr>
      </w:pPr>
    </w:p>
    <w:p w14:paraId="0CEF0017" w14:textId="77777777" w:rsidR="00730F99" w:rsidRPr="00730F99" w:rsidRDefault="00730F99" w:rsidP="00730F99">
      <w:pPr>
        <w:pStyle w:val="Heading2"/>
        <w:numPr>
          <w:ilvl w:val="0"/>
          <w:numId w:val="0"/>
        </w:numPr>
        <w:ind w:left="1418"/>
        <w:rPr>
          <w:rFonts w:ascii="Century Gothic" w:hAnsi="Century Gothic"/>
        </w:rPr>
      </w:pPr>
    </w:p>
    <w:p w14:paraId="47E33BDC" w14:textId="77777777"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The results of the tests should be clearly documented and reported to Virgin. Any consequential changes to the plans </w:t>
      </w:r>
      <w:proofErr w:type="gramStart"/>
      <w:r w:rsidRPr="00730F99">
        <w:rPr>
          <w:rFonts w:ascii="Century Gothic" w:hAnsi="Century Gothic"/>
        </w:rPr>
        <w:t>as a result of</w:t>
      </w:r>
      <w:proofErr w:type="gramEnd"/>
      <w:r w:rsidRPr="00730F99">
        <w:rPr>
          <w:rFonts w:ascii="Century Gothic" w:hAnsi="Century Gothic"/>
        </w:rPr>
        <w:t xml:space="preserve"> the tests shall be agreed and where necessary an amendment to the Agreement will be made. </w:t>
      </w:r>
    </w:p>
    <w:p w14:paraId="737C4807" w14:textId="77777777" w:rsidR="00730F99" w:rsidRPr="00730F99" w:rsidRDefault="00730F99" w:rsidP="00730F99">
      <w:pPr>
        <w:pStyle w:val="Heading2"/>
        <w:numPr>
          <w:ilvl w:val="0"/>
          <w:numId w:val="0"/>
        </w:numPr>
        <w:ind w:left="1418"/>
        <w:rPr>
          <w:rFonts w:ascii="Century Gothic" w:hAnsi="Century Gothic"/>
        </w:rPr>
      </w:pPr>
    </w:p>
    <w:p w14:paraId="01E41DF9" w14:textId="50F00E3E"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Virgin reserves the right to test / audit supplier’s Business Continuity Plan as and when necessary and may escalate any non-compliance. For the avoidance of doubt, Virgin, at its own cost, may choose to use an external auditor to complete this activity.</w:t>
      </w:r>
    </w:p>
    <w:p w14:paraId="275E7C73" w14:textId="77777777" w:rsidR="00730F99" w:rsidRPr="00730F99" w:rsidRDefault="00730F99" w:rsidP="00730F99">
      <w:pPr>
        <w:widowControl w:val="0"/>
        <w:autoSpaceDE w:val="0"/>
        <w:autoSpaceDN w:val="0"/>
        <w:adjustRightInd w:val="0"/>
        <w:ind w:left="567" w:hanging="567"/>
        <w:rPr>
          <w:rFonts w:ascii="Century Gothic" w:hAnsi="Century Gothic"/>
          <w:sz w:val="20"/>
        </w:rPr>
      </w:pPr>
    </w:p>
    <w:p w14:paraId="6ED91AF3" w14:textId="77777777" w:rsidR="00730F99" w:rsidRPr="00730F99" w:rsidRDefault="00730F99" w:rsidP="00730F99">
      <w:pPr>
        <w:pStyle w:val="Heading1"/>
        <w:tabs>
          <w:tab w:val="clear" w:pos="720"/>
          <w:tab w:val="num" w:pos="567"/>
        </w:tabs>
        <w:rPr>
          <w:rFonts w:ascii="Century Gothic" w:hAnsi="Century Gothic"/>
          <w:sz w:val="20"/>
        </w:rPr>
      </w:pPr>
      <w:r w:rsidRPr="00730F99">
        <w:rPr>
          <w:rFonts w:ascii="Century Gothic" w:hAnsi="Century Gothic"/>
          <w:sz w:val="20"/>
        </w:rPr>
        <w:t xml:space="preserve">Storage </w:t>
      </w:r>
    </w:p>
    <w:p w14:paraId="19EBBE96" w14:textId="77777777" w:rsidR="00730F99" w:rsidRPr="00730F99" w:rsidRDefault="00730F99" w:rsidP="00730F99">
      <w:pPr>
        <w:widowControl w:val="0"/>
        <w:autoSpaceDE w:val="0"/>
        <w:autoSpaceDN w:val="0"/>
        <w:adjustRightInd w:val="0"/>
        <w:ind w:left="567" w:hanging="567"/>
        <w:rPr>
          <w:rFonts w:ascii="Century Gothic" w:hAnsi="Century Gothic"/>
          <w:sz w:val="20"/>
        </w:rPr>
      </w:pPr>
    </w:p>
    <w:p w14:paraId="03FB3FF6" w14:textId="5BC737D8" w:rsidR="00730F99" w:rsidRPr="003B420C" w:rsidRDefault="00730F99" w:rsidP="009A418A">
      <w:pPr>
        <w:pStyle w:val="Heading2"/>
        <w:numPr>
          <w:ilvl w:val="1"/>
          <w:numId w:val="103"/>
        </w:numPr>
        <w:rPr>
          <w:rFonts w:ascii="Century Gothic" w:hAnsi="Century Gothic"/>
        </w:rPr>
      </w:pPr>
      <w:r w:rsidRPr="003B420C">
        <w:rPr>
          <w:rFonts w:ascii="Century Gothic" w:hAnsi="Century Gothic"/>
        </w:rPr>
        <w:t>The Business Continuity Plan</w:t>
      </w:r>
      <w:r w:rsidR="006427CA">
        <w:rPr>
          <w:rFonts w:ascii="Century Gothic" w:hAnsi="Century Gothic"/>
        </w:rPr>
        <w:t xml:space="preserve"> </w:t>
      </w:r>
      <w:r w:rsidRPr="003B420C">
        <w:rPr>
          <w:rFonts w:ascii="Century Gothic" w:hAnsi="Century Gothic"/>
        </w:rPr>
        <w:t xml:space="preserve">shall be held, with copies at both on-site and off-site locations. The Supplier shall maintain access to, and security of all the plans. </w:t>
      </w:r>
    </w:p>
    <w:p w14:paraId="58D16E12" w14:textId="77777777" w:rsidR="00730F99" w:rsidRPr="00730F99" w:rsidRDefault="00730F99" w:rsidP="00730F99">
      <w:pPr>
        <w:pStyle w:val="Heading2"/>
        <w:numPr>
          <w:ilvl w:val="0"/>
          <w:numId w:val="0"/>
        </w:numPr>
        <w:ind w:left="1418"/>
        <w:rPr>
          <w:rFonts w:ascii="Century Gothic" w:hAnsi="Century Gothic"/>
        </w:rPr>
      </w:pPr>
    </w:p>
    <w:p w14:paraId="7578A119" w14:textId="06E6BB5F"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All Supplier Key Personnel should be aware of the </w:t>
      </w:r>
      <w:r w:rsidR="006427CA" w:rsidRPr="00730F99">
        <w:rPr>
          <w:rFonts w:ascii="Century Gothic" w:hAnsi="Century Gothic"/>
        </w:rPr>
        <w:t>offsite</w:t>
      </w:r>
      <w:r w:rsidRPr="00730F99">
        <w:rPr>
          <w:rFonts w:ascii="Century Gothic" w:hAnsi="Century Gothic"/>
        </w:rPr>
        <w:t xml:space="preserve"> location at which the plans are held. </w:t>
      </w:r>
    </w:p>
    <w:p w14:paraId="2FC91FE3" w14:textId="77777777" w:rsidR="00730F99" w:rsidRPr="00730F99" w:rsidRDefault="00730F99" w:rsidP="00730F99">
      <w:pPr>
        <w:pStyle w:val="Heading2"/>
        <w:numPr>
          <w:ilvl w:val="0"/>
          <w:numId w:val="0"/>
        </w:numPr>
        <w:ind w:left="1418"/>
        <w:rPr>
          <w:rFonts w:ascii="Century Gothic" w:hAnsi="Century Gothic"/>
        </w:rPr>
      </w:pPr>
    </w:p>
    <w:p w14:paraId="51D91F35" w14:textId="4FC2DC12"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 xml:space="preserve">All members of the business continuity team shall have their own copy of the parts of the plan they are responsible for. </w:t>
      </w:r>
    </w:p>
    <w:p w14:paraId="118F02A2" w14:textId="77777777" w:rsidR="00730F99" w:rsidRDefault="00730F99" w:rsidP="00730F99">
      <w:pPr>
        <w:widowControl w:val="0"/>
        <w:autoSpaceDE w:val="0"/>
        <w:autoSpaceDN w:val="0"/>
        <w:adjustRightInd w:val="0"/>
        <w:ind w:left="567" w:hanging="567"/>
        <w:rPr>
          <w:rFonts w:ascii="Century Gothic" w:hAnsi="Century Gothic"/>
          <w:sz w:val="20"/>
        </w:rPr>
      </w:pPr>
    </w:p>
    <w:p w14:paraId="550FA30B" w14:textId="77777777" w:rsidR="009A418A" w:rsidRDefault="009A418A" w:rsidP="00730F99">
      <w:pPr>
        <w:widowControl w:val="0"/>
        <w:autoSpaceDE w:val="0"/>
        <w:autoSpaceDN w:val="0"/>
        <w:adjustRightInd w:val="0"/>
        <w:ind w:left="567" w:hanging="567"/>
        <w:rPr>
          <w:rFonts w:ascii="Century Gothic" w:hAnsi="Century Gothic"/>
          <w:sz w:val="20"/>
        </w:rPr>
      </w:pPr>
    </w:p>
    <w:p w14:paraId="5DF0106A" w14:textId="77777777" w:rsidR="009A418A" w:rsidRDefault="009A418A" w:rsidP="00730F99">
      <w:pPr>
        <w:widowControl w:val="0"/>
        <w:autoSpaceDE w:val="0"/>
        <w:autoSpaceDN w:val="0"/>
        <w:adjustRightInd w:val="0"/>
        <w:ind w:left="567" w:hanging="567"/>
        <w:rPr>
          <w:rFonts w:ascii="Century Gothic" w:hAnsi="Century Gothic"/>
          <w:sz w:val="20"/>
        </w:rPr>
      </w:pPr>
    </w:p>
    <w:p w14:paraId="67BCFEF5" w14:textId="77777777" w:rsidR="009A418A" w:rsidRPr="00730F99" w:rsidRDefault="009A418A" w:rsidP="00730F99">
      <w:pPr>
        <w:widowControl w:val="0"/>
        <w:autoSpaceDE w:val="0"/>
        <w:autoSpaceDN w:val="0"/>
        <w:adjustRightInd w:val="0"/>
        <w:ind w:left="567" w:hanging="567"/>
        <w:rPr>
          <w:rFonts w:ascii="Century Gothic" w:hAnsi="Century Gothic"/>
          <w:sz w:val="20"/>
        </w:rPr>
      </w:pPr>
    </w:p>
    <w:p w14:paraId="3664B42E" w14:textId="77777777" w:rsidR="00730F99" w:rsidRPr="00730F99" w:rsidRDefault="00730F99" w:rsidP="00730F99">
      <w:pPr>
        <w:pStyle w:val="Heading1"/>
        <w:tabs>
          <w:tab w:val="clear" w:pos="720"/>
          <w:tab w:val="num" w:pos="567"/>
        </w:tabs>
        <w:rPr>
          <w:rFonts w:ascii="Century Gothic" w:hAnsi="Century Gothic"/>
          <w:sz w:val="20"/>
        </w:rPr>
      </w:pPr>
      <w:r w:rsidRPr="00730F99">
        <w:rPr>
          <w:rFonts w:ascii="Century Gothic" w:hAnsi="Century Gothic"/>
          <w:sz w:val="20"/>
        </w:rPr>
        <w:lastRenderedPageBreak/>
        <w:t xml:space="preserve">Audit Access </w:t>
      </w:r>
    </w:p>
    <w:p w14:paraId="50610C72" w14:textId="77777777" w:rsidR="00730F99" w:rsidRPr="00730F99" w:rsidRDefault="00730F99" w:rsidP="00730F99">
      <w:pPr>
        <w:widowControl w:val="0"/>
        <w:autoSpaceDE w:val="0"/>
        <w:autoSpaceDN w:val="0"/>
        <w:adjustRightInd w:val="0"/>
        <w:ind w:left="567" w:hanging="567"/>
        <w:rPr>
          <w:rFonts w:ascii="Century Gothic" w:hAnsi="Century Gothic"/>
          <w:sz w:val="20"/>
        </w:rPr>
      </w:pPr>
    </w:p>
    <w:p w14:paraId="3627530C" w14:textId="0D48C87A" w:rsidR="00730F99" w:rsidRPr="003B420C" w:rsidRDefault="00730F99" w:rsidP="009A418A">
      <w:pPr>
        <w:pStyle w:val="Heading2"/>
        <w:numPr>
          <w:ilvl w:val="1"/>
          <w:numId w:val="104"/>
        </w:numPr>
        <w:rPr>
          <w:rFonts w:ascii="Century Gothic" w:hAnsi="Century Gothic"/>
        </w:rPr>
      </w:pPr>
      <w:r w:rsidRPr="003B420C">
        <w:rPr>
          <w:rFonts w:ascii="Century Gothic" w:hAnsi="Century Gothic"/>
        </w:rPr>
        <w:t xml:space="preserve">All aspects of the </w:t>
      </w:r>
      <w:r w:rsidR="00CF70D9">
        <w:rPr>
          <w:rFonts w:ascii="Century Gothic" w:hAnsi="Century Gothic"/>
        </w:rPr>
        <w:t>Business Continuity Plan</w:t>
      </w:r>
      <w:r w:rsidR="001846DA">
        <w:rPr>
          <w:rFonts w:ascii="Century Gothic" w:hAnsi="Century Gothic"/>
        </w:rPr>
        <w:t>,</w:t>
      </w:r>
      <w:r w:rsidR="00516E7C" w:rsidRPr="003B420C">
        <w:rPr>
          <w:rFonts w:ascii="Century Gothic" w:hAnsi="Century Gothic"/>
        </w:rPr>
        <w:t xml:space="preserve"> </w:t>
      </w:r>
      <w:r w:rsidR="001846DA">
        <w:rPr>
          <w:rFonts w:ascii="Century Gothic" w:hAnsi="Century Gothic"/>
        </w:rPr>
        <w:t>its</w:t>
      </w:r>
      <w:r w:rsidRPr="003B420C">
        <w:rPr>
          <w:rFonts w:ascii="Century Gothic" w:hAnsi="Century Gothic"/>
        </w:rPr>
        <w:t xml:space="preserve"> preparation and implementation shall be available for audit by Virgin (or its representatives) at any time.</w:t>
      </w:r>
    </w:p>
    <w:p w14:paraId="1DA9C0D6" w14:textId="77777777" w:rsidR="00730F99" w:rsidRPr="00730F99" w:rsidRDefault="00730F99" w:rsidP="00730F99">
      <w:pPr>
        <w:pStyle w:val="Heading2"/>
        <w:numPr>
          <w:ilvl w:val="0"/>
          <w:numId w:val="0"/>
        </w:numPr>
        <w:ind w:left="1418"/>
        <w:rPr>
          <w:rFonts w:ascii="Century Gothic" w:hAnsi="Century Gothic"/>
        </w:rPr>
      </w:pPr>
    </w:p>
    <w:p w14:paraId="1457A48A" w14:textId="4790399B" w:rsidR="00730F99" w:rsidRPr="00730F99" w:rsidRDefault="00730F99" w:rsidP="009A418A">
      <w:pPr>
        <w:pStyle w:val="Heading2"/>
        <w:numPr>
          <w:ilvl w:val="1"/>
          <w:numId w:val="1"/>
        </w:numPr>
        <w:ind w:left="1418" w:hanging="851"/>
        <w:rPr>
          <w:rFonts w:ascii="Century Gothic" w:hAnsi="Century Gothic"/>
        </w:rPr>
      </w:pPr>
      <w:r w:rsidRPr="00730F99">
        <w:rPr>
          <w:rFonts w:ascii="Century Gothic" w:hAnsi="Century Gothic"/>
        </w:rPr>
        <w:t>The Supplier shall ensure the Business Continuity Plan</w:t>
      </w:r>
      <w:r w:rsidR="006427CA">
        <w:rPr>
          <w:rFonts w:ascii="Century Gothic" w:hAnsi="Century Gothic"/>
        </w:rPr>
        <w:t xml:space="preserve"> </w:t>
      </w:r>
      <w:r w:rsidR="00516E7C" w:rsidRPr="00730F99">
        <w:rPr>
          <w:rFonts w:ascii="Century Gothic" w:hAnsi="Century Gothic"/>
        </w:rPr>
        <w:t>ensure</w:t>
      </w:r>
      <w:r w:rsidR="00DC57BB">
        <w:rPr>
          <w:rFonts w:ascii="Century Gothic" w:hAnsi="Century Gothic"/>
        </w:rPr>
        <w:t>s</w:t>
      </w:r>
      <w:r w:rsidRPr="00730F99">
        <w:rPr>
          <w:rFonts w:ascii="Century Gothic" w:hAnsi="Century Gothic"/>
        </w:rPr>
        <w:t xml:space="preserve"> recovery of the operations and organisations within a set </w:t>
      </w:r>
      <w:proofErr w:type="gramStart"/>
      <w:r w:rsidRPr="00730F99">
        <w:rPr>
          <w:rFonts w:ascii="Century Gothic" w:hAnsi="Century Gothic"/>
        </w:rPr>
        <w:t>time period</w:t>
      </w:r>
      <w:proofErr w:type="gramEnd"/>
      <w:r w:rsidRPr="00730F99">
        <w:rPr>
          <w:rFonts w:ascii="Century Gothic" w:hAnsi="Century Gothic"/>
        </w:rPr>
        <w:t xml:space="preserve"> in case of business disruption or in case of a disaster event</w:t>
      </w:r>
      <w:r w:rsidR="00687110">
        <w:rPr>
          <w:rFonts w:ascii="Century Gothic" w:hAnsi="Century Gothic"/>
        </w:rPr>
        <w:t xml:space="preserve"> and should </w:t>
      </w:r>
      <w:r w:rsidR="00A148D4">
        <w:rPr>
          <w:rFonts w:ascii="Century Gothic" w:hAnsi="Century Gothic"/>
        </w:rPr>
        <w:t>cover at least the following, specific to each Destination</w:t>
      </w:r>
      <w:r w:rsidRPr="00730F99">
        <w:rPr>
          <w:rFonts w:ascii="Century Gothic" w:hAnsi="Century Gothic"/>
        </w:rPr>
        <w:t xml:space="preserve">: </w:t>
      </w:r>
    </w:p>
    <w:p w14:paraId="015010F6" w14:textId="77777777" w:rsidR="00730F99" w:rsidRPr="00730F99" w:rsidRDefault="00730F99" w:rsidP="00730F99">
      <w:pPr>
        <w:widowControl w:val="0"/>
        <w:tabs>
          <w:tab w:val="num" w:pos="1134"/>
        </w:tabs>
        <w:autoSpaceDE w:val="0"/>
        <w:autoSpaceDN w:val="0"/>
        <w:adjustRightInd w:val="0"/>
        <w:ind w:left="1134" w:hanging="567"/>
        <w:rPr>
          <w:rFonts w:ascii="Century Gothic" w:hAnsi="Century Gothic"/>
          <w:sz w:val="20"/>
        </w:rPr>
      </w:pPr>
    </w:p>
    <w:p w14:paraId="77A76423" w14:textId="77777777" w:rsidR="001846DA" w:rsidRDefault="00730F99" w:rsidP="009A418A">
      <w:pPr>
        <w:pStyle w:val="Heading3"/>
        <w:widowControl w:val="0"/>
        <w:numPr>
          <w:ilvl w:val="2"/>
          <w:numId w:val="105"/>
        </w:numPr>
        <w:tabs>
          <w:tab w:val="num" w:pos="1134"/>
          <w:tab w:val="num" w:pos="1985"/>
        </w:tabs>
        <w:autoSpaceDE w:val="0"/>
        <w:autoSpaceDN w:val="0"/>
        <w:adjustRightInd w:val="0"/>
        <w:rPr>
          <w:rFonts w:ascii="Century Gothic" w:hAnsi="Century Gothic"/>
        </w:rPr>
      </w:pPr>
      <w:r w:rsidRPr="001846DA">
        <w:rPr>
          <w:rFonts w:ascii="Century Gothic" w:hAnsi="Century Gothic"/>
        </w:rPr>
        <w:t xml:space="preserve">Crisis Manual – Emergency Response Action Plan (ERAP) </w:t>
      </w:r>
    </w:p>
    <w:p w14:paraId="392F57FC" w14:textId="5A8652CA" w:rsidR="00730F99" w:rsidRPr="001846DA" w:rsidRDefault="00730F99" w:rsidP="009A418A">
      <w:pPr>
        <w:pStyle w:val="Heading3"/>
        <w:widowControl w:val="0"/>
        <w:numPr>
          <w:ilvl w:val="2"/>
          <w:numId w:val="105"/>
        </w:numPr>
        <w:tabs>
          <w:tab w:val="num" w:pos="1134"/>
          <w:tab w:val="num" w:pos="1985"/>
        </w:tabs>
        <w:autoSpaceDE w:val="0"/>
        <w:autoSpaceDN w:val="0"/>
        <w:adjustRightInd w:val="0"/>
        <w:rPr>
          <w:rFonts w:ascii="Century Gothic" w:hAnsi="Century Gothic"/>
        </w:rPr>
      </w:pPr>
      <w:r w:rsidRPr="001846DA">
        <w:rPr>
          <w:rFonts w:ascii="Century Gothic" w:hAnsi="Century Gothic"/>
        </w:rPr>
        <w:t xml:space="preserve">Loss of Building – Site Flood </w:t>
      </w:r>
    </w:p>
    <w:p w14:paraId="411F0C0D" w14:textId="168486EA"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Staff – Transport Failure </w:t>
      </w:r>
    </w:p>
    <w:p w14:paraId="24C19A12" w14:textId="281BFD00"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Systems / Equipment – System Corruption </w:t>
      </w:r>
    </w:p>
    <w:p w14:paraId="6C0CC5A3" w14:textId="7D0C86E0"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Building – Site Power Outage </w:t>
      </w:r>
    </w:p>
    <w:p w14:paraId="417581FC" w14:textId="5B5243C6"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Building – Site Fire </w:t>
      </w:r>
    </w:p>
    <w:p w14:paraId="63A26144" w14:textId="4AED8302"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Staff – Personnel Strike </w:t>
      </w:r>
    </w:p>
    <w:p w14:paraId="5AF77B92" w14:textId="063ABFA5"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Systems / Equipment – Technology Failure </w:t>
      </w:r>
    </w:p>
    <w:p w14:paraId="05CE8B2E" w14:textId="10E63AB8"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Building – Security Breach </w:t>
      </w:r>
    </w:p>
    <w:p w14:paraId="1C49EA11" w14:textId="362A9E55"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Systems / Equipment – Internal / External Comms Failure </w:t>
      </w:r>
    </w:p>
    <w:p w14:paraId="12C5BEF8" w14:textId="507A1F9A"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Staff – Fuel Shortage </w:t>
      </w:r>
    </w:p>
    <w:p w14:paraId="61E92EF0" w14:textId="00286F71"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Loss of Supplier – Security Breach </w:t>
      </w:r>
    </w:p>
    <w:p w14:paraId="182D976D" w14:textId="77441234" w:rsidR="00730F99" w:rsidRPr="001846DA" w:rsidRDefault="00730F99" w:rsidP="009A418A">
      <w:pPr>
        <w:pStyle w:val="Heading3"/>
        <w:numPr>
          <w:ilvl w:val="2"/>
          <w:numId w:val="105"/>
        </w:numPr>
        <w:tabs>
          <w:tab w:val="num" w:pos="1985"/>
        </w:tabs>
        <w:rPr>
          <w:rFonts w:ascii="Century Gothic" w:hAnsi="Century Gothic"/>
        </w:rPr>
      </w:pPr>
      <w:r w:rsidRPr="00730F99">
        <w:rPr>
          <w:rFonts w:ascii="Century Gothic" w:hAnsi="Century Gothic"/>
        </w:rPr>
        <w:t xml:space="preserve">Pandemic </w:t>
      </w:r>
    </w:p>
    <w:p w14:paraId="24BB3C2E" w14:textId="52A1AE2B" w:rsidR="000B7948" w:rsidRDefault="00730F99" w:rsidP="009A418A">
      <w:pPr>
        <w:pStyle w:val="Heading3"/>
        <w:numPr>
          <w:ilvl w:val="2"/>
          <w:numId w:val="105"/>
        </w:numPr>
        <w:tabs>
          <w:tab w:val="num" w:pos="1985"/>
        </w:tabs>
        <w:rPr>
          <w:rFonts w:ascii="Century Gothic" w:hAnsi="Century Gothic"/>
          <w:rPrChange w:id="138" w:author="Jennifer J Fox" w:date="2024-04-10T08:09:00Z">
            <w:rPr>
              <w:rFonts w:ascii="Century Gothic" w:hAnsi="Century Gothic"/>
              <w:sz w:val="18"/>
              <w:szCs w:val="18"/>
            </w:rPr>
          </w:rPrChange>
        </w:rPr>
        <w:sectPr w:rsidR="000B7948" w:rsidSect="00F63434">
          <w:pgSz w:w="11900" w:h="16840"/>
          <w:pgMar w:top="1418" w:right="1440" w:bottom="1440" w:left="1418" w:header="720" w:footer="720" w:gutter="0"/>
          <w:cols w:space="720" w:equalWidth="0">
            <w:col w:w="9042"/>
          </w:cols>
          <w:noEndnote/>
        </w:sectPr>
      </w:pPr>
      <w:r w:rsidRPr="00730F99">
        <w:rPr>
          <w:rFonts w:ascii="Century Gothic" w:hAnsi="Century Gothic"/>
        </w:rPr>
        <w:t>Meteorological and any ad-hoc flying programme disruption and/or discontinuation</w:t>
      </w:r>
    </w:p>
    <w:p w14:paraId="3E0078CB" w14:textId="69FC5719" w:rsidR="00F00D68" w:rsidRPr="00912EC7" w:rsidRDefault="00557C73" w:rsidP="00FC066B">
      <w:pPr>
        <w:pStyle w:val="Title"/>
        <w:ind w:left="0"/>
        <w:rPr>
          <w:rFonts w:ascii="Century Gothic" w:hAnsi="Century Gothic"/>
          <w:sz w:val="20"/>
          <w:szCs w:val="14"/>
        </w:rPr>
      </w:pPr>
      <w:r w:rsidRPr="00912EC7">
        <w:rPr>
          <w:rFonts w:ascii="Century Gothic" w:hAnsi="Century Gothic"/>
          <w:sz w:val="20"/>
          <w:szCs w:val="14"/>
        </w:rPr>
        <w:lastRenderedPageBreak/>
        <w:t>SCHEDULE 1</w:t>
      </w:r>
      <w:r w:rsidR="003E7159">
        <w:rPr>
          <w:rFonts w:ascii="Century Gothic" w:hAnsi="Century Gothic"/>
          <w:sz w:val="20"/>
          <w:szCs w:val="14"/>
        </w:rPr>
        <w:t>5</w:t>
      </w:r>
    </w:p>
    <w:p w14:paraId="3326D38C" w14:textId="77777777" w:rsidR="00AF1CCC" w:rsidRPr="00912EC7" w:rsidRDefault="00AF1CCC" w:rsidP="00FC066B">
      <w:pPr>
        <w:jc w:val="center"/>
        <w:rPr>
          <w:rFonts w:ascii="Century Gothic" w:hAnsi="Century Gothic"/>
          <w:b/>
          <w:sz w:val="20"/>
          <w:szCs w:val="18"/>
        </w:rPr>
      </w:pPr>
    </w:p>
    <w:p w14:paraId="738E667E" w14:textId="07D4AE1B" w:rsidR="00AF1CCC" w:rsidRPr="00912EC7" w:rsidRDefault="00AF1CCC" w:rsidP="00FC066B">
      <w:pPr>
        <w:pStyle w:val="Subtitle"/>
        <w:rPr>
          <w:rFonts w:ascii="Century Gothic" w:hAnsi="Century Gothic"/>
          <w:sz w:val="20"/>
          <w:szCs w:val="22"/>
        </w:rPr>
      </w:pPr>
      <w:r w:rsidRPr="00912EC7">
        <w:rPr>
          <w:rFonts w:ascii="Century Gothic" w:hAnsi="Century Gothic"/>
          <w:sz w:val="20"/>
          <w:szCs w:val="22"/>
        </w:rPr>
        <w:t>Quality and Performance Management</w:t>
      </w:r>
    </w:p>
    <w:p w14:paraId="38FED84D" w14:textId="77777777" w:rsidR="004119A8" w:rsidRPr="00912EC7" w:rsidRDefault="004119A8" w:rsidP="009A4DF3">
      <w:pPr>
        <w:widowControl w:val="0"/>
        <w:autoSpaceDE w:val="0"/>
        <w:autoSpaceDN w:val="0"/>
        <w:adjustRightInd w:val="0"/>
        <w:spacing w:line="200" w:lineRule="exact"/>
        <w:rPr>
          <w:rFonts w:ascii="Century Gothic" w:hAnsi="Century Gothic"/>
          <w:sz w:val="20"/>
          <w:szCs w:val="18"/>
        </w:rPr>
      </w:pPr>
    </w:p>
    <w:p w14:paraId="23BCC470" w14:textId="77777777" w:rsidR="004119A8" w:rsidRPr="001453DD" w:rsidRDefault="004119A8" w:rsidP="009A418A">
      <w:pPr>
        <w:pStyle w:val="Heading1"/>
        <w:numPr>
          <w:ilvl w:val="0"/>
          <w:numId w:val="106"/>
        </w:numPr>
        <w:tabs>
          <w:tab w:val="clear" w:pos="720"/>
          <w:tab w:val="num" w:pos="567"/>
        </w:tabs>
        <w:rPr>
          <w:rFonts w:ascii="Century Gothic" w:hAnsi="Century Gothic"/>
          <w:sz w:val="20"/>
        </w:rPr>
      </w:pPr>
      <w:r w:rsidRPr="001453DD">
        <w:rPr>
          <w:rFonts w:ascii="Century Gothic" w:hAnsi="Century Gothic"/>
          <w:sz w:val="20"/>
        </w:rPr>
        <w:t xml:space="preserve">Introduction </w:t>
      </w:r>
    </w:p>
    <w:p w14:paraId="1BC8B496" w14:textId="77777777" w:rsidR="004119A8" w:rsidRPr="00912EC7" w:rsidRDefault="004119A8" w:rsidP="009A4DF3">
      <w:pPr>
        <w:widowControl w:val="0"/>
        <w:autoSpaceDE w:val="0"/>
        <w:autoSpaceDN w:val="0"/>
        <w:adjustRightInd w:val="0"/>
        <w:spacing w:line="342" w:lineRule="exact"/>
        <w:rPr>
          <w:rFonts w:ascii="Century Gothic" w:hAnsi="Century Gothic"/>
          <w:sz w:val="20"/>
        </w:rPr>
      </w:pPr>
    </w:p>
    <w:p w14:paraId="7DC4A54C" w14:textId="77777777" w:rsidR="004119A8" w:rsidRPr="001453DD" w:rsidRDefault="004119A8" w:rsidP="009A418A">
      <w:pPr>
        <w:pStyle w:val="Heading2"/>
        <w:numPr>
          <w:ilvl w:val="1"/>
          <w:numId w:val="107"/>
        </w:numPr>
        <w:rPr>
          <w:rFonts w:ascii="Century Gothic" w:hAnsi="Century Gothic"/>
        </w:rPr>
      </w:pPr>
      <w:r w:rsidRPr="001453DD">
        <w:rPr>
          <w:rFonts w:ascii="Century Gothic" w:hAnsi="Century Gothic"/>
        </w:rPr>
        <w:t xml:space="preserve">Virgin considers quality management as being an essential tool to measure any activity and process and to ensure consistency of Goods and Services offered on board its flights as well as through its supply chain. </w:t>
      </w:r>
    </w:p>
    <w:p w14:paraId="7C064765" w14:textId="77777777" w:rsidR="004119A8" w:rsidRPr="00912EC7" w:rsidRDefault="004119A8" w:rsidP="009A4DF3">
      <w:pPr>
        <w:pStyle w:val="Heading2"/>
        <w:numPr>
          <w:ilvl w:val="0"/>
          <w:numId w:val="0"/>
        </w:numPr>
        <w:tabs>
          <w:tab w:val="num" w:pos="1418"/>
        </w:tabs>
        <w:ind w:left="1418" w:hanging="851"/>
        <w:rPr>
          <w:rFonts w:ascii="Century Gothic" w:hAnsi="Century Gothic"/>
        </w:rPr>
      </w:pPr>
    </w:p>
    <w:p w14:paraId="17EDF863" w14:textId="77777777" w:rsidR="004119A8" w:rsidRPr="00912EC7" w:rsidRDefault="004119A8"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wishes to understand the level at which each activity is being performed but also wishes to understand the extent to which the agreed processes, for the performance of these activities, are being carried out. </w:t>
      </w:r>
    </w:p>
    <w:p w14:paraId="1F5EA9D6" w14:textId="77777777" w:rsidR="004119A8" w:rsidRPr="00912EC7" w:rsidRDefault="004119A8" w:rsidP="009A4DF3">
      <w:pPr>
        <w:pStyle w:val="Heading2"/>
        <w:numPr>
          <w:ilvl w:val="0"/>
          <w:numId w:val="0"/>
        </w:numPr>
        <w:tabs>
          <w:tab w:val="num" w:pos="1418"/>
        </w:tabs>
        <w:ind w:left="1418" w:hanging="851"/>
        <w:rPr>
          <w:rFonts w:ascii="Century Gothic" w:hAnsi="Century Gothic"/>
        </w:rPr>
      </w:pPr>
    </w:p>
    <w:p w14:paraId="0DA62F3E" w14:textId="08414AB2" w:rsidR="004119A8" w:rsidRPr="00912EC7" w:rsidRDefault="004119A8"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will ensure that all processes are described as a </w:t>
      </w:r>
      <w:r w:rsidR="001453DD" w:rsidRPr="00912EC7">
        <w:rPr>
          <w:rFonts w:ascii="Century Gothic" w:hAnsi="Century Gothic"/>
        </w:rPr>
        <w:t>six-sigma</w:t>
      </w:r>
      <w:r w:rsidRPr="00912EC7">
        <w:rPr>
          <w:rFonts w:ascii="Century Gothic" w:hAnsi="Century Gothic"/>
        </w:rPr>
        <w:t xml:space="preserve"> approved process map format and are maintained in a document library which is to </w:t>
      </w:r>
      <w:proofErr w:type="gramStart"/>
      <w:r w:rsidRPr="00912EC7">
        <w:rPr>
          <w:rFonts w:ascii="Century Gothic" w:hAnsi="Century Gothic"/>
        </w:rPr>
        <w:t>be accessible to Virgin at all times</w:t>
      </w:r>
      <w:proofErr w:type="gramEnd"/>
      <w:r w:rsidRPr="00912EC7">
        <w:rPr>
          <w:rFonts w:ascii="Century Gothic" w:hAnsi="Century Gothic"/>
        </w:rPr>
        <w:t xml:space="preserve">. </w:t>
      </w:r>
    </w:p>
    <w:p w14:paraId="3B6F0F5A" w14:textId="77777777" w:rsidR="004119A8" w:rsidRPr="00912EC7" w:rsidRDefault="004119A8" w:rsidP="009A4DF3">
      <w:pPr>
        <w:widowControl w:val="0"/>
        <w:autoSpaceDE w:val="0"/>
        <w:autoSpaceDN w:val="0"/>
        <w:adjustRightInd w:val="0"/>
        <w:spacing w:line="200" w:lineRule="exact"/>
        <w:rPr>
          <w:rFonts w:ascii="Century Gothic" w:hAnsi="Century Gothic"/>
          <w:sz w:val="20"/>
        </w:rPr>
      </w:pPr>
    </w:p>
    <w:p w14:paraId="2EACC185" w14:textId="77777777" w:rsidR="004119A8" w:rsidRPr="00912EC7" w:rsidRDefault="004119A8" w:rsidP="009A4DF3">
      <w:pPr>
        <w:pStyle w:val="Heading1"/>
        <w:tabs>
          <w:tab w:val="clear" w:pos="720"/>
          <w:tab w:val="num" w:pos="567"/>
        </w:tabs>
        <w:rPr>
          <w:rFonts w:ascii="Century Gothic" w:hAnsi="Century Gothic"/>
          <w:sz w:val="20"/>
        </w:rPr>
      </w:pPr>
      <w:r w:rsidRPr="00912EC7">
        <w:rPr>
          <w:rFonts w:ascii="Century Gothic" w:hAnsi="Century Gothic"/>
          <w:sz w:val="20"/>
        </w:rPr>
        <w:t xml:space="preserve">Quality Assurance </w:t>
      </w:r>
    </w:p>
    <w:p w14:paraId="3488CC48" w14:textId="77777777" w:rsidR="004119A8" w:rsidRPr="00912EC7" w:rsidRDefault="004119A8" w:rsidP="009A4DF3">
      <w:pPr>
        <w:widowControl w:val="0"/>
        <w:autoSpaceDE w:val="0"/>
        <w:autoSpaceDN w:val="0"/>
        <w:adjustRightInd w:val="0"/>
        <w:spacing w:line="339" w:lineRule="exact"/>
        <w:rPr>
          <w:rFonts w:ascii="Century Gothic" w:hAnsi="Century Gothic"/>
          <w:sz w:val="20"/>
        </w:rPr>
      </w:pPr>
    </w:p>
    <w:p w14:paraId="7F11AC23" w14:textId="77777777" w:rsidR="004119A8" w:rsidRPr="001453DD" w:rsidRDefault="004119A8" w:rsidP="009A418A">
      <w:pPr>
        <w:pStyle w:val="Heading2"/>
        <w:numPr>
          <w:ilvl w:val="1"/>
          <w:numId w:val="108"/>
        </w:numPr>
        <w:rPr>
          <w:rFonts w:ascii="Century Gothic" w:hAnsi="Century Gothic"/>
        </w:rPr>
      </w:pPr>
      <w:r w:rsidRPr="001453DD">
        <w:rPr>
          <w:rFonts w:ascii="Century Gothic" w:hAnsi="Century Gothic"/>
        </w:rPr>
        <w:t>The Supplier shall ensure that a robust and documented quality assurance process is in place and is available for review by Virgin on request. This should comply with international</w:t>
      </w:r>
      <w:r w:rsidR="00525AE4" w:rsidRPr="001453DD">
        <w:rPr>
          <w:rFonts w:ascii="Century Gothic" w:hAnsi="Century Gothic"/>
        </w:rPr>
        <w:t xml:space="preserve"> </w:t>
      </w:r>
      <w:r w:rsidR="009A3E2C" w:rsidRPr="001453DD">
        <w:rPr>
          <w:rFonts w:ascii="Century Gothic" w:hAnsi="Century Gothic"/>
        </w:rPr>
        <w:t>IATA standards and local</w:t>
      </w:r>
      <w:r w:rsidRPr="001453DD">
        <w:rPr>
          <w:rFonts w:ascii="Century Gothic" w:hAnsi="Century Gothic"/>
        </w:rPr>
        <w:t xml:space="preserve"> norms and regulatory requirements. </w:t>
      </w:r>
    </w:p>
    <w:p w14:paraId="6405AD94" w14:textId="77777777" w:rsidR="004119A8" w:rsidRPr="00912EC7" w:rsidRDefault="004119A8" w:rsidP="009A4DF3">
      <w:pPr>
        <w:widowControl w:val="0"/>
        <w:autoSpaceDE w:val="0"/>
        <w:autoSpaceDN w:val="0"/>
        <w:adjustRightInd w:val="0"/>
        <w:spacing w:line="200" w:lineRule="exact"/>
        <w:rPr>
          <w:rFonts w:ascii="Century Gothic" w:hAnsi="Century Gothic"/>
          <w:sz w:val="20"/>
        </w:rPr>
      </w:pPr>
    </w:p>
    <w:p w14:paraId="48E0F223" w14:textId="77777777" w:rsidR="004119A8" w:rsidRPr="00912EC7" w:rsidRDefault="004119A8" w:rsidP="009A4DF3">
      <w:pPr>
        <w:pStyle w:val="Heading1"/>
        <w:tabs>
          <w:tab w:val="clear" w:pos="720"/>
          <w:tab w:val="num" w:pos="567"/>
        </w:tabs>
        <w:rPr>
          <w:rFonts w:ascii="Century Gothic" w:hAnsi="Century Gothic"/>
          <w:sz w:val="20"/>
        </w:rPr>
      </w:pPr>
      <w:r w:rsidRPr="00912EC7">
        <w:rPr>
          <w:rFonts w:ascii="Century Gothic" w:hAnsi="Century Gothic"/>
          <w:sz w:val="20"/>
        </w:rPr>
        <w:t xml:space="preserve">Quality Control </w:t>
      </w:r>
    </w:p>
    <w:p w14:paraId="78B60DB7" w14:textId="77777777" w:rsidR="004119A8" w:rsidRPr="00912EC7" w:rsidRDefault="004119A8" w:rsidP="009A4DF3">
      <w:pPr>
        <w:pStyle w:val="Heading1"/>
        <w:numPr>
          <w:ilvl w:val="0"/>
          <w:numId w:val="0"/>
        </w:numPr>
        <w:ind w:left="720"/>
        <w:rPr>
          <w:rFonts w:ascii="Century Gothic" w:hAnsi="Century Gothic"/>
          <w:sz w:val="20"/>
        </w:rPr>
      </w:pPr>
    </w:p>
    <w:p w14:paraId="7B391FFC" w14:textId="77777777" w:rsidR="004119A8" w:rsidRPr="001453DD" w:rsidRDefault="004119A8" w:rsidP="009A418A">
      <w:pPr>
        <w:pStyle w:val="Heading2"/>
        <w:numPr>
          <w:ilvl w:val="1"/>
          <w:numId w:val="109"/>
        </w:numPr>
        <w:rPr>
          <w:rFonts w:ascii="Century Gothic" w:hAnsi="Century Gothic"/>
        </w:rPr>
      </w:pPr>
      <w:r w:rsidRPr="001453DD">
        <w:rPr>
          <w:rFonts w:ascii="Century Gothic" w:hAnsi="Century Gothic"/>
        </w:rPr>
        <w:t xml:space="preserve">The Supplier shall ensure that there is a robust process of quality control checking and control in place, including for the following work processes, but not limited to: </w:t>
      </w:r>
    </w:p>
    <w:p w14:paraId="598D0626" w14:textId="77777777" w:rsidR="004119A8" w:rsidRPr="00912EC7" w:rsidRDefault="004119A8" w:rsidP="009A4DF3">
      <w:pPr>
        <w:widowControl w:val="0"/>
        <w:autoSpaceDE w:val="0"/>
        <w:autoSpaceDN w:val="0"/>
        <w:adjustRightInd w:val="0"/>
        <w:spacing w:line="251" w:lineRule="exact"/>
        <w:rPr>
          <w:rFonts w:ascii="Century Gothic" w:hAnsi="Century Gothic"/>
          <w:sz w:val="20"/>
        </w:rPr>
      </w:pPr>
    </w:p>
    <w:p w14:paraId="1231C689" w14:textId="77777777" w:rsidR="004119A8" w:rsidRPr="00912EC7" w:rsidRDefault="004119A8" w:rsidP="009A4DF3">
      <w:pPr>
        <w:pStyle w:val="Heading3"/>
        <w:ind w:left="1440"/>
        <w:rPr>
          <w:rFonts w:ascii="Century Gothic" w:hAnsi="Century Gothic"/>
        </w:rPr>
      </w:pPr>
    </w:p>
    <w:p w14:paraId="1A9A2A5F" w14:textId="77777777" w:rsidR="00EE1D34" w:rsidRDefault="009C69A7"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Work safety and </w:t>
      </w:r>
      <w:proofErr w:type="gramStart"/>
      <w:r w:rsidRPr="00EE1D34">
        <w:rPr>
          <w:rFonts w:ascii="Century Gothic" w:hAnsi="Century Gothic"/>
        </w:rPr>
        <w:t>security;</w:t>
      </w:r>
      <w:proofErr w:type="gramEnd"/>
    </w:p>
    <w:p w14:paraId="0073A6B4"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Work environment and </w:t>
      </w:r>
      <w:proofErr w:type="gramStart"/>
      <w:r w:rsidRPr="00EE1D34">
        <w:rPr>
          <w:rFonts w:ascii="Century Gothic" w:hAnsi="Century Gothic"/>
        </w:rPr>
        <w:t>sustainability</w:t>
      </w:r>
      <w:r w:rsidR="009C69A7" w:rsidRPr="00EE1D34">
        <w:rPr>
          <w:rFonts w:ascii="Century Gothic" w:hAnsi="Century Gothic"/>
        </w:rPr>
        <w:t>;</w:t>
      </w:r>
      <w:proofErr w:type="gramEnd"/>
      <w:r w:rsidRPr="00EE1D34">
        <w:rPr>
          <w:rFonts w:ascii="Century Gothic" w:hAnsi="Century Gothic"/>
        </w:rPr>
        <w:t xml:space="preserve"> </w:t>
      </w:r>
    </w:p>
    <w:p w14:paraId="7194F2AA"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Opera</w:t>
      </w:r>
      <w:r w:rsidR="00396FF9" w:rsidRPr="00EE1D34">
        <w:rPr>
          <w:rFonts w:ascii="Century Gothic" w:hAnsi="Century Gothic"/>
        </w:rPr>
        <w:t xml:space="preserve">tional processes, including </w:t>
      </w:r>
      <w:proofErr w:type="gramStart"/>
      <w:r w:rsidR="00396FF9" w:rsidRPr="00EE1D34">
        <w:rPr>
          <w:rFonts w:ascii="Century Gothic" w:hAnsi="Century Gothic"/>
        </w:rPr>
        <w:t>IT</w:t>
      </w:r>
      <w:r w:rsidR="009C69A7" w:rsidRPr="00EE1D34">
        <w:rPr>
          <w:rFonts w:ascii="Century Gothic" w:hAnsi="Century Gothic"/>
        </w:rPr>
        <w:t>;</w:t>
      </w:r>
      <w:proofErr w:type="gramEnd"/>
    </w:p>
    <w:p w14:paraId="60112DDF"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Equipment </w:t>
      </w:r>
      <w:r w:rsidR="009A52B7" w:rsidRPr="00EE1D34">
        <w:rPr>
          <w:rFonts w:ascii="Century Gothic" w:hAnsi="Century Gothic"/>
        </w:rPr>
        <w:t xml:space="preserve">including equipment </w:t>
      </w:r>
      <w:proofErr w:type="gramStart"/>
      <w:r w:rsidR="009A52B7" w:rsidRPr="00EE1D34">
        <w:rPr>
          <w:rFonts w:ascii="Century Gothic" w:hAnsi="Century Gothic"/>
        </w:rPr>
        <w:t>quality</w:t>
      </w:r>
      <w:r w:rsidR="009C69A7" w:rsidRPr="00EE1D34">
        <w:rPr>
          <w:rFonts w:ascii="Century Gothic" w:hAnsi="Century Gothic"/>
        </w:rPr>
        <w:t>;</w:t>
      </w:r>
      <w:proofErr w:type="gramEnd"/>
    </w:p>
    <w:p w14:paraId="0B55DD01" w14:textId="77777777" w:rsidR="00EE1D34" w:rsidRDefault="004119A8" w:rsidP="009A418A">
      <w:pPr>
        <w:pStyle w:val="Heading3"/>
        <w:numPr>
          <w:ilvl w:val="2"/>
          <w:numId w:val="112"/>
        </w:numPr>
        <w:tabs>
          <w:tab w:val="num" w:pos="1985"/>
        </w:tabs>
        <w:ind w:left="1985" w:hanging="567"/>
        <w:rPr>
          <w:rFonts w:ascii="Century Gothic" w:hAnsi="Century Gothic"/>
        </w:rPr>
      </w:pPr>
      <w:proofErr w:type="gramStart"/>
      <w:r w:rsidRPr="00EE1D34">
        <w:rPr>
          <w:rFonts w:ascii="Century Gothic" w:hAnsi="Century Gothic"/>
        </w:rPr>
        <w:t>Products</w:t>
      </w:r>
      <w:r w:rsidR="009C69A7" w:rsidRPr="00EE1D34">
        <w:rPr>
          <w:rFonts w:ascii="Century Gothic" w:hAnsi="Century Gothic"/>
        </w:rPr>
        <w:t>;</w:t>
      </w:r>
      <w:proofErr w:type="gramEnd"/>
      <w:r w:rsidRPr="00EE1D34">
        <w:rPr>
          <w:rFonts w:ascii="Century Gothic" w:hAnsi="Century Gothic"/>
        </w:rPr>
        <w:t xml:space="preserve"> </w:t>
      </w:r>
    </w:p>
    <w:p w14:paraId="04E0A0F0"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Inbound </w:t>
      </w:r>
      <w:r w:rsidR="00993D13" w:rsidRPr="00EE1D34">
        <w:rPr>
          <w:rFonts w:ascii="Century Gothic" w:hAnsi="Century Gothic"/>
        </w:rPr>
        <w:t>on-board</w:t>
      </w:r>
      <w:r w:rsidRPr="00EE1D34">
        <w:rPr>
          <w:rFonts w:ascii="Century Gothic" w:hAnsi="Century Gothic"/>
        </w:rPr>
        <w:t xml:space="preserve"> foreign bodies identification for </w:t>
      </w:r>
      <w:proofErr w:type="gramStart"/>
      <w:r w:rsidRPr="00EE1D34">
        <w:rPr>
          <w:rFonts w:ascii="Century Gothic" w:hAnsi="Century Gothic"/>
        </w:rPr>
        <w:t>investigation</w:t>
      </w:r>
      <w:r w:rsidR="009C69A7" w:rsidRPr="00EE1D34">
        <w:rPr>
          <w:rFonts w:ascii="Century Gothic" w:hAnsi="Century Gothic"/>
        </w:rPr>
        <w:t>;</w:t>
      </w:r>
      <w:proofErr w:type="gramEnd"/>
    </w:p>
    <w:p w14:paraId="3D65C643"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Stocks (UK based</w:t>
      </w:r>
      <w:proofErr w:type="gramStart"/>
      <w:r w:rsidRPr="00EE1D34">
        <w:rPr>
          <w:rFonts w:ascii="Century Gothic" w:hAnsi="Century Gothic"/>
        </w:rPr>
        <w:t>)</w:t>
      </w:r>
      <w:r w:rsidR="009C69A7" w:rsidRPr="00EE1D34">
        <w:rPr>
          <w:rFonts w:ascii="Century Gothic" w:hAnsi="Century Gothic"/>
        </w:rPr>
        <w:t>;</w:t>
      </w:r>
      <w:proofErr w:type="gramEnd"/>
      <w:r w:rsidRPr="00EE1D34">
        <w:rPr>
          <w:rFonts w:ascii="Century Gothic" w:hAnsi="Century Gothic"/>
        </w:rPr>
        <w:t xml:space="preserve"> </w:t>
      </w:r>
    </w:p>
    <w:p w14:paraId="6819D9FD" w14:textId="77777777" w:rsidR="00EE1D34" w:rsidRDefault="00396FF9"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Stocks </w:t>
      </w:r>
      <w:r w:rsidR="009A52B7" w:rsidRPr="00EE1D34">
        <w:rPr>
          <w:rFonts w:ascii="Century Gothic" w:hAnsi="Century Gothic"/>
        </w:rPr>
        <w:t>and order processing (including replenishment</w:t>
      </w:r>
      <w:proofErr w:type="gramStart"/>
      <w:r w:rsidR="009A52B7" w:rsidRPr="00EE1D34">
        <w:rPr>
          <w:rFonts w:ascii="Century Gothic" w:hAnsi="Century Gothic"/>
        </w:rPr>
        <w:t>)</w:t>
      </w:r>
      <w:r w:rsidR="009C69A7" w:rsidRPr="00EE1D34">
        <w:rPr>
          <w:rFonts w:ascii="Century Gothic" w:hAnsi="Century Gothic"/>
        </w:rPr>
        <w:t>;</w:t>
      </w:r>
      <w:proofErr w:type="gramEnd"/>
    </w:p>
    <w:p w14:paraId="3F883E5A"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Finance (according to Virgin Finance and Procurement requirements</w:t>
      </w:r>
      <w:proofErr w:type="gramStart"/>
      <w:r w:rsidRPr="00EE1D34">
        <w:rPr>
          <w:rFonts w:ascii="Century Gothic" w:hAnsi="Century Gothic"/>
        </w:rPr>
        <w:t>)</w:t>
      </w:r>
      <w:r w:rsidR="009C69A7" w:rsidRPr="00EE1D34">
        <w:rPr>
          <w:rFonts w:ascii="Century Gothic" w:hAnsi="Century Gothic"/>
        </w:rPr>
        <w:t>;</w:t>
      </w:r>
      <w:proofErr w:type="gramEnd"/>
      <w:r w:rsidRPr="00EE1D34">
        <w:rPr>
          <w:rFonts w:ascii="Century Gothic" w:hAnsi="Century Gothic"/>
        </w:rPr>
        <w:t xml:space="preserve"> </w:t>
      </w:r>
    </w:p>
    <w:p w14:paraId="151B921E" w14:textId="77777777" w:rsid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 xml:space="preserve">Product sampling and </w:t>
      </w:r>
      <w:proofErr w:type="gramStart"/>
      <w:r w:rsidRPr="00EE1D34">
        <w:rPr>
          <w:rFonts w:ascii="Century Gothic" w:hAnsi="Century Gothic"/>
        </w:rPr>
        <w:t>testing</w:t>
      </w:r>
      <w:r w:rsidR="009C69A7" w:rsidRPr="00EE1D34">
        <w:rPr>
          <w:rFonts w:ascii="Century Gothic" w:hAnsi="Century Gothic"/>
        </w:rPr>
        <w:t>;</w:t>
      </w:r>
      <w:proofErr w:type="gramEnd"/>
      <w:r w:rsidRPr="00EE1D34">
        <w:rPr>
          <w:rFonts w:ascii="Century Gothic" w:hAnsi="Century Gothic"/>
        </w:rPr>
        <w:t xml:space="preserve"> </w:t>
      </w:r>
    </w:p>
    <w:p w14:paraId="5C2CDE67" w14:textId="77777777" w:rsidR="004119A8" w:rsidRPr="00EE1D34" w:rsidRDefault="004119A8" w:rsidP="009A418A">
      <w:pPr>
        <w:pStyle w:val="Heading3"/>
        <w:numPr>
          <w:ilvl w:val="2"/>
          <w:numId w:val="112"/>
        </w:numPr>
        <w:tabs>
          <w:tab w:val="num" w:pos="1985"/>
        </w:tabs>
        <w:ind w:left="1985" w:hanging="567"/>
        <w:rPr>
          <w:rFonts w:ascii="Century Gothic" w:hAnsi="Century Gothic"/>
        </w:rPr>
      </w:pPr>
      <w:r w:rsidRPr="00EE1D34">
        <w:rPr>
          <w:rFonts w:ascii="Century Gothic" w:hAnsi="Century Gothic"/>
        </w:rPr>
        <w:t>Ethical trading</w:t>
      </w:r>
      <w:r w:rsidR="003A068C" w:rsidRPr="00EE1D34">
        <w:rPr>
          <w:rFonts w:ascii="Century Gothic" w:hAnsi="Century Gothic"/>
        </w:rPr>
        <w:t>.</w:t>
      </w:r>
      <w:r w:rsidRPr="00EE1D34">
        <w:rPr>
          <w:rFonts w:ascii="Century Gothic" w:hAnsi="Century Gothic"/>
        </w:rPr>
        <w:t xml:space="preserve"> </w:t>
      </w:r>
    </w:p>
    <w:p w14:paraId="405D0762" w14:textId="77777777" w:rsidR="004119A8" w:rsidRPr="00912EC7" w:rsidRDefault="004119A8" w:rsidP="009A4DF3">
      <w:pPr>
        <w:widowControl w:val="0"/>
        <w:overflowPunct w:val="0"/>
        <w:autoSpaceDE w:val="0"/>
        <w:autoSpaceDN w:val="0"/>
        <w:adjustRightInd w:val="0"/>
        <w:ind w:left="1800"/>
        <w:rPr>
          <w:rFonts w:ascii="Century Gothic" w:hAnsi="Century Gothic"/>
          <w:sz w:val="20"/>
        </w:rPr>
      </w:pPr>
    </w:p>
    <w:p w14:paraId="4BF11F01" w14:textId="77777777" w:rsidR="004119A8" w:rsidRPr="00912EC7" w:rsidRDefault="004119A8" w:rsidP="009A4DF3">
      <w:pPr>
        <w:pStyle w:val="Heading2"/>
        <w:numPr>
          <w:ilvl w:val="0"/>
          <w:numId w:val="0"/>
        </w:numPr>
        <w:ind w:left="1430"/>
        <w:rPr>
          <w:rFonts w:ascii="Century Gothic" w:hAnsi="Century Gothic"/>
        </w:rPr>
      </w:pPr>
    </w:p>
    <w:p w14:paraId="7C3F527C" w14:textId="77777777" w:rsidR="004119A8" w:rsidRPr="00912EC7" w:rsidRDefault="004119A8"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shall work with Virgin to propose process improvements to reduce cost or increase quality/consistency. </w:t>
      </w:r>
    </w:p>
    <w:p w14:paraId="244C592F" w14:textId="77777777" w:rsidR="004119A8" w:rsidRPr="00912EC7" w:rsidRDefault="004119A8" w:rsidP="009A4DF3">
      <w:pPr>
        <w:pStyle w:val="Heading2"/>
        <w:numPr>
          <w:ilvl w:val="0"/>
          <w:numId w:val="0"/>
        </w:numPr>
        <w:ind w:left="1418"/>
        <w:rPr>
          <w:rFonts w:ascii="Century Gothic" w:hAnsi="Century Gothic"/>
        </w:rPr>
      </w:pPr>
    </w:p>
    <w:p w14:paraId="2006168D" w14:textId="77777777" w:rsidR="009C69A7" w:rsidRPr="00912EC7" w:rsidRDefault="004119A8"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shall audit </w:t>
      </w:r>
      <w:r w:rsidR="00C35051" w:rsidRPr="00912EC7">
        <w:rPr>
          <w:rFonts w:ascii="Century Gothic" w:hAnsi="Century Gothic"/>
        </w:rPr>
        <w:t>its</w:t>
      </w:r>
      <w:r w:rsidRPr="00912EC7">
        <w:rPr>
          <w:rFonts w:ascii="Century Gothic" w:hAnsi="Century Gothic"/>
        </w:rPr>
        <w:t xml:space="preserve"> processes on a regular basis agreed between the </w:t>
      </w:r>
      <w:r w:rsidR="006E3DA7" w:rsidRPr="00912EC7">
        <w:rPr>
          <w:rFonts w:ascii="Century Gothic" w:hAnsi="Century Gothic"/>
        </w:rPr>
        <w:t>parties</w:t>
      </w:r>
      <w:r w:rsidRPr="00912EC7">
        <w:rPr>
          <w:rFonts w:ascii="Century Gothic" w:hAnsi="Century Gothic"/>
        </w:rPr>
        <w:t xml:space="preserve"> and shall report on process compliance,</w:t>
      </w:r>
      <w:r w:rsidR="003B79CC" w:rsidRPr="00912EC7">
        <w:rPr>
          <w:rFonts w:ascii="Century Gothic" w:hAnsi="Century Gothic"/>
        </w:rPr>
        <w:t xml:space="preserve"> performance and non-compliance/p</w:t>
      </w:r>
      <w:r w:rsidRPr="00912EC7">
        <w:rPr>
          <w:rFonts w:ascii="Century Gothic" w:hAnsi="Century Gothic"/>
        </w:rPr>
        <w:t xml:space="preserve">erformance against </w:t>
      </w:r>
      <w:r w:rsidR="00C35051" w:rsidRPr="00912EC7">
        <w:rPr>
          <w:rFonts w:ascii="Century Gothic" w:hAnsi="Century Gothic"/>
        </w:rPr>
        <w:t xml:space="preserve">a </w:t>
      </w:r>
      <w:r w:rsidRPr="00912EC7">
        <w:rPr>
          <w:rFonts w:ascii="Century Gothic" w:hAnsi="Century Gothic"/>
        </w:rPr>
        <w:t xml:space="preserve">schedule agreed between the </w:t>
      </w:r>
      <w:r w:rsidR="006E3DA7" w:rsidRPr="00912EC7">
        <w:rPr>
          <w:rFonts w:ascii="Century Gothic" w:hAnsi="Century Gothic"/>
        </w:rPr>
        <w:t>parties</w:t>
      </w:r>
      <w:r w:rsidR="00753980" w:rsidRPr="00912EC7">
        <w:rPr>
          <w:rFonts w:ascii="Century Gothic" w:hAnsi="Century Gothic"/>
        </w:rPr>
        <w:t>.</w:t>
      </w:r>
    </w:p>
    <w:p w14:paraId="249BD4B9" w14:textId="77777777" w:rsidR="003F5625" w:rsidRPr="00912EC7" w:rsidRDefault="003F5625" w:rsidP="009A4DF3">
      <w:pPr>
        <w:pStyle w:val="BodyText2"/>
        <w:rPr>
          <w:rFonts w:ascii="Century Gothic" w:hAnsi="Century Gothic"/>
          <w:sz w:val="20"/>
          <w:szCs w:val="18"/>
        </w:rPr>
      </w:pPr>
    </w:p>
    <w:p w14:paraId="093C8B36" w14:textId="77777777" w:rsidR="003F5625" w:rsidRPr="00912EC7" w:rsidRDefault="003F5625"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 xml:space="preserve">Food Evaluation </w:t>
      </w:r>
    </w:p>
    <w:p w14:paraId="72B54D76" w14:textId="77777777" w:rsidR="003F5625" w:rsidRPr="00912EC7" w:rsidRDefault="003F5625" w:rsidP="009A4DF3">
      <w:pPr>
        <w:pStyle w:val="Heading1"/>
        <w:numPr>
          <w:ilvl w:val="0"/>
          <w:numId w:val="0"/>
        </w:numPr>
        <w:ind w:left="567"/>
        <w:rPr>
          <w:rFonts w:ascii="Century Gothic" w:hAnsi="Century Gothic"/>
          <w:sz w:val="20"/>
        </w:rPr>
      </w:pPr>
    </w:p>
    <w:p w14:paraId="3069A692" w14:textId="77777777" w:rsidR="00E93EA7" w:rsidRPr="001453DD" w:rsidRDefault="003F5625" w:rsidP="009A418A">
      <w:pPr>
        <w:pStyle w:val="Heading2"/>
        <w:numPr>
          <w:ilvl w:val="1"/>
          <w:numId w:val="110"/>
        </w:numPr>
        <w:rPr>
          <w:rFonts w:ascii="Century Gothic" w:hAnsi="Century Gothic"/>
        </w:rPr>
      </w:pPr>
      <w:r w:rsidRPr="001453DD">
        <w:rPr>
          <w:rFonts w:ascii="Century Gothic" w:hAnsi="Century Gothic"/>
        </w:rPr>
        <w:t>The Supplier shall complete a product evaluation of the whole menu cycle on a weekly basis, including special meals, flight deck and cabin crew meals.</w:t>
      </w:r>
    </w:p>
    <w:p w14:paraId="60280EDF" w14:textId="77777777" w:rsidR="003F5625" w:rsidRPr="00912EC7" w:rsidRDefault="003F5625" w:rsidP="009A4DF3">
      <w:pPr>
        <w:pStyle w:val="BodyText2"/>
        <w:rPr>
          <w:rFonts w:ascii="Century Gothic" w:hAnsi="Century Gothic"/>
          <w:sz w:val="20"/>
          <w:szCs w:val="18"/>
        </w:rPr>
      </w:pPr>
    </w:p>
    <w:p w14:paraId="7BCF6710" w14:textId="77777777" w:rsidR="00E93EA7"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lastRenderedPageBreak/>
        <w:t xml:space="preserve">The Supplier </w:t>
      </w:r>
      <w:r w:rsidR="00E93EA7" w:rsidRPr="00912EC7">
        <w:rPr>
          <w:rFonts w:ascii="Century Gothic" w:hAnsi="Century Gothic"/>
        </w:rPr>
        <w:t>shall complete Food compliance reviews, of which the frequency shall be agreed between the Supplier and Virgin</w:t>
      </w:r>
      <w:r w:rsidRPr="00912EC7">
        <w:rPr>
          <w:rFonts w:ascii="Century Gothic" w:hAnsi="Century Gothic"/>
        </w:rPr>
        <w:t xml:space="preserve">. This </w:t>
      </w:r>
      <w:r w:rsidR="00E93EA7" w:rsidRPr="00912EC7">
        <w:rPr>
          <w:rFonts w:ascii="Century Gothic" w:hAnsi="Century Gothic"/>
        </w:rPr>
        <w:t xml:space="preserve">review </w:t>
      </w:r>
      <w:r w:rsidRPr="00912EC7">
        <w:rPr>
          <w:rFonts w:ascii="Century Gothic" w:hAnsi="Century Gothic"/>
        </w:rPr>
        <w:t xml:space="preserve">shall be sent to Virgin on </w:t>
      </w:r>
      <w:r w:rsidR="00E93EA7" w:rsidRPr="00912EC7">
        <w:rPr>
          <w:rFonts w:ascii="Century Gothic" w:hAnsi="Century Gothic"/>
        </w:rPr>
        <w:t xml:space="preserve">the </w:t>
      </w:r>
      <w:r w:rsidRPr="00912EC7">
        <w:rPr>
          <w:rFonts w:ascii="Century Gothic" w:hAnsi="Century Gothic"/>
        </w:rPr>
        <w:t xml:space="preserve">agreed dates and will include </w:t>
      </w:r>
      <w:proofErr w:type="gramStart"/>
      <w:r w:rsidRPr="00912EC7">
        <w:rPr>
          <w:rFonts w:ascii="Century Gothic" w:hAnsi="Century Gothic"/>
        </w:rPr>
        <w:t>a number of</w:t>
      </w:r>
      <w:proofErr w:type="gramEnd"/>
      <w:r w:rsidRPr="00912EC7">
        <w:rPr>
          <w:rFonts w:ascii="Century Gothic" w:hAnsi="Century Gothic"/>
        </w:rPr>
        <w:t xml:space="preserve"> photographs of </w:t>
      </w:r>
      <w:r w:rsidR="00E93EA7" w:rsidRPr="00912EC7">
        <w:rPr>
          <w:rFonts w:ascii="Century Gothic" w:hAnsi="Century Gothic"/>
        </w:rPr>
        <w:t>F</w:t>
      </w:r>
      <w:r w:rsidRPr="00912EC7">
        <w:rPr>
          <w:rFonts w:ascii="Century Gothic" w:hAnsi="Century Gothic"/>
        </w:rPr>
        <w:t>ood products, taken by the Supplier directly from the production lin</w:t>
      </w:r>
      <w:r w:rsidR="00E93EA7" w:rsidRPr="00912EC7">
        <w:rPr>
          <w:rFonts w:ascii="Century Gothic" w:hAnsi="Century Gothic"/>
        </w:rPr>
        <w:t xml:space="preserve">e. </w:t>
      </w:r>
      <w:r w:rsidRPr="00912EC7">
        <w:rPr>
          <w:rFonts w:ascii="Century Gothic" w:hAnsi="Century Gothic"/>
        </w:rPr>
        <w:t xml:space="preserve">The Supplier shall comply with Virgin </w:t>
      </w:r>
      <w:r w:rsidR="0075502D" w:rsidRPr="00912EC7">
        <w:rPr>
          <w:rFonts w:ascii="Century Gothic" w:hAnsi="Century Gothic"/>
        </w:rPr>
        <w:t>F</w:t>
      </w:r>
      <w:r w:rsidRPr="00912EC7">
        <w:rPr>
          <w:rFonts w:ascii="Century Gothic" w:hAnsi="Century Gothic"/>
        </w:rPr>
        <w:t>ood processing safety requirements as a minimum. Such standard</w:t>
      </w:r>
      <w:r w:rsidR="00E93EA7" w:rsidRPr="00912EC7">
        <w:rPr>
          <w:rFonts w:ascii="Century Gothic" w:hAnsi="Century Gothic"/>
        </w:rPr>
        <w:t>s</w:t>
      </w:r>
      <w:r w:rsidRPr="00912EC7">
        <w:rPr>
          <w:rFonts w:ascii="Century Gothic" w:hAnsi="Century Gothic"/>
        </w:rPr>
        <w:t xml:space="preserve"> can be amended from time to time but is currently </w:t>
      </w:r>
      <w:r w:rsidR="00E93EA7" w:rsidRPr="00912EC7">
        <w:rPr>
          <w:rFonts w:ascii="Century Gothic" w:hAnsi="Century Gothic"/>
        </w:rPr>
        <w:t xml:space="preserve">based on </w:t>
      </w:r>
      <w:r w:rsidRPr="00912EC7">
        <w:rPr>
          <w:rFonts w:ascii="Century Gothic" w:hAnsi="Century Gothic"/>
        </w:rPr>
        <w:t>the QSAI food processing safety standards and guidelines</w:t>
      </w:r>
      <w:r w:rsidR="00C63143" w:rsidRPr="00912EC7">
        <w:rPr>
          <w:rFonts w:ascii="Century Gothic" w:hAnsi="Century Gothic"/>
        </w:rPr>
        <w:t>.</w:t>
      </w:r>
    </w:p>
    <w:p w14:paraId="5EB1B9C9" w14:textId="77777777" w:rsidR="003F5625" w:rsidRPr="00912EC7" w:rsidRDefault="003F5625" w:rsidP="009A4DF3">
      <w:pPr>
        <w:pStyle w:val="Heading2"/>
        <w:numPr>
          <w:ilvl w:val="0"/>
          <w:numId w:val="0"/>
        </w:numPr>
        <w:tabs>
          <w:tab w:val="num" w:pos="1572"/>
        </w:tabs>
        <w:ind w:left="1418"/>
        <w:rPr>
          <w:rFonts w:ascii="Century Gothic" w:hAnsi="Century Gothic"/>
        </w:rPr>
      </w:pPr>
    </w:p>
    <w:p w14:paraId="6331404A" w14:textId="77777777" w:rsidR="003F5625"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t>The Supplier will be issued with access to the QSAI web-based system. They will be responsible for ensuring they are compliant with the latest version and that a copy is available to all relevant staff.</w:t>
      </w:r>
    </w:p>
    <w:p w14:paraId="737C42C7" w14:textId="77777777" w:rsidR="00E45DD9" w:rsidRPr="00912EC7" w:rsidRDefault="00E45DD9" w:rsidP="009A4DF3">
      <w:pPr>
        <w:pStyle w:val="BodyText2"/>
        <w:tabs>
          <w:tab w:val="num" w:pos="1418"/>
        </w:tabs>
        <w:ind w:hanging="851"/>
        <w:rPr>
          <w:rFonts w:ascii="Century Gothic" w:hAnsi="Century Gothic"/>
          <w:sz w:val="20"/>
          <w:szCs w:val="18"/>
        </w:rPr>
      </w:pPr>
    </w:p>
    <w:p w14:paraId="011ABBB7" w14:textId="77777777" w:rsidR="00E45DD9" w:rsidRPr="00912EC7" w:rsidRDefault="00E45DD9" w:rsidP="009A4DF3">
      <w:pPr>
        <w:pStyle w:val="Heading2"/>
        <w:tabs>
          <w:tab w:val="clear" w:pos="1430"/>
          <w:tab w:val="num" w:pos="1418"/>
        </w:tabs>
        <w:ind w:hanging="851"/>
        <w:rPr>
          <w:rFonts w:ascii="Century Gothic" w:hAnsi="Century Gothic"/>
          <w:sz w:val="18"/>
          <w:szCs w:val="18"/>
        </w:rPr>
      </w:pPr>
      <w:r w:rsidRPr="00912EC7">
        <w:rPr>
          <w:rFonts w:ascii="Century Gothic" w:hAnsi="Century Gothic"/>
          <w:szCs w:val="18"/>
        </w:rPr>
        <w:t>Suppliers should also be compliant with all reasonable and relevant HACCP requirements</w:t>
      </w:r>
      <w:r w:rsidRPr="00912EC7">
        <w:rPr>
          <w:rFonts w:ascii="Century Gothic" w:hAnsi="Century Gothic"/>
          <w:sz w:val="18"/>
          <w:szCs w:val="18"/>
        </w:rPr>
        <w:t>.</w:t>
      </w:r>
    </w:p>
    <w:p w14:paraId="79A012D9" w14:textId="77777777" w:rsidR="003F5625" w:rsidRPr="00912EC7" w:rsidRDefault="003F5625" w:rsidP="009A4DF3">
      <w:pPr>
        <w:pStyle w:val="Heading2"/>
        <w:numPr>
          <w:ilvl w:val="0"/>
          <w:numId w:val="0"/>
        </w:numPr>
        <w:tabs>
          <w:tab w:val="num" w:pos="1418"/>
          <w:tab w:val="num" w:pos="1572"/>
        </w:tabs>
        <w:rPr>
          <w:rFonts w:ascii="Century Gothic" w:hAnsi="Century Gothic"/>
        </w:rPr>
      </w:pPr>
    </w:p>
    <w:p w14:paraId="0D0017F5" w14:textId="77777777" w:rsidR="003F5625"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must also have a supplier approval programme which ensures that all suppliers and </w:t>
      </w:r>
      <w:r w:rsidR="00E93EA7" w:rsidRPr="00912EC7">
        <w:rPr>
          <w:rFonts w:ascii="Century Gothic" w:hAnsi="Century Gothic"/>
        </w:rPr>
        <w:t>subcontractors</w:t>
      </w:r>
      <w:r w:rsidRPr="00912EC7">
        <w:rPr>
          <w:rFonts w:ascii="Century Gothic" w:hAnsi="Century Gothic"/>
        </w:rPr>
        <w:t xml:space="preserve"> involved in the </w:t>
      </w:r>
      <w:r w:rsidR="0075502D" w:rsidRPr="00912EC7">
        <w:rPr>
          <w:rFonts w:ascii="Century Gothic" w:hAnsi="Century Gothic"/>
        </w:rPr>
        <w:t>F</w:t>
      </w:r>
      <w:r w:rsidRPr="00912EC7">
        <w:rPr>
          <w:rFonts w:ascii="Century Gothic" w:hAnsi="Century Gothic"/>
        </w:rPr>
        <w:t>ood supply chain are audited to ensure they are compliant with QSAI</w:t>
      </w:r>
      <w:r w:rsidR="0075502D" w:rsidRPr="00912EC7">
        <w:rPr>
          <w:rFonts w:ascii="Century Gothic" w:hAnsi="Century Gothic"/>
        </w:rPr>
        <w:t xml:space="preserve"> F</w:t>
      </w:r>
      <w:r w:rsidRPr="00912EC7">
        <w:rPr>
          <w:rFonts w:ascii="Century Gothic" w:hAnsi="Century Gothic"/>
        </w:rPr>
        <w:t>ood processing safety standards and guidelines as a minimum standard.</w:t>
      </w:r>
    </w:p>
    <w:p w14:paraId="57A3BA17" w14:textId="77777777" w:rsidR="003F5625" w:rsidRPr="00912EC7" w:rsidRDefault="003F5625" w:rsidP="009A4DF3">
      <w:pPr>
        <w:pStyle w:val="Heading2"/>
        <w:numPr>
          <w:ilvl w:val="0"/>
          <w:numId w:val="0"/>
        </w:numPr>
        <w:tabs>
          <w:tab w:val="num" w:pos="1572"/>
        </w:tabs>
        <w:ind w:left="1418"/>
        <w:rPr>
          <w:rFonts w:ascii="Century Gothic" w:hAnsi="Century Gothic"/>
        </w:rPr>
      </w:pPr>
    </w:p>
    <w:p w14:paraId="3F26E503" w14:textId="06084322" w:rsidR="003F5625"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and/or their </w:t>
      </w:r>
      <w:r w:rsidR="001453DD" w:rsidRPr="00912EC7">
        <w:rPr>
          <w:rFonts w:ascii="Century Gothic" w:hAnsi="Century Gothic"/>
        </w:rPr>
        <w:t>Third-Party</w:t>
      </w:r>
      <w:r w:rsidR="00565FA3" w:rsidRPr="00912EC7">
        <w:rPr>
          <w:rFonts w:ascii="Century Gothic" w:hAnsi="Century Gothic"/>
        </w:rPr>
        <w:t xml:space="preserve"> Supplier</w:t>
      </w:r>
      <w:r w:rsidRPr="00912EC7">
        <w:rPr>
          <w:rFonts w:ascii="Century Gothic" w:hAnsi="Century Gothic"/>
        </w:rPr>
        <w:t xml:space="preserve">, reserves the right to have access to any </w:t>
      </w:r>
      <w:r w:rsidR="001453DD" w:rsidRPr="00912EC7">
        <w:rPr>
          <w:rFonts w:ascii="Century Gothic" w:hAnsi="Century Gothic"/>
        </w:rPr>
        <w:t>Third-Party</w:t>
      </w:r>
      <w:r w:rsidRPr="00912EC7">
        <w:rPr>
          <w:rFonts w:ascii="Century Gothic" w:hAnsi="Century Gothic"/>
        </w:rPr>
        <w:t xml:space="preserve"> </w:t>
      </w:r>
      <w:r w:rsidR="00E93EA7" w:rsidRPr="00912EC7">
        <w:rPr>
          <w:rFonts w:ascii="Century Gothic" w:hAnsi="Century Gothic"/>
        </w:rPr>
        <w:t xml:space="preserve">Supplier </w:t>
      </w:r>
      <w:r w:rsidRPr="00912EC7">
        <w:rPr>
          <w:rFonts w:ascii="Century Gothic" w:hAnsi="Century Gothic"/>
        </w:rPr>
        <w:t>audits and relevant documentation pertaining to food safety relat</w:t>
      </w:r>
      <w:r w:rsidR="00E93EA7" w:rsidRPr="00912EC7">
        <w:rPr>
          <w:rFonts w:ascii="Century Gothic" w:hAnsi="Century Gothic"/>
        </w:rPr>
        <w:t>ing to the Supplier and any sub</w:t>
      </w:r>
      <w:r w:rsidRPr="00912EC7">
        <w:rPr>
          <w:rFonts w:ascii="Century Gothic" w:hAnsi="Century Gothic"/>
        </w:rPr>
        <w:t xml:space="preserve">contracted suppliers. Virgin, and/or their </w:t>
      </w:r>
      <w:r w:rsidR="001453DD" w:rsidRPr="00912EC7">
        <w:rPr>
          <w:rFonts w:ascii="Century Gothic" w:hAnsi="Century Gothic"/>
        </w:rPr>
        <w:t>Third-Party</w:t>
      </w:r>
      <w:r w:rsidR="00565FA3" w:rsidRPr="00912EC7">
        <w:rPr>
          <w:rFonts w:ascii="Century Gothic" w:hAnsi="Century Gothic"/>
        </w:rPr>
        <w:t xml:space="preserve"> Supplier</w:t>
      </w:r>
      <w:r w:rsidRPr="00912EC7">
        <w:rPr>
          <w:rFonts w:ascii="Century Gothic" w:hAnsi="Century Gothic"/>
        </w:rPr>
        <w:t xml:space="preserve">, shall also have the right to access </w:t>
      </w:r>
      <w:r w:rsidR="00E93EA7" w:rsidRPr="00912EC7">
        <w:rPr>
          <w:rFonts w:ascii="Century Gothic" w:hAnsi="Century Gothic"/>
        </w:rPr>
        <w:t xml:space="preserve">the Supplier’s premises and </w:t>
      </w:r>
      <w:r w:rsidR="001453DD" w:rsidRPr="00912EC7">
        <w:rPr>
          <w:rFonts w:ascii="Century Gothic" w:hAnsi="Century Gothic"/>
        </w:rPr>
        <w:t>Third-Party</w:t>
      </w:r>
      <w:r w:rsidR="003346A8" w:rsidRPr="00912EC7">
        <w:rPr>
          <w:rFonts w:ascii="Century Gothic" w:hAnsi="Century Gothic"/>
        </w:rPr>
        <w:t xml:space="preserve"> Supplier</w:t>
      </w:r>
      <w:r w:rsidRPr="00912EC7">
        <w:rPr>
          <w:rFonts w:ascii="Century Gothic" w:hAnsi="Century Gothic"/>
        </w:rPr>
        <w:t xml:space="preserve"> premises </w:t>
      </w:r>
      <w:proofErr w:type="gramStart"/>
      <w:r w:rsidRPr="00912EC7">
        <w:rPr>
          <w:rFonts w:ascii="Century Gothic" w:hAnsi="Century Gothic"/>
        </w:rPr>
        <w:t>in order to</w:t>
      </w:r>
      <w:proofErr w:type="gramEnd"/>
      <w:r w:rsidRPr="00912EC7">
        <w:rPr>
          <w:rFonts w:ascii="Century Gothic" w:hAnsi="Century Gothic"/>
        </w:rPr>
        <w:t xml:space="preserve"> undertake food safety audits. </w:t>
      </w:r>
    </w:p>
    <w:p w14:paraId="522C8A11" w14:textId="77777777" w:rsidR="003F5625" w:rsidRPr="00912EC7" w:rsidRDefault="003F5625" w:rsidP="009A4DF3">
      <w:pPr>
        <w:pStyle w:val="Heading2"/>
        <w:numPr>
          <w:ilvl w:val="0"/>
          <w:numId w:val="0"/>
        </w:numPr>
        <w:tabs>
          <w:tab w:val="num" w:pos="1572"/>
        </w:tabs>
        <w:ind w:left="1418"/>
        <w:rPr>
          <w:rFonts w:ascii="Century Gothic" w:hAnsi="Century Gothic"/>
        </w:rPr>
      </w:pPr>
    </w:p>
    <w:p w14:paraId="11B9902F" w14:textId="761EFDBE" w:rsidR="003F5625"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t>The Supplier will share any relev</w:t>
      </w:r>
      <w:r w:rsidR="00E93EA7" w:rsidRPr="00912EC7">
        <w:rPr>
          <w:rFonts w:ascii="Century Gothic" w:hAnsi="Century Gothic"/>
        </w:rPr>
        <w:t>ant information relating to</w:t>
      </w:r>
      <w:r w:rsidR="003346A8" w:rsidRPr="00912EC7">
        <w:rPr>
          <w:rFonts w:ascii="Century Gothic" w:hAnsi="Century Gothic"/>
        </w:rPr>
        <w:t xml:space="preserve"> Third Party Suppliers</w:t>
      </w:r>
      <w:r w:rsidR="00E93EA7" w:rsidRPr="00912EC7">
        <w:rPr>
          <w:rFonts w:ascii="Century Gothic" w:hAnsi="Century Gothic"/>
        </w:rPr>
        <w:t xml:space="preserve"> </w:t>
      </w:r>
      <w:r w:rsidRPr="00912EC7">
        <w:rPr>
          <w:rFonts w:ascii="Century Gothic" w:hAnsi="Century Gothic"/>
        </w:rPr>
        <w:t xml:space="preserve">with Virgin, and/or Virgin’s designated </w:t>
      </w:r>
      <w:r w:rsidR="001453DD" w:rsidRPr="00912EC7">
        <w:rPr>
          <w:rFonts w:ascii="Century Gothic" w:hAnsi="Century Gothic"/>
        </w:rPr>
        <w:t>Third-Party</w:t>
      </w:r>
      <w:r w:rsidR="00565FA3" w:rsidRPr="00912EC7">
        <w:rPr>
          <w:rFonts w:ascii="Century Gothic" w:hAnsi="Century Gothic"/>
        </w:rPr>
        <w:t xml:space="preserve"> Supplier</w:t>
      </w:r>
      <w:r w:rsidRPr="00912EC7">
        <w:rPr>
          <w:rFonts w:ascii="Century Gothic" w:hAnsi="Century Gothic"/>
        </w:rPr>
        <w:t xml:space="preserve">, unless such information is restricted by law.   </w:t>
      </w:r>
    </w:p>
    <w:p w14:paraId="16DD2508" w14:textId="77777777" w:rsidR="003F5625" w:rsidRPr="00912EC7" w:rsidRDefault="003F5625" w:rsidP="009A4DF3">
      <w:pPr>
        <w:pStyle w:val="Heading2"/>
        <w:numPr>
          <w:ilvl w:val="0"/>
          <w:numId w:val="0"/>
        </w:numPr>
        <w:tabs>
          <w:tab w:val="num" w:pos="1572"/>
        </w:tabs>
        <w:ind w:left="1418"/>
        <w:rPr>
          <w:rFonts w:ascii="Century Gothic" w:hAnsi="Century Gothic"/>
        </w:rPr>
      </w:pPr>
    </w:p>
    <w:p w14:paraId="3CE26219" w14:textId="308C4F6B" w:rsidR="003F5625" w:rsidRPr="00912EC7" w:rsidRDefault="003F5625"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The Supplier will issue Virgin and/or their </w:t>
      </w:r>
      <w:r w:rsidR="001453DD" w:rsidRPr="00912EC7">
        <w:rPr>
          <w:rFonts w:ascii="Century Gothic" w:hAnsi="Century Gothic"/>
        </w:rPr>
        <w:t>Third-Party</w:t>
      </w:r>
      <w:r w:rsidR="00565FA3" w:rsidRPr="00912EC7">
        <w:rPr>
          <w:rFonts w:ascii="Century Gothic" w:hAnsi="Century Gothic"/>
        </w:rPr>
        <w:t xml:space="preserve"> Supplier </w:t>
      </w:r>
      <w:r w:rsidRPr="00912EC7">
        <w:rPr>
          <w:rFonts w:ascii="Century Gothic" w:hAnsi="Century Gothic"/>
        </w:rPr>
        <w:t>with a report detailing all companies involv</w:t>
      </w:r>
      <w:r w:rsidR="00E93EA7" w:rsidRPr="00912EC7">
        <w:rPr>
          <w:rFonts w:ascii="Century Gothic" w:hAnsi="Century Gothic"/>
        </w:rPr>
        <w:t xml:space="preserve">ed in the supply chain of </w:t>
      </w:r>
      <w:r w:rsidRPr="00912EC7">
        <w:rPr>
          <w:rFonts w:ascii="Century Gothic" w:hAnsi="Century Gothic"/>
        </w:rPr>
        <w:t xml:space="preserve">potentially hazardous </w:t>
      </w:r>
      <w:r w:rsidR="00E93EA7" w:rsidRPr="00912EC7">
        <w:rPr>
          <w:rFonts w:ascii="Century Gothic" w:hAnsi="Century Gothic"/>
        </w:rPr>
        <w:t>F</w:t>
      </w:r>
      <w:r w:rsidRPr="00912EC7">
        <w:rPr>
          <w:rFonts w:ascii="Century Gothic" w:hAnsi="Century Gothic"/>
        </w:rPr>
        <w:t xml:space="preserve">ood products and any </w:t>
      </w:r>
      <w:r w:rsidR="001453DD" w:rsidRPr="00912EC7">
        <w:rPr>
          <w:rFonts w:ascii="Century Gothic" w:hAnsi="Century Gothic"/>
        </w:rPr>
        <w:t>high-volume</w:t>
      </w:r>
      <w:r w:rsidRPr="00912EC7">
        <w:rPr>
          <w:rFonts w:ascii="Century Gothic" w:hAnsi="Century Gothic"/>
        </w:rPr>
        <w:t xml:space="preserve"> items regardless of risk. Companies listed shall include any </w:t>
      </w:r>
      <w:r w:rsidR="001453DD" w:rsidRPr="00912EC7">
        <w:rPr>
          <w:rFonts w:ascii="Century Gothic" w:hAnsi="Century Gothic"/>
        </w:rPr>
        <w:t>Third-Party</w:t>
      </w:r>
      <w:r w:rsidR="003346A8" w:rsidRPr="00912EC7">
        <w:rPr>
          <w:rFonts w:ascii="Century Gothic" w:hAnsi="Century Gothic"/>
        </w:rPr>
        <w:t xml:space="preserve"> Supplier</w:t>
      </w:r>
      <w:r w:rsidRPr="00912EC7">
        <w:rPr>
          <w:rFonts w:ascii="Century Gothic" w:hAnsi="Century Gothic"/>
        </w:rPr>
        <w:t xml:space="preserve"> involved in the distribution and manufacture of such products up to the delivery to Virgin’s aircraft</w:t>
      </w:r>
      <w:r w:rsidR="00E93EA7" w:rsidRPr="00912EC7">
        <w:rPr>
          <w:rFonts w:ascii="Century Gothic" w:hAnsi="Century Gothic"/>
        </w:rPr>
        <w:t xml:space="preserve">. </w:t>
      </w:r>
      <w:r w:rsidRPr="00912EC7">
        <w:rPr>
          <w:rFonts w:ascii="Century Gothic" w:hAnsi="Century Gothic"/>
        </w:rPr>
        <w:t>The report shall be updated and reissued wh</w:t>
      </w:r>
      <w:r w:rsidR="00E93EA7" w:rsidRPr="00912EC7">
        <w:rPr>
          <w:rFonts w:ascii="Century Gothic" w:hAnsi="Century Gothic"/>
        </w:rPr>
        <w:t>enever a change is made to any F</w:t>
      </w:r>
      <w:r w:rsidR="003346A8" w:rsidRPr="00912EC7">
        <w:rPr>
          <w:rFonts w:ascii="Century Gothic" w:hAnsi="Century Gothic"/>
        </w:rPr>
        <w:t xml:space="preserve">ood item or </w:t>
      </w:r>
      <w:r w:rsidR="001453DD" w:rsidRPr="00912EC7">
        <w:rPr>
          <w:rFonts w:ascii="Century Gothic" w:hAnsi="Century Gothic"/>
        </w:rPr>
        <w:t>Third-Party</w:t>
      </w:r>
      <w:r w:rsidR="003346A8" w:rsidRPr="00912EC7">
        <w:rPr>
          <w:rFonts w:ascii="Century Gothic" w:hAnsi="Century Gothic"/>
        </w:rPr>
        <w:t xml:space="preserve"> Supplier</w:t>
      </w:r>
      <w:r w:rsidRPr="00912EC7">
        <w:rPr>
          <w:rFonts w:ascii="Century Gothic" w:hAnsi="Century Gothic"/>
        </w:rPr>
        <w:t>.</w:t>
      </w:r>
    </w:p>
    <w:p w14:paraId="53DA29C7" w14:textId="77777777" w:rsidR="00E76149" w:rsidRPr="00912EC7" w:rsidRDefault="00E76149" w:rsidP="009A4DF3">
      <w:pPr>
        <w:pStyle w:val="BodyText1"/>
        <w:ind w:left="0"/>
        <w:rPr>
          <w:rFonts w:ascii="Century Gothic" w:hAnsi="Century Gothic"/>
          <w:sz w:val="20"/>
          <w:szCs w:val="18"/>
        </w:rPr>
      </w:pPr>
    </w:p>
    <w:p w14:paraId="50444D82" w14:textId="77777777" w:rsidR="003F5625" w:rsidRPr="00912EC7" w:rsidRDefault="003F5625" w:rsidP="009A4DF3">
      <w:pPr>
        <w:pStyle w:val="Heading1"/>
        <w:tabs>
          <w:tab w:val="clear" w:pos="720"/>
          <w:tab w:val="num" w:pos="567"/>
        </w:tabs>
        <w:ind w:left="567" w:hanging="567"/>
        <w:rPr>
          <w:rFonts w:ascii="Century Gothic" w:hAnsi="Century Gothic"/>
          <w:sz w:val="20"/>
        </w:rPr>
      </w:pPr>
      <w:r w:rsidRPr="00912EC7">
        <w:rPr>
          <w:rFonts w:ascii="Century Gothic" w:hAnsi="Century Gothic"/>
          <w:sz w:val="20"/>
        </w:rPr>
        <w:t>Food Compliance</w:t>
      </w:r>
    </w:p>
    <w:p w14:paraId="675E618B" w14:textId="77777777" w:rsidR="00E76149" w:rsidRPr="00912EC7" w:rsidRDefault="00E76149" w:rsidP="009A4DF3">
      <w:pPr>
        <w:pStyle w:val="BodyText2"/>
        <w:rPr>
          <w:rFonts w:ascii="Century Gothic" w:hAnsi="Century Gothic"/>
          <w:sz w:val="20"/>
          <w:szCs w:val="18"/>
        </w:rPr>
      </w:pPr>
    </w:p>
    <w:p w14:paraId="2AD11239" w14:textId="77777777" w:rsidR="00E76149" w:rsidRPr="001453DD" w:rsidRDefault="00E76149" w:rsidP="009A418A">
      <w:pPr>
        <w:pStyle w:val="Heading2"/>
        <w:numPr>
          <w:ilvl w:val="1"/>
          <w:numId w:val="111"/>
        </w:numPr>
        <w:rPr>
          <w:rFonts w:ascii="Century Gothic" w:hAnsi="Century Gothic"/>
        </w:rPr>
      </w:pPr>
      <w:r w:rsidRPr="001453DD">
        <w:rPr>
          <w:rFonts w:ascii="Century Gothic" w:hAnsi="Century Gothic"/>
        </w:rPr>
        <w:t xml:space="preserve">The Supplier shall comply with the </w:t>
      </w:r>
      <w:r w:rsidR="00AF039C" w:rsidRPr="001453DD">
        <w:rPr>
          <w:rFonts w:ascii="Century Gothic" w:hAnsi="Century Gothic"/>
        </w:rPr>
        <w:t>QSAI food processing safety standards and HACCP requirements</w:t>
      </w:r>
      <w:r w:rsidRPr="001453DD">
        <w:rPr>
          <w:rFonts w:ascii="Century Gothic" w:hAnsi="Century Gothic"/>
        </w:rPr>
        <w:t xml:space="preserve"> and shall be subject to unannounced audit by Virgin or a </w:t>
      </w:r>
      <w:proofErr w:type="gramStart"/>
      <w:r w:rsidRPr="001453DD">
        <w:rPr>
          <w:rFonts w:ascii="Century Gothic" w:hAnsi="Century Gothic"/>
        </w:rPr>
        <w:t>Third Party</w:t>
      </w:r>
      <w:proofErr w:type="gramEnd"/>
      <w:r w:rsidRPr="001453DD">
        <w:rPr>
          <w:rFonts w:ascii="Century Gothic" w:hAnsi="Century Gothic"/>
        </w:rPr>
        <w:t xml:space="preserve"> Supplier who specialises as a hygiene and quality auditor. </w:t>
      </w:r>
    </w:p>
    <w:p w14:paraId="31B4F0CC" w14:textId="77777777" w:rsidR="00E76149" w:rsidRPr="00912EC7" w:rsidRDefault="00E76149" w:rsidP="009A4DF3">
      <w:pPr>
        <w:pStyle w:val="BodyText2"/>
        <w:rPr>
          <w:rFonts w:ascii="Century Gothic" w:hAnsi="Century Gothic"/>
          <w:sz w:val="20"/>
          <w:szCs w:val="18"/>
        </w:rPr>
      </w:pPr>
    </w:p>
    <w:p w14:paraId="05867EA8" w14:textId="5E53D101" w:rsidR="00554CFC" w:rsidRPr="00912EC7" w:rsidRDefault="000408EA"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Virgin and/or </w:t>
      </w:r>
      <w:r w:rsidR="00C35051" w:rsidRPr="00912EC7">
        <w:rPr>
          <w:rFonts w:ascii="Century Gothic" w:hAnsi="Century Gothic"/>
        </w:rPr>
        <w:t>a</w:t>
      </w:r>
      <w:r w:rsidRPr="00912EC7">
        <w:rPr>
          <w:rFonts w:ascii="Century Gothic" w:hAnsi="Century Gothic"/>
        </w:rPr>
        <w:t xml:space="preserve"> </w:t>
      </w:r>
      <w:r w:rsidR="008800B6" w:rsidRPr="00912EC7">
        <w:rPr>
          <w:rFonts w:ascii="Century Gothic" w:hAnsi="Century Gothic"/>
        </w:rPr>
        <w:t>Third-Party</w:t>
      </w:r>
      <w:r w:rsidRPr="00912EC7">
        <w:rPr>
          <w:rFonts w:ascii="Century Gothic" w:hAnsi="Century Gothic"/>
        </w:rPr>
        <w:t xml:space="preserve"> </w:t>
      </w:r>
      <w:r w:rsidR="00C35051" w:rsidRPr="00912EC7">
        <w:rPr>
          <w:rFonts w:ascii="Century Gothic" w:hAnsi="Century Gothic"/>
        </w:rPr>
        <w:t>S</w:t>
      </w:r>
      <w:r w:rsidRPr="00912EC7">
        <w:rPr>
          <w:rFonts w:ascii="Century Gothic" w:hAnsi="Century Gothic"/>
        </w:rPr>
        <w:t xml:space="preserve">upplier </w:t>
      </w:r>
      <w:r w:rsidR="00C35051" w:rsidRPr="00912EC7">
        <w:rPr>
          <w:rFonts w:ascii="Century Gothic" w:hAnsi="Century Gothic"/>
        </w:rPr>
        <w:t xml:space="preserve">shall conduct regular audits of the </w:t>
      </w:r>
      <w:r w:rsidRPr="00912EC7">
        <w:rPr>
          <w:rFonts w:ascii="Century Gothic" w:hAnsi="Century Gothic"/>
        </w:rPr>
        <w:t>Supplier. The</w:t>
      </w:r>
      <w:r w:rsidR="00C35051" w:rsidRPr="00912EC7">
        <w:rPr>
          <w:rFonts w:ascii="Century Gothic" w:hAnsi="Century Gothic"/>
        </w:rPr>
        <w:t>se</w:t>
      </w:r>
      <w:r w:rsidRPr="00912EC7">
        <w:rPr>
          <w:rFonts w:ascii="Century Gothic" w:hAnsi="Century Gothic"/>
        </w:rPr>
        <w:t xml:space="preserve"> audits </w:t>
      </w:r>
      <w:r w:rsidR="00C35051" w:rsidRPr="00912EC7">
        <w:rPr>
          <w:rFonts w:ascii="Century Gothic" w:hAnsi="Century Gothic"/>
        </w:rPr>
        <w:t>shall</w:t>
      </w:r>
      <w:r w:rsidRPr="00912EC7">
        <w:rPr>
          <w:rFonts w:ascii="Century Gothic" w:hAnsi="Century Gothic"/>
        </w:rPr>
        <w:t xml:space="preserve"> include food processing quality</w:t>
      </w:r>
      <w:r w:rsidR="00554CFC" w:rsidRPr="00912EC7">
        <w:rPr>
          <w:rFonts w:ascii="Century Gothic" w:hAnsi="Century Gothic"/>
        </w:rPr>
        <w:t xml:space="preserve"> (</w:t>
      </w:r>
      <w:r w:rsidR="00FD0951" w:rsidRPr="00912EC7">
        <w:rPr>
          <w:rFonts w:ascii="Century Gothic" w:hAnsi="Century Gothic"/>
        </w:rPr>
        <w:t>“</w:t>
      </w:r>
      <w:r w:rsidR="00554CFC" w:rsidRPr="00912EC7">
        <w:rPr>
          <w:rFonts w:ascii="Century Gothic" w:hAnsi="Century Gothic"/>
        </w:rPr>
        <w:t>FPQ</w:t>
      </w:r>
      <w:r w:rsidR="00FD0951" w:rsidRPr="00912EC7">
        <w:rPr>
          <w:rFonts w:ascii="Century Gothic" w:hAnsi="Century Gothic"/>
        </w:rPr>
        <w:t>”</w:t>
      </w:r>
      <w:r w:rsidR="00554CFC" w:rsidRPr="00912EC7">
        <w:rPr>
          <w:rFonts w:ascii="Century Gothic" w:hAnsi="Century Gothic"/>
        </w:rPr>
        <w:t>)</w:t>
      </w:r>
      <w:r w:rsidRPr="00912EC7">
        <w:rPr>
          <w:rFonts w:ascii="Century Gothic" w:hAnsi="Century Gothic"/>
        </w:rPr>
        <w:t>, food processing safety</w:t>
      </w:r>
      <w:r w:rsidR="00554CFC" w:rsidRPr="00912EC7">
        <w:rPr>
          <w:rFonts w:ascii="Century Gothic" w:hAnsi="Century Gothic"/>
        </w:rPr>
        <w:t xml:space="preserve"> (</w:t>
      </w:r>
      <w:r w:rsidR="00FD0951" w:rsidRPr="00912EC7">
        <w:rPr>
          <w:rFonts w:ascii="Century Gothic" w:hAnsi="Century Gothic"/>
        </w:rPr>
        <w:t>“</w:t>
      </w:r>
      <w:r w:rsidR="00554CFC" w:rsidRPr="00912EC7">
        <w:rPr>
          <w:rFonts w:ascii="Century Gothic" w:hAnsi="Century Gothic"/>
        </w:rPr>
        <w:t>FPS</w:t>
      </w:r>
      <w:r w:rsidR="00FD0951" w:rsidRPr="00912EC7">
        <w:rPr>
          <w:rFonts w:ascii="Century Gothic" w:hAnsi="Century Gothic"/>
        </w:rPr>
        <w:t>”</w:t>
      </w:r>
      <w:r w:rsidR="00554CFC" w:rsidRPr="00912EC7">
        <w:rPr>
          <w:rFonts w:ascii="Century Gothic" w:hAnsi="Century Gothic"/>
        </w:rPr>
        <w:t>)</w:t>
      </w:r>
      <w:r w:rsidR="001C2437" w:rsidRPr="00912EC7">
        <w:rPr>
          <w:rFonts w:ascii="Century Gothic" w:hAnsi="Century Gothic"/>
        </w:rPr>
        <w:t xml:space="preserve">. </w:t>
      </w:r>
      <w:r w:rsidRPr="00912EC7">
        <w:rPr>
          <w:rFonts w:ascii="Century Gothic" w:hAnsi="Century Gothic"/>
        </w:rPr>
        <w:t xml:space="preserve">In addition, Virgin and/or </w:t>
      </w:r>
      <w:r w:rsidR="00C35051" w:rsidRPr="00912EC7">
        <w:rPr>
          <w:rFonts w:ascii="Century Gothic" w:hAnsi="Century Gothic"/>
        </w:rPr>
        <w:t xml:space="preserve">a </w:t>
      </w:r>
      <w:r w:rsidR="008800B6" w:rsidRPr="00912EC7">
        <w:rPr>
          <w:rFonts w:ascii="Century Gothic" w:hAnsi="Century Gothic"/>
        </w:rPr>
        <w:t>Third-Party</w:t>
      </w:r>
      <w:r w:rsidR="00C35051" w:rsidRPr="00912EC7">
        <w:rPr>
          <w:rFonts w:ascii="Century Gothic" w:hAnsi="Century Gothic"/>
        </w:rPr>
        <w:t xml:space="preserve"> Supplier shall</w:t>
      </w:r>
      <w:r w:rsidRPr="00912EC7">
        <w:rPr>
          <w:rFonts w:ascii="Century Gothic" w:hAnsi="Century Gothic"/>
        </w:rPr>
        <w:t xml:space="preserve"> manage other performance areas </w:t>
      </w:r>
      <w:r w:rsidR="00C35051" w:rsidRPr="00912EC7">
        <w:rPr>
          <w:rFonts w:ascii="Century Gothic" w:hAnsi="Century Gothic"/>
        </w:rPr>
        <w:t>including, but not limited to, o</w:t>
      </w:r>
      <w:r w:rsidRPr="00912EC7">
        <w:rPr>
          <w:rFonts w:ascii="Century Gothic" w:hAnsi="Century Gothic"/>
        </w:rPr>
        <w:t xml:space="preserve">n </w:t>
      </w:r>
      <w:r w:rsidR="00C35051" w:rsidRPr="00912EC7">
        <w:rPr>
          <w:rFonts w:ascii="Century Gothic" w:hAnsi="Century Gothic"/>
        </w:rPr>
        <w:t xml:space="preserve">time performance, safety events, foreign </w:t>
      </w:r>
      <w:proofErr w:type="gramStart"/>
      <w:r w:rsidR="00C35051" w:rsidRPr="00912EC7">
        <w:rPr>
          <w:rFonts w:ascii="Century Gothic" w:hAnsi="Century Gothic"/>
        </w:rPr>
        <w:t>b</w:t>
      </w:r>
      <w:r w:rsidRPr="00912EC7">
        <w:rPr>
          <w:rFonts w:ascii="Century Gothic" w:hAnsi="Century Gothic"/>
        </w:rPr>
        <w:t>ody</w:t>
      </w:r>
      <w:proofErr w:type="gramEnd"/>
      <w:r w:rsidRPr="00912EC7">
        <w:rPr>
          <w:rFonts w:ascii="Century Gothic" w:hAnsi="Century Gothic"/>
        </w:rPr>
        <w:t xml:space="preserve"> and </w:t>
      </w:r>
      <w:r w:rsidR="00C35051" w:rsidRPr="00912EC7">
        <w:rPr>
          <w:rFonts w:ascii="Century Gothic" w:hAnsi="Century Gothic"/>
        </w:rPr>
        <w:t>f</w:t>
      </w:r>
      <w:r w:rsidRPr="00912EC7">
        <w:rPr>
          <w:rFonts w:ascii="Century Gothic" w:hAnsi="Century Gothic"/>
        </w:rPr>
        <w:t xml:space="preserve">ood </w:t>
      </w:r>
      <w:r w:rsidR="00C35051" w:rsidRPr="00912EC7">
        <w:rPr>
          <w:rFonts w:ascii="Century Gothic" w:hAnsi="Century Gothic"/>
        </w:rPr>
        <w:t>p</w:t>
      </w:r>
      <w:r w:rsidRPr="00912EC7">
        <w:rPr>
          <w:rFonts w:ascii="Century Gothic" w:hAnsi="Century Gothic"/>
        </w:rPr>
        <w:t>oisoning investigations.</w:t>
      </w:r>
    </w:p>
    <w:p w14:paraId="13B59D85" w14:textId="77777777" w:rsidR="003A5CA9" w:rsidRPr="00912EC7" w:rsidRDefault="003A5CA9" w:rsidP="009A4DF3">
      <w:pPr>
        <w:pStyle w:val="Heading2"/>
        <w:numPr>
          <w:ilvl w:val="0"/>
          <w:numId w:val="0"/>
        </w:numPr>
        <w:ind w:left="1418"/>
        <w:rPr>
          <w:rFonts w:ascii="Century Gothic" w:hAnsi="Century Gothic"/>
        </w:rPr>
      </w:pPr>
    </w:p>
    <w:p w14:paraId="3968AA6B" w14:textId="388A703F" w:rsidR="003A5CA9" w:rsidRPr="00912EC7" w:rsidRDefault="003A5CA9" w:rsidP="009A4DF3">
      <w:pPr>
        <w:pStyle w:val="Heading2"/>
        <w:tabs>
          <w:tab w:val="clear" w:pos="1430"/>
          <w:tab w:val="num" w:pos="1418"/>
        </w:tabs>
        <w:ind w:left="1418" w:hanging="851"/>
        <w:rPr>
          <w:rFonts w:ascii="Century Gothic" w:hAnsi="Century Gothic"/>
        </w:rPr>
      </w:pPr>
      <w:r w:rsidRPr="00912EC7">
        <w:rPr>
          <w:rFonts w:ascii="Century Gothic" w:hAnsi="Century Gothic"/>
        </w:rPr>
        <w:t>Appendix 1 to this Schedule 1</w:t>
      </w:r>
      <w:r w:rsidR="0045017C">
        <w:rPr>
          <w:rFonts w:ascii="Century Gothic" w:hAnsi="Century Gothic"/>
        </w:rPr>
        <w:t>4</w:t>
      </w:r>
      <w:r w:rsidRPr="00912EC7">
        <w:rPr>
          <w:rFonts w:ascii="Century Gothic" w:hAnsi="Century Gothic"/>
        </w:rPr>
        <w:t xml:space="preserve"> provides an overview of the audit structure </w:t>
      </w:r>
      <w:r w:rsidR="00FE2FD0" w:rsidRPr="00912EC7">
        <w:rPr>
          <w:rFonts w:ascii="Century Gothic" w:hAnsi="Century Gothic"/>
        </w:rPr>
        <w:t xml:space="preserve">which shall remain </w:t>
      </w:r>
      <w:r w:rsidRPr="00912EC7">
        <w:rPr>
          <w:rFonts w:ascii="Century Gothic" w:hAnsi="Century Gothic"/>
        </w:rPr>
        <w:t xml:space="preserve">subject to change by Virgin </w:t>
      </w:r>
      <w:r w:rsidR="00FE2FD0" w:rsidRPr="00912EC7">
        <w:rPr>
          <w:rFonts w:ascii="Century Gothic" w:hAnsi="Century Gothic"/>
        </w:rPr>
        <w:t xml:space="preserve">from time to time </w:t>
      </w:r>
      <w:r w:rsidRPr="00912EC7">
        <w:rPr>
          <w:rFonts w:ascii="Century Gothic" w:hAnsi="Century Gothic"/>
        </w:rPr>
        <w:t>upon not less than thirty (30) days’ prior written notice to the Supplier.</w:t>
      </w:r>
    </w:p>
    <w:p w14:paraId="7F5EA010" w14:textId="77777777" w:rsidR="00FE2FD0" w:rsidRPr="00912EC7" w:rsidRDefault="00FE2FD0" w:rsidP="009A4DF3">
      <w:pPr>
        <w:pStyle w:val="Heading2"/>
        <w:numPr>
          <w:ilvl w:val="0"/>
          <w:numId w:val="0"/>
        </w:numPr>
        <w:ind w:left="1418"/>
        <w:rPr>
          <w:rFonts w:ascii="Century Gothic" w:hAnsi="Century Gothic"/>
        </w:rPr>
      </w:pPr>
    </w:p>
    <w:p w14:paraId="6C2F73CE" w14:textId="77777777" w:rsidR="00FE2FD0" w:rsidRPr="00912EC7" w:rsidRDefault="00FE2FD0" w:rsidP="009A4DF3">
      <w:pPr>
        <w:pStyle w:val="Heading2"/>
        <w:tabs>
          <w:tab w:val="clear" w:pos="1430"/>
          <w:tab w:val="num" w:pos="1418"/>
        </w:tabs>
        <w:ind w:left="1418" w:hanging="851"/>
        <w:rPr>
          <w:rFonts w:ascii="Century Gothic" w:hAnsi="Century Gothic"/>
        </w:rPr>
      </w:pPr>
      <w:r w:rsidRPr="00912EC7">
        <w:rPr>
          <w:rFonts w:ascii="Century Gothic" w:hAnsi="Century Gothic"/>
        </w:rPr>
        <w:lastRenderedPageBreak/>
        <w:t>Following each audit, the Supplier shall be provided with an audit report and t</w:t>
      </w:r>
      <w:r w:rsidR="000408EA" w:rsidRPr="00912EC7">
        <w:rPr>
          <w:rFonts w:ascii="Century Gothic" w:hAnsi="Century Gothic"/>
        </w:rPr>
        <w:t xml:space="preserve">he </w:t>
      </w:r>
      <w:r w:rsidR="002E3CA4" w:rsidRPr="00912EC7">
        <w:rPr>
          <w:rFonts w:ascii="Century Gothic" w:hAnsi="Century Gothic"/>
        </w:rPr>
        <w:t xml:space="preserve">Supplier </w:t>
      </w:r>
      <w:r w:rsidR="00C35051" w:rsidRPr="00912EC7">
        <w:rPr>
          <w:rFonts w:ascii="Century Gothic" w:hAnsi="Century Gothic"/>
        </w:rPr>
        <w:t>shall</w:t>
      </w:r>
      <w:r w:rsidR="002E3CA4" w:rsidRPr="00912EC7">
        <w:rPr>
          <w:rFonts w:ascii="Century Gothic" w:hAnsi="Century Gothic"/>
        </w:rPr>
        <w:t xml:space="preserve"> respond to </w:t>
      </w:r>
      <w:r w:rsidRPr="00912EC7">
        <w:rPr>
          <w:rFonts w:ascii="Century Gothic" w:hAnsi="Century Gothic"/>
        </w:rPr>
        <w:t xml:space="preserve">each </w:t>
      </w:r>
      <w:r w:rsidR="00C35051" w:rsidRPr="00912EC7">
        <w:rPr>
          <w:rFonts w:ascii="Century Gothic" w:hAnsi="Century Gothic"/>
        </w:rPr>
        <w:t xml:space="preserve">audit </w:t>
      </w:r>
      <w:r w:rsidR="002E3CA4" w:rsidRPr="00912EC7">
        <w:rPr>
          <w:rFonts w:ascii="Century Gothic" w:hAnsi="Century Gothic"/>
        </w:rPr>
        <w:t>r</w:t>
      </w:r>
      <w:r w:rsidRPr="00912EC7">
        <w:rPr>
          <w:rFonts w:ascii="Century Gothic" w:hAnsi="Century Gothic"/>
        </w:rPr>
        <w:t>eport</w:t>
      </w:r>
      <w:r w:rsidR="002E3CA4" w:rsidRPr="00912EC7">
        <w:rPr>
          <w:rFonts w:ascii="Century Gothic" w:hAnsi="Century Gothic"/>
        </w:rPr>
        <w:t xml:space="preserve"> </w:t>
      </w:r>
      <w:r w:rsidR="00C35051" w:rsidRPr="00912EC7">
        <w:rPr>
          <w:rFonts w:ascii="Century Gothic" w:hAnsi="Century Gothic"/>
        </w:rPr>
        <w:t>received</w:t>
      </w:r>
      <w:r w:rsidR="002E3CA4" w:rsidRPr="00912EC7">
        <w:rPr>
          <w:rFonts w:ascii="Century Gothic" w:hAnsi="Century Gothic"/>
        </w:rPr>
        <w:t xml:space="preserve"> within designated timelines as advised and agreed with Virgin. </w:t>
      </w:r>
    </w:p>
    <w:p w14:paraId="737A988C" w14:textId="77777777" w:rsidR="00FE2FD0" w:rsidRPr="00912EC7" w:rsidRDefault="00FE2FD0" w:rsidP="009A4DF3">
      <w:pPr>
        <w:pStyle w:val="Heading2"/>
        <w:numPr>
          <w:ilvl w:val="0"/>
          <w:numId w:val="0"/>
        </w:numPr>
        <w:ind w:left="1418"/>
        <w:rPr>
          <w:rFonts w:ascii="Century Gothic" w:hAnsi="Century Gothic"/>
        </w:rPr>
      </w:pPr>
    </w:p>
    <w:p w14:paraId="413B36A9" w14:textId="7B934D88" w:rsidR="000408EA" w:rsidRPr="00912EC7" w:rsidRDefault="002E3CA4" w:rsidP="009A4DF3">
      <w:pPr>
        <w:pStyle w:val="Heading2"/>
        <w:tabs>
          <w:tab w:val="clear" w:pos="1430"/>
          <w:tab w:val="num" w:pos="1418"/>
        </w:tabs>
        <w:ind w:left="1418" w:hanging="851"/>
        <w:rPr>
          <w:rFonts w:ascii="Century Gothic" w:hAnsi="Century Gothic"/>
        </w:rPr>
      </w:pPr>
      <w:r w:rsidRPr="00912EC7">
        <w:rPr>
          <w:rFonts w:ascii="Century Gothic" w:hAnsi="Century Gothic"/>
        </w:rPr>
        <w:t>A Corrective Action Plan (</w:t>
      </w:r>
      <w:r w:rsidR="00C35051" w:rsidRPr="00912EC7">
        <w:rPr>
          <w:rFonts w:ascii="Century Gothic" w:hAnsi="Century Gothic"/>
        </w:rPr>
        <w:t>“</w:t>
      </w:r>
      <w:r w:rsidRPr="00912EC7">
        <w:rPr>
          <w:rFonts w:ascii="Century Gothic" w:hAnsi="Century Gothic"/>
        </w:rPr>
        <w:t>CAP</w:t>
      </w:r>
      <w:r w:rsidR="00C35051" w:rsidRPr="00912EC7">
        <w:rPr>
          <w:rFonts w:ascii="Century Gothic" w:hAnsi="Century Gothic"/>
        </w:rPr>
        <w:t>”</w:t>
      </w:r>
      <w:r w:rsidRPr="00912EC7">
        <w:rPr>
          <w:rFonts w:ascii="Century Gothic" w:hAnsi="Century Gothic"/>
        </w:rPr>
        <w:t xml:space="preserve">) </w:t>
      </w:r>
      <w:r w:rsidR="00C35051" w:rsidRPr="00912EC7">
        <w:rPr>
          <w:rFonts w:ascii="Century Gothic" w:hAnsi="Century Gothic"/>
        </w:rPr>
        <w:t>shall</w:t>
      </w:r>
      <w:r w:rsidRPr="00912EC7">
        <w:rPr>
          <w:rFonts w:ascii="Century Gothic" w:hAnsi="Century Gothic"/>
        </w:rPr>
        <w:t xml:space="preserve"> be produced, </w:t>
      </w:r>
      <w:r w:rsidR="003B79CC" w:rsidRPr="00912EC7">
        <w:rPr>
          <w:rFonts w:ascii="Century Gothic" w:hAnsi="Century Gothic"/>
        </w:rPr>
        <w:t xml:space="preserve">be </w:t>
      </w:r>
      <w:r w:rsidRPr="00912EC7">
        <w:rPr>
          <w:rFonts w:ascii="Century Gothic" w:hAnsi="Century Gothic"/>
        </w:rPr>
        <w:t xml:space="preserve">agreed with Virgin and/or </w:t>
      </w:r>
      <w:r w:rsidR="003B79CC" w:rsidRPr="00912EC7">
        <w:rPr>
          <w:rFonts w:ascii="Century Gothic" w:hAnsi="Century Gothic"/>
        </w:rPr>
        <w:t xml:space="preserve">its </w:t>
      </w:r>
      <w:r w:rsidR="008800B6" w:rsidRPr="00912EC7">
        <w:rPr>
          <w:rFonts w:ascii="Century Gothic" w:hAnsi="Century Gothic"/>
        </w:rPr>
        <w:t>Third-Party</w:t>
      </w:r>
      <w:r w:rsidR="003B79CC" w:rsidRPr="00912EC7">
        <w:rPr>
          <w:rFonts w:ascii="Century Gothic" w:hAnsi="Century Gothic"/>
        </w:rPr>
        <w:t xml:space="preserve"> Supplier</w:t>
      </w:r>
      <w:r w:rsidRPr="00912EC7">
        <w:rPr>
          <w:rFonts w:ascii="Century Gothic" w:hAnsi="Century Gothic"/>
        </w:rPr>
        <w:t xml:space="preserve"> and </w:t>
      </w:r>
      <w:r w:rsidR="003B79CC" w:rsidRPr="00912EC7">
        <w:rPr>
          <w:rFonts w:ascii="Century Gothic" w:hAnsi="Century Gothic"/>
        </w:rPr>
        <w:t xml:space="preserve">be </w:t>
      </w:r>
      <w:r w:rsidRPr="00912EC7">
        <w:rPr>
          <w:rFonts w:ascii="Century Gothic" w:hAnsi="Century Gothic"/>
        </w:rPr>
        <w:t>impl</w:t>
      </w:r>
      <w:r w:rsidR="003B79CC" w:rsidRPr="00912EC7">
        <w:rPr>
          <w:rFonts w:ascii="Century Gothic" w:hAnsi="Century Gothic"/>
        </w:rPr>
        <w:t xml:space="preserve">emented within agreed timelines </w:t>
      </w:r>
      <w:r w:rsidRPr="00912EC7">
        <w:rPr>
          <w:rFonts w:ascii="Century Gothic" w:hAnsi="Century Gothic"/>
        </w:rPr>
        <w:t>for any failures</w:t>
      </w:r>
      <w:r w:rsidR="003B79CC" w:rsidRPr="00912EC7">
        <w:rPr>
          <w:rFonts w:ascii="Century Gothic" w:hAnsi="Century Gothic"/>
        </w:rPr>
        <w:t xml:space="preserve"> or risks identified within </w:t>
      </w:r>
      <w:r w:rsidR="00FE2FD0" w:rsidRPr="00912EC7">
        <w:rPr>
          <w:rFonts w:ascii="Century Gothic" w:hAnsi="Century Gothic"/>
        </w:rPr>
        <w:t>each audit report.</w:t>
      </w:r>
      <w:r w:rsidRPr="00912EC7">
        <w:rPr>
          <w:rFonts w:ascii="Century Gothic" w:hAnsi="Century Gothic"/>
        </w:rPr>
        <w:t xml:space="preserve"> </w:t>
      </w:r>
    </w:p>
    <w:p w14:paraId="17ACB85B" w14:textId="77777777" w:rsidR="00FE2FD0" w:rsidRPr="00912EC7" w:rsidRDefault="00FE2FD0" w:rsidP="009A4DF3">
      <w:pPr>
        <w:pStyle w:val="Heading2"/>
        <w:numPr>
          <w:ilvl w:val="0"/>
          <w:numId w:val="0"/>
        </w:numPr>
        <w:ind w:left="1418"/>
        <w:rPr>
          <w:rFonts w:ascii="Century Gothic" w:hAnsi="Century Gothic"/>
        </w:rPr>
      </w:pPr>
    </w:p>
    <w:p w14:paraId="58292F0F" w14:textId="0EFFBD87" w:rsidR="00FE2FD0" w:rsidRPr="00912EC7" w:rsidRDefault="00E479C0" w:rsidP="009A4DF3">
      <w:pPr>
        <w:pStyle w:val="Heading2"/>
        <w:tabs>
          <w:tab w:val="clear" w:pos="1430"/>
          <w:tab w:val="num" w:pos="1418"/>
        </w:tabs>
        <w:ind w:left="1418" w:hanging="851"/>
        <w:rPr>
          <w:rFonts w:ascii="Century Gothic" w:hAnsi="Century Gothic"/>
        </w:rPr>
      </w:pPr>
      <w:r w:rsidRPr="00912EC7">
        <w:rPr>
          <w:rFonts w:ascii="Century Gothic" w:hAnsi="Century Gothic"/>
        </w:rPr>
        <w:t xml:space="preserve">In addition to aiming to pass each audit standard (FPQ, FPS), the Supplier must ensure the CAP addresses any failures against individual modules with each standard. Should the Supplier fail any individual module in three (3) consecutive audits or on five (5) occasions over a </w:t>
      </w:r>
      <w:r w:rsidR="008800B6" w:rsidRPr="00912EC7">
        <w:rPr>
          <w:rFonts w:ascii="Century Gothic" w:hAnsi="Century Gothic"/>
        </w:rPr>
        <w:t>twenty-four</w:t>
      </w:r>
      <w:r w:rsidRPr="00912EC7">
        <w:rPr>
          <w:rFonts w:ascii="Century Gothic" w:hAnsi="Century Gothic"/>
        </w:rPr>
        <w:t xml:space="preserve"> (24) month rolling period, this will constitute a failed audit regardless of the overall audit result against each standard.</w:t>
      </w:r>
    </w:p>
    <w:p w14:paraId="3EFF2E89" w14:textId="77777777" w:rsidR="002E3CA4" w:rsidRPr="00912EC7" w:rsidRDefault="002E3CA4" w:rsidP="009A4DF3">
      <w:pPr>
        <w:pStyle w:val="BodyText2"/>
        <w:rPr>
          <w:rFonts w:ascii="Century Gothic" w:hAnsi="Century Gothic"/>
          <w:sz w:val="20"/>
        </w:rPr>
      </w:pPr>
    </w:p>
    <w:p w14:paraId="5EA920AC" w14:textId="77777777" w:rsidR="00976AD1" w:rsidRPr="00912EC7" w:rsidRDefault="00976AD1" w:rsidP="009A4DF3">
      <w:pPr>
        <w:pStyle w:val="BodyText2"/>
        <w:rPr>
          <w:rFonts w:ascii="Century Gothic" w:hAnsi="Century Gothic"/>
          <w:sz w:val="20"/>
        </w:rPr>
      </w:pPr>
    </w:p>
    <w:p w14:paraId="19575DB3" w14:textId="77777777" w:rsidR="00976AD1" w:rsidRPr="00912EC7" w:rsidRDefault="00976AD1" w:rsidP="009A4DF3">
      <w:pPr>
        <w:pStyle w:val="Heading2"/>
        <w:numPr>
          <w:ilvl w:val="0"/>
          <w:numId w:val="0"/>
        </w:numPr>
        <w:tabs>
          <w:tab w:val="num" w:pos="1418"/>
        </w:tabs>
        <w:ind w:left="1418" w:hanging="851"/>
        <w:rPr>
          <w:rFonts w:ascii="Century Gothic" w:hAnsi="Century Gothic"/>
        </w:rPr>
      </w:pPr>
    </w:p>
    <w:p w14:paraId="47B24F21" w14:textId="77777777" w:rsidR="00C35051" w:rsidRPr="00912EC7" w:rsidRDefault="00C35051" w:rsidP="009A4DF3">
      <w:pPr>
        <w:pStyle w:val="Title"/>
        <w:jc w:val="both"/>
        <w:rPr>
          <w:rFonts w:ascii="Century Gothic" w:hAnsi="Century Gothic"/>
          <w:sz w:val="20"/>
          <w:szCs w:val="20"/>
        </w:rPr>
      </w:pPr>
    </w:p>
    <w:p w14:paraId="1E927A2F" w14:textId="77777777" w:rsidR="00FE2FD0" w:rsidRPr="00912EC7" w:rsidRDefault="00FE2FD0" w:rsidP="009A4DF3">
      <w:pPr>
        <w:pStyle w:val="Title"/>
        <w:jc w:val="both"/>
        <w:rPr>
          <w:rFonts w:ascii="Century Gothic" w:hAnsi="Century Gothic"/>
          <w:sz w:val="20"/>
          <w:szCs w:val="14"/>
        </w:rPr>
        <w:sectPr w:rsidR="00FE2FD0" w:rsidRPr="00912EC7" w:rsidSect="00400631">
          <w:pgSz w:w="11900" w:h="16840"/>
          <w:pgMar w:top="1432" w:right="1440" w:bottom="1230" w:left="1440" w:header="720" w:footer="720" w:gutter="0"/>
          <w:cols w:space="720" w:equalWidth="0">
            <w:col w:w="9020"/>
          </w:cols>
          <w:noEndnote/>
        </w:sectPr>
      </w:pPr>
    </w:p>
    <w:p w14:paraId="746624B4" w14:textId="3DAFFDED" w:rsidR="003A5CA9" w:rsidRPr="00912EC7" w:rsidRDefault="000A6E81" w:rsidP="00FC066B">
      <w:pPr>
        <w:pStyle w:val="Subtitle"/>
        <w:rPr>
          <w:rFonts w:ascii="Century Gothic" w:hAnsi="Century Gothic"/>
          <w:szCs w:val="22"/>
        </w:rPr>
      </w:pPr>
      <w:r w:rsidRPr="00912EC7">
        <w:rPr>
          <w:rFonts w:ascii="Century Gothic" w:hAnsi="Century Gothic"/>
          <w:sz w:val="20"/>
          <w:szCs w:val="22"/>
        </w:rPr>
        <w:lastRenderedPageBreak/>
        <w:t>APPENDIX 1 TO SCHEDULE 1</w:t>
      </w:r>
      <w:r w:rsidR="003E7159">
        <w:rPr>
          <w:rFonts w:ascii="Century Gothic" w:hAnsi="Century Gothic"/>
          <w:sz w:val="20"/>
          <w:szCs w:val="22"/>
        </w:rPr>
        <w:t>5</w:t>
      </w:r>
    </w:p>
    <w:p w14:paraId="0D9B001C" w14:textId="77777777" w:rsidR="003A5CA9" w:rsidRPr="00912EC7" w:rsidRDefault="003A5CA9" w:rsidP="00FC066B">
      <w:pPr>
        <w:pStyle w:val="Subtitle"/>
        <w:rPr>
          <w:rFonts w:ascii="Century Gothic" w:hAnsi="Century Gothic"/>
          <w:sz w:val="20"/>
          <w:szCs w:val="22"/>
        </w:rPr>
      </w:pPr>
    </w:p>
    <w:p w14:paraId="0E5FE93F" w14:textId="77777777" w:rsidR="003A5CA9" w:rsidRPr="00912EC7" w:rsidRDefault="003A5CA9" w:rsidP="00FC066B">
      <w:pPr>
        <w:pStyle w:val="Subtitle"/>
        <w:rPr>
          <w:rFonts w:ascii="Century Gothic" w:hAnsi="Century Gothic"/>
          <w:sz w:val="20"/>
          <w:szCs w:val="22"/>
        </w:rPr>
      </w:pPr>
      <w:r w:rsidRPr="00912EC7">
        <w:rPr>
          <w:rFonts w:ascii="Century Gothic" w:hAnsi="Century Gothic"/>
          <w:sz w:val="20"/>
          <w:szCs w:val="22"/>
        </w:rPr>
        <w:t>Overview of Audit Structure</w:t>
      </w:r>
    </w:p>
    <w:p w14:paraId="1083DCC6" w14:textId="77777777" w:rsidR="003A5CA9" w:rsidRPr="00912EC7" w:rsidRDefault="003A5CA9" w:rsidP="009A4DF3">
      <w:pPr>
        <w:pStyle w:val="Title"/>
        <w:jc w:val="both"/>
        <w:rPr>
          <w:rFonts w:ascii="Century Gothic" w:hAnsi="Century Gothic"/>
          <w:sz w:val="20"/>
          <w:szCs w:val="14"/>
        </w:rPr>
      </w:pPr>
    </w:p>
    <w:p w14:paraId="2DB944F7" w14:textId="77777777" w:rsidR="003A5CA9" w:rsidRPr="00912EC7" w:rsidRDefault="003A5CA9" w:rsidP="009A4DF3">
      <w:pPr>
        <w:pStyle w:val="Title"/>
        <w:jc w:val="both"/>
        <w:rPr>
          <w:rFonts w:ascii="Century Gothic" w:hAnsi="Century Gothic"/>
          <w:sz w:val="20"/>
          <w:szCs w:val="14"/>
        </w:rPr>
      </w:pPr>
    </w:p>
    <w:tbl>
      <w:tblPr>
        <w:tblStyle w:val="TableGrid"/>
        <w:tblW w:w="9229" w:type="dxa"/>
        <w:tblInd w:w="93" w:type="dxa"/>
        <w:tblLook w:val="04A0" w:firstRow="1" w:lastRow="0" w:firstColumn="1" w:lastColumn="0" w:noHBand="0" w:noVBand="1"/>
      </w:tblPr>
      <w:tblGrid>
        <w:gridCol w:w="1575"/>
        <w:gridCol w:w="2409"/>
        <w:gridCol w:w="5245"/>
      </w:tblGrid>
      <w:tr w:rsidR="005E530E" w:rsidRPr="00912EC7" w14:paraId="50568141" w14:textId="77777777" w:rsidTr="00306729">
        <w:tc>
          <w:tcPr>
            <w:tcW w:w="1575" w:type="dxa"/>
            <w:vMerge w:val="restart"/>
          </w:tcPr>
          <w:p w14:paraId="37977193" w14:textId="77777777" w:rsidR="005E530E" w:rsidRPr="00912EC7" w:rsidRDefault="005E530E" w:rsidP="009A4DF3">
            <w:pPr>
              <w:pStyle w:val="Title"/>
              <w:ind w:left="0"/>
              <w:jc w:val="both"/>
              <w:rPr>
                <w:rFonts w:ascii="Century Gothic" w:hAnsi="Century Gothic"/>
                <w:sz w:val="18"/>
                <w:szCs w:val="18"/>
                <w:u w:val="none"/>
              </w:rPr>
            </w:pPr>
          </w:p>
          <w:p w14:paraId="47ECF6EF" w14:textId="77777777" w:rsidR="005E530E" w:rsidRPr="00912EC7" w:rsidRDefault="005E530E" w:rsidP="009A4DF3">
            <w:pPr>
              <w:pStyle w:val="Title"/>
              <w:ind w:left="0"/>
              <w:jc w:val="both"/>
              <w:rPr>
                <w:rFonts w:ascii="Century Gothic" w:hAnsi="Century Gothic"/>
                <w:sz w:val="18"/>
                <w:szCs w:val="18"/>
                <w:u w:val="none"/>
              </w:rPr>
            </w:pPr>
          </w:p>
          <w:p w14:paraId="68CA0331" w14:textId="77777777" w:rsidR="00FE2FD0" w:rsidRPr="00912EC7" w:rsidRDefault="00FE2FD0" w:rsidP="009A4DF3">
            <w:pPr>
              <w:pStyle w:val="Title"/>
              <w:ind w:left="0"/>
              <w:jc w:val="both"/>
              <w:rPr>
                <w:rFonts w:ascii="Century Gothic" w:hAnsi="Century Gothic"/>
                <w:sz w:val="18"/>
                <w:szCs w:val="18"/>
                <w:u w:val="none"/>
              </w:rPr>
            </w:pPr>
          </w:p>
          <w:p w14:paraId="28E95CDF" w14:textId="77777777" w:rsidR="00FE2FD0" w:rsidRPr="00912EC7" w:rsidRDefault="00FE2FD0" w:rsidP="009A4DF3">
            <w:pPr>
              <w:pStyle w:val="Title"/>
              <w:ind w:left="0"/>
              <w:jc w:val="both"/>
              <w:rPr>
                <w:rFonts w:ascii="Century Gothic" w:hAnsi="Century Gothic"/>
                <w:sz w:val="18"/>
                <w:szCs w:val="18"/>
                <w:u w:val="none"/>
              </w:rPr>
            </w:pPr>
          </w:p>
          <w:p w14:paraId="1B9CAA56" w14:textId="77777777" w:rsidR="005E530E" w:rsidRPr="00912EC7" w:rsidRDefault="005E530E" w:rsidP="009A4DF3">
            <w:pPr>
              <w:pStyle w:val="Title"/>
              <w:ind w:left="0"/>
              <w:jc w:val="both"/>
              <w:rPr>
                <w:rFonts w:ascii="Century Gothic" w:hAnsi="Century Gothic"/>
                <w:sz w:val="18"/>
                <w:szCs w:val="18"/>
                <w:u w:val="none"/>
              </w:rPr>
            </w:pPr>
            <w:r w:rsidRPr="00912EC7">
              <w:rPr>
                <w:rFonts w:ascii="Century Gothic" w:hAnsi="Century Gothic"/>
                <w:sz w:val="18"/>
                <w:szCs w:val="18"/>
                <w:u w:val="none"/>
              </w:rPr>
              <w:t xml:space="preserve">Types of </w:t>
            </w:r>
            <w:proofErr w:type="gramStart"/>
            <w:r w:rsidRPr="00912EC7">
              <w:rPr>
                <w:rFonts w:ascii="Century Gothic" w:hAnsi="Century Gothic"/>
                <w:sz w:val="18"/>
                <w:szCs w:val="18"/>
                <w:u w:val="none"/>
              </w:rPr>
              <w:t>Audit</w:t>
            </w:r>
            <w:proofErr w:type="gramEnd"/>
          </w:p>
        </w:tc>
        <w:tc>
          <w:tcPr>
            <w:tcW w:w="2409" w:type="dxa"/>
          </w:tcPr>
          <w:p w14:paraId="643F581E" w14:textId="77777777" w:rsidR="005E530E" w:rsidRPr="00912EC7" w:rsidRDefault="005E530E" w:rsidP="009A4DF3">
            <w:pPr>
              <w:pStyle w:val="Title"/>
              <w:ind w:left="0"/>
              <w:jc w:val="both"/>
              <w:rPr>
                <w:rFonts w:ascii="Century Gothic" w:hAnsi="Century Gothic"/>
                <w:b w:val="0"/>
                <w:sz w:val="18"/>
                <w:szCs w:val="18"/>
                <w:u w:val="none"/>
              </w:rPr>
            </w:pPr>
          </w:p>
          <w:p w14:paraId="6D245D8C" w14:textId="77777777" w:rsidR="00FE2FD0" w:rsidRPr="00912EC7" w:rsidRDefault="00FE2FD0" w:rsidP="009A4DF3">
            <w:pPr>
              <w:pStyle w:val="Title"/>
              <w:ind w:left="0"/>
              <w:jc w:val="both"/>
              <w:rPr>
                <w:rFonts w:ascii="Century Gothic" w:hAnsi="Century Gothic"/>
                <w:b w:val="0"/>
                <w:sz w:val="18"/>
                <w:szCs w:val="18"/>
                <w:u w:val="none"/>
              </w:rPr>
            </w:pPr>
          </w:p>
          <w:p w14:paraId="2725BE38" w14:textId="77777777" w:rsidR="005E530E" w:rsidRPr="00912EC7" w:rsidRDefault="005E530E"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Validation Audit</w:t>
            </w:r>
          </w:p>
        </w:tc>
        <w:tc>
          <w:tcPr>
            <w:tcW w:w="5245" w:type="dxa"/>
          </w:tcPr>
          <w:p w14:paraId="6DFF35A5" w14:textId="77777777" w:rsidR="00FE2FD0" w:rsidRPr="00912EC7" w:rsidRDefault="00FE2FD0" w:rsidP="009A4DF3">
            <w:pPr>
              <w:pStyle w:val="Title"/>
              <w:ind w:left="0"/>
              <w:jc w:val="both"/>
              <w:rPr>
                <w:rFonts w:ascii="Century Gothic" w:hAnsi="Century Gothic"/>
                <w:b w:val="0"/>
                <w:sz w:val="18"/>
                <w:szCs w:val="18"/>
                <w:u w:val="none"/>
              </w:rPr>
            </w:pPr>
          </w:p>
          <w:p w14:paraId="72B9E9D5" w14:textId="3252D61C" w:rsidR="005E530E" w:rsidRPr="00912EC7" w:rsidRDefault="005E530E"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 xml:space="preserve">Unannounced onsite verification for the FPQ, FPS, </w:t>
            </w:r>
            <w:proofErr w:type="gramStart"/>
            <w:r w:rsidRPr="00912EC7">
              <w:rPr>
                <w:rFonts w:ascii="Century Gothic" w:hAnsi="Century Gothic"/>
                <w:b w:val="0"/>
                <w:sz w:val="18"/>
                <w:szCs w:val="18"/>
                <w:u w:val="none"/>
              </w:rPr>
              <w:t>PQ</w:t>
            </w:r>
            <w:proofErr w:type="gramEnd"/>
            <w:r w:rsidRPr="00912EC7">
              <w:rPr>
                <w:rFonts w:ascii="Century Gothic" w:hAnsi="Century Gothic"/>
                <w:b w:val="0"/>
                <w:sz w:val="18"/>
                <w:szCs w:val="18"/>
                <w:u w:val="none"/>
              </w:rPr>
              <w:t xml:space="preserve"> and PL standards. The audit consists of a verification of the practices, </w:t>
            </w:r>
            <w:proofErr w:type="gramStart"/>
            <w:r w:rsidRPr="00912EC7">
              <w:rPr>
                <w:rFonts w:ascii="Century Gothic" w:hAnsi="Century Gothic"/>
                <w:b w:val="0"/>
                <w:sz w:val="18"/>
                <w:szCs w:val="18"/>
                <w:u w:val="none"/>
              </w:rPr>
              <w:t>policies</w:t>
            </w:r>
            <w:proofErr w:type="gramEnd"/>
            <w:r w:rsidRPr="00912EC7">
              <w:rPr>
                <w:rFonts w:ascii="Century Gothic" w:hAnsi="Century Gothic"/>
                <w:b w:val="0"/>
                <w:sz w:val="18"/>
                <w:szCs w:val="18"/>
                <w:u w:val="none"/>
              </w:rPr>
              <w:t xml:space="preserve"> and procedures</w:t>
            </w:r>
            <w:r w:rsidR="000A6E81">
              <w:rPr>
                <w:rFonts w:ascii="Century Gothic" w:hAnsi="Century Gothic"/>
                <w:b w:val="0"/>
                <w:sz w:val="18"/>
                <w:szCs w:val="18"/>
                <w:u w:val="none"/>
              </w:rPr>
              <w:t>.</w:t>
            </w:r>
          </w:p>
          <w:p w14:paraId="614C89FC" w14:textId="77777777" w:rsidR="00FE2FD0" w:rsidRPr="00912EC7" w:rsidRDefault="00FE2FD0" w:rsidP="009A4DF3">
            <w:pPr>
              <w:pStyle w:val="Title"/>
              <w:ind w:left="0"/>
              <w:jc w:val="both"/>
              <w:rPr>
                <w:rFonts w:ascii="Century Gothic" w:hAnsi="Century Gothic"/>
                <w:b w:val="0"/>
                <w:sz w:val="18"/>
                <w:szCs w:val="18"/>
                <w:u w:val="none"/>
              </w:rPr>
            </w:pPr>
          </w:p>
        </w:tc>
      </w:tr>
      <w:tr w:rsidR="005E530E" w:rsidRPr="00912EC7" w14:paraId="3D8390D2" w14:textId="77777777" w:rsidTr="00306729">
        <w:tc>
          <w:tcPr>
            <w:tcW w:w="1575" w:type="dxa"/>
            <w:vMerge/>
          </w:tcPr>
          <w:p w14:paraId="21A98C5B" w14:textId="77777777" w:rsidR="005E530E" w:rsidRPr="00912EC7" w:rsidRDefault="005E530E" w:rsidP="009A4DF3">
            <w:pPr>
              <w:pStyle w:val="Title"/>
              <w:ind w:left="0"/>
              <w:jc w:val="both"/>
              <w:rPr>
                <w:rFonts w:ascii="Century Gothic" w:hAnsi="Century Gothic"/>
                <w:b w:val="0"/>
                <w:sz w:val="18"/>
                <w:szCs w:val="18"/>
                <w:u w:val="none"/>
              </w:rPr>
            </w:pPr>
          </w:p>
        </w:tc>
        <w:tc>
          <w:tcPr>
            <w:tcW w:w="2409" w:type="dxa"/>
          </w:tcPr>
          <w:p w14:paraId="007A4E90" w14:textId="77777777" w:rsidR="005E530E" w:rsidRPr="00912EC7" w:rsidRDefault="005E530E" w:rsidP="009A4DF3">
            <w:pPr>
              <w:pStyle w:val="Title"/>
              <w:ind w:left="0"/>
              <w:jc w:val="both"/>
              <w:rPr>
                <w:rFonts w:ascii="Century Gothic" w:hAnsi="Century Gothic"/>
                <w:b w:val="0"/>
                <w:sz w:val="18"/>
                <w:szCs w:val="18"/>
                <w:u w:val="none"/>
              </w:rPr>
            </w:pPr>
          </w:p>
          <w:p w14:paraId="6F249312" w14:textId="77777777" w:rsidR="00FE2FD0" w:rsidRPr="00912EC7" w:rsidRDefault="00FE2FD0" w:rsidP="009A4DF3">
            <w:pPr>
              <w:pStyle w:val="Title"/>
              <w:ind w:left="0"/>
              <w:jc w:val="both"/>
              <w:rPr>
                <w:rFonts w:ascii="Century Gothic" w:hAnsi="Century Gothic"/>
                <w:b w:val="0"/>
                <w:sz w:val="18"/>
                <w:szCs w:val="18"/>
                <w:u w:val="none"/>
              </w:rPr>
            </w:pPr>
          </w:p>
          <w:p w14:paraId="692B128C" w14:textId="72964D60" w:rsidR="005E530E" w:rsidRPr="00912EC7" w:rsidRDefault="005E530E"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e-Audit</w:t>
            </w:r>
            <w:r w:rsidR="009E4A98" w:rsidRPr="00912EC7">
              <w:rPr>
                <w:rFonts w:ascii="Century Gothic" w:hAnsi="Century Gothic"/>
                <w:b w:val="0"/>
                <w:sz w:val="18"/>
                <w:szCs w:val="18"/>
                <w:u w:val="none"/>
              </w:rPr>
              <w:t>/ Remote Audit</w:t>
            </w:r>
          </w:p>
        </w:tc>
        <w:tc>
          <w:tcPr>
            <w:tcW w:w="5245" w:type="dxa"/>
          </w:tcPr>
          <w:p w14:paraId="347377BA" w14:textId="77777777" w:rsidR="00FE2FD0" w:rsidRPr="00912EC7" w:rsidRDefault="00FE2FD0" w:rsidP="009A4DF3">
            <w:pPr>
              <w:pStyle w:val="Title"/>
              <w:ind w:left="0"/>
              <w:jc w:val="both"/>
              <w:rPr>
                <w:rFonts w:ascii="Century Gothic" w:hAnsi="Century Gothic"/>
                <w:b w:val="0"/>
                <w:sz w:val="18"/>
                <w:szCs w:val="18"/>
                <w:u w:val="none"/>
              </w:rPr>
            </w:pPr>
          </w:p>
          <w:p w14:paraId="4CC4DF81" w14:textId="77777777" w:rsidR="005E530E" w:rsidRPr="00912EC7" w:rsidRDefault="005E530E"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 xml:space="preserve">Unannounced virtual audit for the verification of the FPS module. The Supplier will be required to complete an electronic questionnaire detailing information on policies, practices, </w:t>
            </w:r>
            <w:proofErr w:type="gramStart"/>
            <w:r w:rsidRPr="00912EC7">
              <w:rPr>
                <w:rFonts w:ascii="Century Gothic" w:hAnsi="Century Gothic"/>
                <w:b w:val="0"/>
                <w:sz w:val="18"/>
                <w:szCs w:val="18"/>
                <w:u w:val="none"/>
              </w:rPr>
              <w:t>records</w:t>
            </w:r>
            <w:proofErr w:type="gramEnd"/>
            <w:r w:rsidRPr="00912EC7">
              <w:rPr>
                <w:rFonts w:ascii="Century Gothic" w:hAnsi="Century Gothic"/>
                <w:b w:val="0"/>
                <w:sz w:val="18"/>
                <w:szCs w:val="18"/>
                <w:u w:val="none"/>
              </w:rPr>
              <w:t xml:space="preserve"> and procedures.</w:t>
            </w:r>
          </w:p>
          <w:p w14:paraId="5762C740" w14:textId="77777777" w:rsidR="00415264" w:rsidRPr="00912EC7" w:rsidRDefault="00415264" w:rsidP="009A4DF3">
            <w:pPr>
              <w:pStyle w:val="Title"/>
              <w:ind w:left="0"/>
              <w:jc w:val="both"/>
              <w:rPr>
                <w:rFonts w:ascii="Century Gothic" w:hAnsi="Century Gothic"/>
                <w:b w:val="0"/>
                <w:sz w:val="18"/>
                <w:szCs w:val="18"/>
                <w:u w:val="none"/>
              </w:rPr>
            </w:pPr>
          </w:p>
          <w:p w14:paraId="4BF4B351" w14:textId="56FE53B2" w:rsidR="00415264" w:rsidRPr="00912EC7" w:rsidRDefault="00415264"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 xml:space="preserve">For a remote audit, this will also include a video camera call </w:t>
            </w:r>
            <w:proofErr w:type="gramStart"/>
            <w:r w:rsidRPr="00912EC7">
              <w:rPr>
                <w:rFonts w:ascii="Century Gothic" w:hAnsi="Century Gothic"/>
                <w:b w:val="0"/>
                <w:sz w:val="18"/>
                <w:szCs w:val="18"/>
                <w:u w:val="none"/>
              </w:rPr>
              <w:t>section</w:t>
            </w:r>
            <w:proofErr w:type="gramEnd"/>
            <w:r w:rsidRPr="00912EC7">
              <w:rPr>
                <w:rFonts w:ascii="Century Gothic" w:hAnsi="Century Gothic"/>
                <w:b w:val="0"/>
                <w:sz w:val="18"/>
                <w:szCs w:val="18"/>
                <w:u w:val="none"/>
              </w:rPr>
              <w:t xml:space="preserve"> which the supplier will demonstrate processes and procedures as requested by the auditor.</w:t>
            </w:r>
          </w:p>
          <w:p w14:paraId="37BF35E6" w14:textId="77777777" w:rsidR="00FE2FD0" w:rsidRPr="00912EC7" w:rsidRDefault="00FE2FD0" w:rsidP="009A4DF3">
            <w:pPr>
              <w:pStyle w:val="Title"/>
              <w:ind w:left="0"/>
              <w:jc w:val="both"/>
              <w:rPr>
                <w:rFonts w:ascii="Century Gothic" w:hAnsi="Century Gothic"/>
                <w:b w:val="0"/>
                <w:sz w:val="18"/>
                <w:szCs w:val="18"/>
                <w:u w:val="none"/>
              </w:rPr>
            </w:pPr>
          </w:p>
        </w:tc>
      </w:tr>
      <w:tr w:rsidR="00FE2FD0" w:rsidRPr="00912EC7" w14:paraId="3149F5A7" w14:textId="77777777" w:rsidTr="00306729">
        <w:tc>
          <w:tcPr>
            <w:tcW w:w="1575" w:type="dxa"/>
            <w:vMerge w:val="restart"/>
          </w:tcPr>
          <w:p w14:paraId="7B57A113" w14:textId="77777777" w:rsidR="00FE2FD0" w:rsidRPr="00912EC7" w:rsidRDefault="00FE2FD0" w:rsidP="009A4DF3">
            <w:pPr>
              <w:pStyle w:val="Title"/>
              <w:ind w:left="0"/>
              <w:jc w:val="both"/>
              <w:rPr>
                <w:rFonts w:ascii="Century Gothic" w:hAnsi="Century Gothic"/>
                <w:sz w:val="18"/>
                <w:szCs w:val="18"/>
                <w:u w:val="none"/>
              </w:rPr>
            </w:pPr>
          </w:p>
          <w:p w14:paraId="6BCB5F78" w14:textId="77777777" w:rsidR="00FE2FD0" w:rsidRPr="00912EC7" w:rsidRDefault="00FE2FD0" w:rsidP="009A4DF3">
            <w:pPr>
              <w:pStyle w:val="Title"/>
              <w:ind w:left="0"/>
              <w:jc w:val="both"/>
              <w:rPr>
                <w:rFonts w:ascii="Century Gothic" w:hAnsi="Century Gothic"/>
                <w:sz w:val="18"/>
                <w:szCs w:val="18"/>
                <w:u w:val="none"/>
              </w:rPr>
            </w:pPr>
          </w:p>
          <w:p w14:paraId="741A6B50" w14:textId="77777777" w:rsidR="00FE2FD0" w:rsidRPr="00912EC7" w:rsidRDefault="00FE2FD0" w:rsidP="009A4DF3">
            <w:pPr>
              <w:pStyle w:val="Title"/>
              <w:ind w:left="0"/>
              <w:jc w:val="both"/>
              <w:rPr>
                <w:rFonts w:ascii="Century Gothic" w:hAnsi="Century Gothic"/>
                <w:sz w:val="18"/>
                <w:szCs w:val="18"/>
                <w:u w:val="none"/>
              </w:rPr>
            </w:pPr>
          </w:p>
          <w:p w14:paraId="4761FC28" w14:textId="77777777" w:rsidR="00FE2FD0" w:rsidRPr="00912EC7" w:rsidRDefault="00FE2FD0" w:rsidP="009A4DF3">
            <w:pPr>
              <w:pStyle w:val="Title"/>
              <w:ind w:left="0"/>
              <w:jc w:val="both"/>
              <w:rPr>
                <w:rFonts w:ascii="Century Gothic" w:hAnsi="Century Gothic"/>
                <w:sz w:val="18"/>
                <w:szCs w:val="18"/>
                <w:u w:val="none"/>
              </w:rPr>
            </w:pPr>
          </w:p>
          <w:p w14:paraId="15135516" w14:textId="77777777" w:rsidR="00FE2FD0" w:rsidRPr="00912EC7" w:rsidRDefault="00FE2FD0" w:rsidP="000A6E81">
            <w:pPr>
              <w:pStyle w:val="Title"/>
              <w:ind w:left="0"/>
              <w:jc w:val="left"/>
              <w:rPr>
                <w:rFonts w:ascii="Century Gothic" w:hAnsi="Century Gothic"/>
                <w:sz w:val="18"/>
                <w:szCs w:val="18"/>
                <w:u w:val="none"/>
              </w:rPr>
            </w:pPr>
          </w:p>
          <w:p w14:paraId="21B3FC91" w14:textId="77777777" w:rsidR="00FE2FD0" w:rsidRPr="00912EC7" w:rsidRDefault="00FE2FD0" w:rsidP="000A6E81">
            <w:pPr>
              <w:pStyle w:val="Title"/>
              <w:ind w:left="0"/>
              <w:jc w:val="left"/>
              <w:rPr>
                <w:rFonts w:ascii="Century Gothic" w:hAnsi="Century Gothic"/>
                <w:sz w:val="18"/>
                <w:szCs w:val="18"/>
                <w:u w:val="none"/>
              </w:rPr>
            </w:pPr>
            <w:r w:rsidRPr="00912EC7">
              <w:rPr>
                <w:rFonts w:ascii="Century Gothic" w:hAnsi="Century Gothic"/>
                <w:sz w:val="18"/>
                <w:szCs w:val="18"/>
                <w:u w:val="none"/>
              </w:rPr>
              <w:t>Overview of Audit Standards</w:t>
            </w:r>
          </w:p>
        </w:tc>
        <w:tc>
          <w:tcPr>
            <w:tcW w:w="2409" w:type="dxa"/>
          </w:tcPr>
          <w:p w14:paraId="10ED1CC6" w14:textId="77777777" w:rsidR="00FE2FD0" w:rsidRPr="00912EC7" w:rsidRDefault="00FE2FD0" w:rsidP="009A4DF3">
            <w:pPr>
              <w:pStyle w:val="Title"/>
              <w:ind w:left="0"/>
              <w:jc w:val="both"/>
              <w:rPr>
                <w:rFonts w:ascii="Century Gothic" w:hAnsi="Century Gothic"/>
                <w:b w:val="0"/>
                <w:sz w:val="18"/>
                <w:szCs w:val="18"/>
                <w:u w:val="none"/>
              </w:rPr>
            </w:pPr>
          </w:p>
          <w:p w14:paraId="73758017" w14:textId="77777777" w:rsidR="00FE2FD0" w:rsidRPr="00912EC7" w:rsidRDefault="00FE2FD0" w:rsidP="009A4DF3">
            <w:pPr>
              <w:pStyle w:val="Title"/>
              <w:ind w:left="0"/>
              <w:jc w:val="both"/>
              <w:rPr>
                <w:rFonts w:ascii="Century Gothic" w:hAnsi="Century Gothic"/>
                <w:b w:val="0"/>
                <w:sz w:val="18"/>
                <w:szCs w:val="18"/>
                <w:u w:val="none"/>
              </w:rPr>
            </w:pPr>
          </w:p>
          <w:p w14:paraId="7DBFD9FA" w14:textId="77777777" w:rsidR="00FE2FD0" w:rsidRPr="00912EC7" w:rsidRDefault="00FE2FD0" w:rsidP="009A4DF3">
            <w:pPr>
              <w:pStyle w:val="Title"/>
              <w:ind w:left="0"/>
              <w:jc w:val="both"/>
              <w:rPr>
                <w:rFonts w:ascii="Century Gothic" w:hAnsi="Century Gothic"/>
                <w:b w:val="0"/>
                <w:sz w:val="18"/>
                <w:szCs w:val="18"/>
                <w:u w:val="none"/>
              </w:rPr>
            </w:pPr>
          </w:p>
          <w:p w14:paraId="441A541D" w14:textId="77777777" w:rsidR="00FE2FD0" w:rsidRPr="00912EC7" w:rsidRDefault="00FE2FD0"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FPQ Audit</w:t>
            </w:r>
          </w:p>
        </w:tc>
        <w:tc>
          <w:tcPr>
            <w:tcW w:w="5245" w:type="dxa"/>
          </w:tcPr>
          <w:p w14:paraId="4119C5F6" w14:textId="77777777" w:rsidR="00FE2FD0" w:rsidRPr="00912EC7" w:rsidRDefault="00FE2FD0" w:rsidP="009A4DF3">
            <w:pPr>
              <w:pStyle w:val="Heading1"/>
              <w:numPr>
                <w:ilvl w:val="0"/>
                <w:numId w:val="0"/>
              </w:numPr>
              <w:ind w:left="34"/>
              <w:rPr>
                <w:rFonts w:ascii="Century Gothic" w:hAnsi="Century Gothic"/>
                <w:b w:val="0"/>
                <w:sz w:val="18"/>
                <w:szCs w:val="18"/>
                <w:lang w:val="en-CA"/>
              </w:rPr>
            </w:pPr>
          </w:p>
          <w:p w14:paraId="14CC37A6" w14:textId="77777777" w:rsidR="00FE2FD0" w:rsidRPr="00912EC7" w:rsidRDefault="00FE2FD0" w:rsidP="009A4DF3">
            <w:pPr>
              <w:pStyle w:val="Heading1"/>
              <w:numPr>
                <w:ilvl w:val="0"/>
                <w:numId w:val="0"/>
              </w:numPr>
              <w:ind w:left="34"/>
              <w:rPr>
                <w:rFonts w:ascii="Century Gothic" w:hAnsi="Century Gothic"/>
                <w:b w:val="0"/>
                <w:sz w:val="18"/>
                <w:szCs w:val="18"/>
                <w:lang w:val="en-CA"/>
              </w:rPr>
            </w:pPr>
            <w:r w:rsidRPr="00912EC7">
              <w:rPr>
                <w:rFonts w:ascii="Century Gothic" w:hAnsi="Century Gothic"/>
                <w:b w:val="0"/>
                <w:sz w:val="18"/>
                <w:szCs w:val="18"/>
                <w:lang w:val="en-CA"/>
              </w:rPr>
              <w:t xml:space="preserve">Verifies the policies, </w:t>
            </w:r>
            <w:proofErr w:type="gramStart"/>
            <w:r w:rsidRPr="00912EC7">
              <w:rPr>
                <w:rFonts w:ascii="Century Gothic" w:hAnsi="Century Gothic"/>
                <w:b w:val="0"/>
                <w:sz w:val="18"/>
                <w:szCs w:val="18"/>
                <w:lang w:val="en-CA"/>
              </w:rPr>
              <w:t>practices</w:t>
            </w:r>
            <w:proofErr w:type="gramEnd"/>
            <w:r w:rsidRPr="00912EC7">
              <w:rPr>
                <w:rFonts w:ascii="Century Gothic" w:hAnsi="Century Gothic"/>
                <w:b w:val="0"/>
                <w:sz w:val="18"/>
                <w:szCs w:val="18"/>
                <w:lang w:val="en-CA"/>
              </w:rPr>
              <w:t xml:space="preserve"> and procedures in place to ensure Virgin’s food specifications are met. This may include a verification of the caterin</w:t>
            </w:r>
            <w:r w:rsidR="00D03B6E" w:rsidRPr="00912EC7">
              <w:rPr>
                <w:rFonts w:ascii="Century Gothic" w:hAnsi="Century Gothic"/>
                <w:b w:val="0"/>
                <w:sz w:val="18"/>
                <w:szCs w:val="18"/>
                <w:lang w:val="en-CA"/>
              </w:rPr>
              <w:t xml:space="preserve">g facility’s receiving, storage </w:t>
            </w:r>
            <w:r w:rsidRPr="00912EC7">
              <w:rPr>
                <w:rFonts w:ascii="Century Gothic" w:hAnsi="Century Gothic"/>
                <w:b w:val="0"/>
                <w:sz w:val="18"/>
                <w:szCs w:val="18"/>
                <w:lang w:val="en-CA"/>
              </w:rPr>
              <w:t xml:space="preserve">and inventory controls, </w:t>
            </w:r>
            <w:proofErr w:type="gramStart"/>
            <w:r w:rsidRPr="00912EC7">
              <w:rPr>
                <w:rFonts w:ascii="Century Gothic" w:hAnsi="Century Gothic"/>
                <w:b w:val="0"/>
                <w:sz w:val="18"/>
                <w:szCs w:val="18"/>
                <w:lang w:val="en-CA"/>
              </w:rPr>
              <w:t>recipes</w:t>
            </w:r>
            <w:proofErr w:type="gramEnd"/>
            <w:r w:rsidRPr="00912EC7">
              <w:rPr>
                <w:rFonts w:ascii="Century Gothic" w:hAnsi="Century Gothic"/>
                <w:b w:val="0"/>
                <w:sz w:val="18"/>
                <w:szCs w:val="18"/>
                <w:lang w:val="en-CA"/>
              </w:rPr>
              <w:t xml:space="preserve"> and specifications</w:t>
            </w:r>
            <w:r w:rsidR="00E45DD9" w:rsidRPr="00912EC7">
              <w:rPr>
                <w:rFonts w:ascii="Century Gothic" w:hAnsi="Century Gothic"/>
                <w:b w:val="0"/>
                <w:sz w:val="18"/>
                <w:szCs w:val="18"/>
                <w:lang w:val="en-CA"/>
              </w:rPr>
              <w:t xml:space="preserve">, including Special Meals, </w:t>
            </w:r>
            <w:r w:rsidRPr="00912EC7">
              <w:rPr>
                <w:rFonts w:ascii="Century Gothic" w:hAnsi="Century Gothic"/>
                <w:b w:val="0"/>
                <w:sz w:val="18"/>
                <w:szCs w:val="18"/>
                <w:lang w:val="en-CA"/>
              </w:rPr>
              <w:t>as well as internal quality and food provisioning controls.</w:t>
            </w:r>
          </w:p>
          <w:p w14:paraId="797FA781" w14:textId="77777777" w:rsidR="00FE2FD0" w:rsidRPr="00912EC7" w:rsidRDefault="00FE2FD0" w:rsidP="009A4DF3">
            <w:pPr>
              <w:pStyle w:val="BodyText1"/>
              <w:rPr>
                <w:rFonts w:ascii="Century Gothic" w:hAnsi="Century Gothic"/>
                <w:sz w:val="20"/>
                <w:szCs w:val="18"/>
                <w:lang w:val="en-CA"/>
              </w:rPr>
            </w:pPr>
          </w:p>
        </w:tc>
      </w:tr>
      <w:tr w:rsidR="00FE2FD0" w:rsidRPr="00912EC7" w14:paraId="48E7E708" w14:textId="77777777" w:rsidTr="00306729">
        <w:tc>
          <w:tcPr>
            <w:tcW w:w="1575" w:type="dxa"/>
            <w:vMerge/>
          </w:tcPr>
          <w:p w14:paraId="7D61CFD2" w14:textId="77777777" w:rsidR="00FE2FD0" w:rsidRPr="00912EC7" w:rsidRDefault="00FE2FD0" w:rsidP="009A4DF3">
            <w:pPr>
              <w:pStyle w:val="Title"/>
              <w:ind w:left="0"/>
              <w:jc w:val="both"/>
              <w:rPr>
                <w:rFonts w:ascii="Century Gothic" w:hAnsi="Century Gothic"/>
                <w:sz w:val="18"/>
                <w:szCs w:val="18"/>
                <w:u w:val="none"/>
              </w:rPr>
            </w:pPr>
          </w:p>
        </w:tc>
        <w:tc>
          <w:tcPr>
            <w:tcW w:w="2409" w:type="dxa"/>
          </w:tcPr>
          <w:p w14:paraId="2C6EA86C" w14:textId="77777777" w:rsidR="00FE2FD0" w:rsidRPr="00912EC7" w:rsidRDefault="00FE2FD0" w:rsidP="009A4DF3">
            <w:pPr>
              <w:pStyle w:val="Title"/>
              <w:ind w:left="0"/>
              <w:jc w:val="both"/>
              <w:rPr>
                <w:rFonts w:ascii="Century Gothic" w:hAnsi="Century Gothic"/>
                <w:b w:val="0"/>
                <w:sz w:val="18"/>
                <w:szCs w:val="18"/>
                <w:u w:val="none"/>
              </w:rPr>
            </w:pPr>
          </w:p>
          <w:p w14:paraId="2C3FF7E6" w14:textId="77777777" w:rsidR="00FE2FD0" w:rsidRPr="00912EC7" w:rsidRDefault="00FE2FD0" w:rsidP="009A4DF3">
            <w:pPr>
              <w:pStyle w:val="Title"/>
              <w:ind w:left="0"/>
              <w:jc w:val="both"/>
              <w:rPr>
                <w:rFonts w:ascii="Century Gothic" w:hAnsi="Century Gothic"/>
                <w:b w:val="0"/>
                <w:sz w:val="18"/>
                <w:szCs w:val="18"/>
                <w:u w:val="none"/>
              </w:rPr>
            </w:pPr>
          </w:p>
          <w:p w14:paraId="2D160307" w14:textId="77777777" w:rsidR="00FE2FD0" w:rsidRPr="00912EC7" w:rsidRDefault="00FE2FD0" w:rsidP="009A4DF3">
            <w:pPr>
              <w:pStyle w:val="Title"/>
              <w:ind w:left="0"/>
              <w:jc w:val="both"/>
              <w:rPr>
                <w:rFonts w:ascii="Century Gothic" w:hAnsi="Century Gothic"/>
                <w:b w:val="0"/>
                <w:sz w:val="18"/>
                <w:szCs w:val="18"/>
                <w:u w:val="none"/>
              </w:rPr>
            </w:pPr>
            <w:r w:rsidRPr="00912EC7">
              <w:rPr>
                <w:rFonts w:ascii="Century Gothic" w:hAnsi="Century Gothic"/>
                <w:b w:val="0"/>
                <w:sz w:val="18"/>
                <w:szCs w:val="18"/>
                <w:u w:val="none"/>
              </w:rPr>
              <w:t>FPS Audit</w:t>
            </w:r>
          </w:p>
        </w:tc>
        <w:tc>
          <w:tcPr>
            <w:tcW w:w="5245" w:type="dxa"/>
          </w:tcPr>
          <w:p w14:paraId="407F0087" w14:textId="77777777" w:rsidR="00FE2FD0" w:rsidRPr="00912EC7" w:rsidRDefault="00FE2FD0" w:rsidP="009A4DF3">
            <w:pPr>
              <w:pStyle w:val="Title"/>
              <w:ind w:left="0"/>
              <w:jc w:val="both"/>
              <w:rPr>
                <w:rFonts w:ascii="Century Gothic" w:hAnsi="Century Gothic"/>
                <w:b w:val="0"/>
                <w:sz w:val="18"/>
                <w:szCs w:val="18"/>
                <w:u w:val="none"/>
                <w:lang w:val="en-CA"/>
              </w:rPr>
            </w:pPr>
          </w:p>
          <w:p w14:paraId="634424D7" w14:textId="77777777" w:rsidR="00FE2FD0" w:rsidRPr="00912EC7" w:rsidRDefault="00FE2FD0" w:rsidP="009A4DF3">
            <w:pPr>
              <w:pStyle w:val="Title"/>
              <w:ind w:left="0"/>
              <w:jc w:val="both"/>
              <w:rPr>
                <w:rFonts w:ascii="Century Gothic" w:hAnsi="Century Gothic"/>
                <w:b w:val="0"/>
                <w:sz w:val="18"/>
                <w:szCs w:val="18"/>
                <w:u w:val="none"/>
                <w:lang w:val="en-CA"/>
              </w:rPr>
            </w:pPr>
            <w:r w:rsidRPr="00912EC7">
              <w:rPr>
                <w:rFonts w:ascii="Century Gothic" w:hAnsi="Century Gothic"/>
                <w:b w:val="0"/>
                <w:sz w:val="18"/>
                <w:szCs w:val="18"/>
                <w:u w:val="none"/>
                <w:lang w:val="en-CA"/>
              </w:rPr>
              <w:t xml:space="preserve">Verifies the policies, </w:t>
            </w:r>
            <w:proofErr w:type="gramStart"/>
            <w:r w:rsidRPr="00912EC7">
              <w:rPr>
                <w:rFonts w:ascii="Century Gothic" w:hAnsi="Century Gothic"/>
                <w:b w:val="0"/>
                <w:sz w:val="18"/>
                <w:szCs w:val="18"/>
                <w:u w:val="none"/>
                <w:lang w:val="en-CA"/>
              </w:rPr>
              <w:t>practices</w:t>
            </w:r>
            <w:proofErr w:type="gramEnd"/>
            <w:r w:rsidRPr="00912EC7">
              <w:rPr>
                <w:rFonts w:ascii="Century Gothic" w:hAnsi="Century Gothic"/>
                <w:b w:val="0"/>
                <w:sz w:val="18"/>
                <w:szCs w:val="18"/>
                <w:u w:val="none"/>
                <w:lang w:val="en-CA"/>
              </w:rPr>
              <w:t xml:space="preserve"> and procedures in place to ensure food is received, stored, prepared and dispatched following international food safety guidelines and best practices.</w:t>
            </w:r>
          </w:p>
          <w:p w14:paraId="4846383A" w14:textId="77777777" w:rsidR="00FE2FD0" w:rsidRPr="00912EC7" w:rsidRDefault="00FE2FD0" w:rsidP="009A4DF3">
            <w:pPr>
              <w:pStyle w:val="Title"/>
              <w:ind w:left="0"/>
              <w:jc w:val="both"/>
              <w:rPr>
                <w:rFonts w:ascii="Century Gothic" w:hAnsi="Century Gothic"/>
                <w:b w:val="0"/>
                <w:sz w:val="18"/>
                <w:szCs w:val="18"/>
                <w:u w:val="none"/>
              </w:rPr>
            </w:pPr>
          </w:p>
        </w:tc>
      </w:tr>
    </w:tbl>
    <w:p w14:paraId="55DEE15F" w14:textId="77777777" w:rsidR="003A5CA9" w:rsidRPr="00912EC7" w:rsidRDefault="003A5CA9" w:rsidP="009A4DF3">
      <w:pPr>
        <w:pStyle w:val="Title"/>
        <w:jc w:val="both"/>
        <w:rPr>
          <w:rFonts w:ascii="Century Gothic" w:hAnsi="Century Gothic"/>
          <w:sz w:val="20"/>
          <w:szCs w:val="14"/>
        </w:rPr>
      </w:pPr>
    </w:p>
    <w:p w14:paraId="6278EE19" w14:textId="77777777" w:rsidR="003A5CA9" w:rsidRPr="00912EC7" w:rsidRDefault="003A5CA9" w:rsidP="009A4DF3">
      <w:pPr>
        <w:pStyle w:val="Title"/>
        <w:jc w:val="both"/>
        <w:rPr>
          <w:rFonts w:ascii="Century Gothic" w:hAnsi="Century Gothic"/>
          <w:sz w:val="20"/>
          <w:szCs w:val="14"/>
        </w:rPr>
      </w:pPr>
    </w:p>
    <w:p w14:paraId="54532732" w14:textId="77777777" w:rsidR="003A5CA9" w:rsidRPr="00912EC7" w:rsidRDefault="003A5CA9" w:rsidP="009A4DF3">
      <w:pPr>
        <w:pStyle w:val="Title"/>
        <w:jc w:val="both"/>
        <w:rPr>
          <w:rFonts w:ascii="Century Gothic" w:hAnsi="Century Gothic"/>
          <w:sz w:val="20"/>
          <w:szCs w:val="14"/>
        </w:rPr>
      </w:pPr>
    </w:p>
    <w:p w14:paraId="15139B82" w14:textId="77777777" w:rsidR="003A5CA9" w:rsidRPr="00912EC7" w:rsidRDefault="003A5CA9" w:rsidP="009A4DF3">
      <w:pPr>
        <w:pStyle w:val="Title"/>
        <w:jc w:val="both"/>
        <w:rPr>
          <w:rFonts w:ascii="Century Gothic" w:hAnsi="Century Gothic"/>
          <w:sz w:val="20"/>
          <w:szCs w:val="14"/>
        </w:rPr>
        <w:sectPr w:rsidR="003A5CA9" w:rsidRPr="00912EC7" w:rsidSect="00400631">
          <w:pgSz w:w="11900" w:h="16840"/>
          <w:pgMar w:top="1432" w:right="1440" w:bottom="1230" w:left="1440" w:header="720" w:footer="720" w:gutter="0"/>
          <w:cols w:space="720" w:equalWidth="0">
            <w:col w:w="9020"/>
          </w:cols>
          <w:noEndnote/>
        </w:sectPr>
      </w:pPr>
    </w:p>
    <w:p w14:paraId="2C4184BF" w14:textId="04536584" w:rsidR="009E7C03" w:rsidRPr="00912EC7" w:rsidRDefault="009E7C03" w:rsidP="009E7C03">
      <w:pPr>
        <w:pStyle w:val="Title"/>
        <w:ind w:left="0"/>
        <w:rPr>
          <w:rFonts w:ascii="Century Gothic" w:hAnsi="Century Gothic"/>
          <w:sz w:val="20"/>
          <w:szCs w:val="14"/>
        </w:rPr>
      </w:pPr>
      <w:r w:rsidRPr="00912EC7">
        <w:rPr>
          <w:rFonts w:ascii="Century Gothic" w:hAnsi="Century Gothic"/>
          <w:sz w:val="20"/>
          <w:szCs w:val="14"/>
        </w:rPr>
        <w:lastRenderedPageBreak/>
        <w:t>SCHEDULE 1</w:t>
      </w:r>
      <w:r w:rsidR="003E7159">
        <w:rPr>
          <w:rFonts w:ascii="Century Gothic" w:hAnsi="Century Gothic"/>
          <w:sz w:val="20"/>
          <w:szCs w:val="14"/>
        </w:rPr>
        <w:t>6</w:t>
      </w:r>
    </w:p>
    <w:p w14:paraId="688E67E7" w14:textId="77777777" w:rsidR="009E7C03" w:rsidRPr="00912EC7" w:rsidRDefault="009E7C03" w:rsidP="009E7C03">
      <w:pPr>
        <w:jc w:val="center"/>
        <w:rPr>
          <w:rFonts w:ascii="Century Gothic" w:hAnsi="Century Gothic" w:cs="FoundryMonoline-Medium"/>
          <w:b/>
          <w:bCs/>
          <w:color w:val="000000"/>
          <w:sz w:val="20"/>
        </w:rPr>
      </w:pPr>
    </w:p>
    <w:p w14:paraId="3A3504ED" w14:textId="5E3DC0E3" w:rsidR="009E7C03" w:rsidRPr="00912EC7" w:rsidRDefault="4086B0F1" w:rsidP="009E7C03">
      <w:pPr>
        <w:pStyle w:val="Subtitle"/>
        <w:rPr>
          <w:rFonts w:ascii="Century Gothic" w:hAnsi="Century Gothic"/>
          <w:sz w:val="20"/>
          <w:szCs w:val="20"/>
        </w:rPr>
      </w:pPr>
      <w:r w:rsidRPr="00912EC7">
        <w:rPr>
          <w:rFonts w:ascii="Century Gothic" w:hAnsi="Century Gothic"/>
          <w:sz w:val="20"/>
          <w:szCs w:val="20"/>
        </w:rPr>
        <w:t xml:space="preserve">Safety &amp; Security </w:t>
      </w:r>
      <w:r w:rsidR="009E7C03" w:rsidRPr="00912EC7">
        <w:rPr>
          <w:rFonts w:ascii="Century Gothic" w:hAnsi="Century Gothic"/>
          <w:sz w:val="20"/>
          <w:szCs w:val="20"/>
        </w:rPr>
        <w:t>Compliance</w:t>
      </w:r>
    </w:p>
    <w:p w14:paraId="7AEE6F55" w14:textId="77777777" w:rsidR="009E7C03" w:rsidRPr="00912EC7" w:rsidRDefault="009E7C03" w:rsidP="009E7C03">
      <w:pPr>
        <w:pStyle w:val="Subtitle"/>
        <w:jc w:val="both"/>
        <w:rPr>
          <w:rFonts w:ascii="Century Gothic" w:hAnsi="Century Gothic"/>
          <w:sz w:val="20"/>
          <w:szCs w:val="20"/>
        </w:rPr>
      </w:pPr>
    </w:p>
    <w:p w14:paraId="247D1D58" w14:textId="05787320" w:rsidR="009E7C03" w:rsidRPr="00E00086" w:rsidRDefault="009E7C03" w:rsidP="009A418A">
      <w:pPr>
        <w:pStyle w:val="Heading1"/>
        <w:numPr>
          <w:ilvl w:val="6"/>
          <w:numId w:val="198"/>
        </w:numPr>
        <w:rPr>
          <w:rFonts w:ascii="Century Gothic" w:hAnsi="Century Gothic"/>
          <w:sz w:val="20"/>
          <w:u w:val="single"/>
        </w:rPr>
      </w:pPr>
      <w:r w:rsidRPr="00E00086">
        <w:rPr>
          <w:rFonts w:ascii="Century Gothic" w:hAnsi="Century Gothic"/>
          <w:sz w:val="20"/>
          <w:u w:val="single"/>
        </w:rPr>
        <w:t>Introduction</w:t>
      </w:r>
    </w:p>
    <w:p w14:paraId="12B578B5" w14:textId="77777777" w:rsidR="00ED7740" w:rsidRPr="00ED7740" w:rsidRDefault="00ED7740" w:rsidP="00ED7740">
      <w:pPr>
        <w:pStyle w:val="BodyText1"/>
      </w:pPr>
    </w:p>
    <w:p w14:paraId="290BFB16" w14:textId="03F1C791" w:rsidR="00957335" w:rsidRPr="00E2626D" w:rsidRDefault="003934FF" w:rsidP="009A418A">
      <w:pPr>
        <w:pStyle w:val="Heading2"/>
        <w:numPr>
          <w:ilvl w:val="6"/>
          <w:numId w:val="206"/>
        </w:numPr>
        <w:rPr>
          <w:rStyle w:val="eop"/>
          <w:rFonts w:ascii="Century Gothic" w:hAnsi="Century Gothic" w:cs="Arial"/>
        </w:rPr>
      </w:pPr>
      <w:r w:rsidRPr="00E2626D">
        <w:rPr>
          <w:rStyle w:val="normaltextrun"/>
          <w:rFonts w:ascii="Century Gothic" w:hAnsi="Century Gothic" w:cs="Arial"/>
        </w:rPr>
        <w:t xml:space="preserve">Virgin and the Supplier commit to operating an open and honest safety and security reporting culture where people feel confident providing essential safety and security related information. All parties should feel comfortable reporting their own concerns, genuine errors, near misses or those of others. Both parties shall encourage their people to be honest and vigilant and if mistakes are made, will commit to treating people fairly and with integrity so that the parties can learn from incidents. By working </w:t>
      </w:r>
      <w:proofErr w:type="gramStart"/>
      <w:r w:rsidRPr="00E2626D">
        <w:rPr>
          <w:rStyle w:val="normaltextrun"/>
          <w:rFonts w:ascii="Century Gothic" w:hAnsi="Century Gothic" w:cs="Arial"/>
        </w:rPr>
        <w:t>together</w:t>
      </w:r>
      <w:proofErr w:type="gramEnd"/>
      <w:r w:rsidRPr="00E2626D">
        <w:rPr>
          <w:rStyle w:val="normaltextrun"/>
          <w:rFonts w:ascii="Century Gothic" w:hAnsi="Century Gothic" w:cs="Arial"/>
        </w:rPr>
        <w:t xml:space="preserve"> we will continue to strengthen our safety and security reporting culture. </w:t>
      </w:r>
      <w:r w:rsidRPr="00E2626D">
        <w:rPr>
          <w:rStyle w:val="eop"/>
          <w:rFonts w:ascii="Century Gothic" w:hAnsi="Century Gothic" w:cs="Arial"/>
        </w:rPr>
        <w:t> </w:t>
      </w:r>
    </w:p>
    <w:p w14:paraId="1D3B0D35" w14:textId="77777777" w:rsidR="00957335" w:rsidRPr="00957335" w:rsidRDefault="00957335" w:rsidP="00957335">
      <w:pPr>
        <w:pStyle w:val="BodyText2"/>
      </w:pPr>
    </w:p>
    <w:p w14:paraId="40D02BF2" w14:textId="6A2D1B1D" w:rsidR="004E4F01" w:rsidRPr="004E4F01" w:rsidRDefault="00CA0A67" w:rsidP="009A418A">
      <w:pPr>
        <w:pStyle w:val="Heading2"/>
        <w:numPr>
          <w:ilvl w:val="6"/>
          <w:numId w:val="206"/>
        </w:numPr>
        <w:rPr>
          <w:rStyle w:val="eop"/>
        </w:rPr>
      </w:pPr>
      <w:r w:rsidRPr="00957335">
        <w:rPr>
          <w:rStyle w:val="normaltextrun"/>
          <w:rFonts w:ascii="Century Gothic" w:hAnsi="Century Gothic" w:cs="Arial"/>
        </w:rPr>
        <w:t xml:space="preserve">This Schedule details the requirements of the Supplier to ensure compliance to Virgin's Inflight Catering Security Requirements (which may change from time to time) or any applicable national and local regulations and IATA standards safety and security requirements, regulations, </w:t>
      </w:r>
      <w:proofErr w:type="gramStart"/>
      <w:r w:rsidRPr="00957335">
        <w:rPr>
          <w:rStyle w:val="normaltextrun"/>
          <w:rFonts w:ascii="Century Gothic" w:hAnsi="Century Gothic" w:cs="Arial"/>
        </w:rPr>
        <w:t>policies</w:t>
      </w:r>
      <w:proofErr w:type="gramEnd"/>
      <w:r w:rsidRPr="00957335">
        <w:rPr>
          <w:rStyle w:val="normaltextrun"/>
          <w:rFonts w:ascii="Century Gothic" w:hAnsi="Century Gothic" w:cs="Arial"/>
        </w:rPr>
        <w:t xml:space="preserve"> and standards. A copy of Virgin’s Inflight Catering Security Local Instruction Manual is available on </w:t>
      </w:r>
      <w:proofErr w:type="spellStart"/>
      <w:r w:rsidRPr="00957335">
        <w:rPr>
          <w:rStyle w:val="normaltextrun"/>
          <w:rFonts w:ascii="Century Gothic" w:hAnsi="Century Gothic" w:cs="Arial"/>
        </w:rPr>
        <w:t>Promeus</w:t>
      </w:r>
      <w:proofErr w:type="spellEnd"/>
      <w:r w:rsidRPr="00957335">
        <w:rPr>
          <w:rStyle w:val="normaltextrun"/>
          <w:rFonts w:ascii="Century Gothic" w:hAnsi="Century Gothic" w:cs="Arial"/>
        </w:rPr>
        <w:t>.</w:t>
      </w:r>
      <w:r w:rsidRPr="00957335">
        <w:rPr>
          <w:rStyle w:val="eop"/>
          <w:rFonts w:ascii="Century Gothic" w:hAnsi="Century Gothic" w:cs="Arial"/>
        </w:rPr>
        <w:t> </w:t>
      </w:r>
    </w:p>
    <w:p w14:paraId="3317A4D3" w14:textId="77777777" w:rsidR="004E4F01" w:rsidRPr="004E4F01" w:rsidRDefault="004E4F01" w:rsidP="004E4F01">
      <w:pPr>
        <w:pStyle w:val="Heading2"/>
        <w:numPr>
          <w:ilvl w:val="0"/>
          <w:numId w:val="0"/>
        </w:numPr>
        <w:ind w:left="1430"/>
        <w:rPr>
          <w:rStyle w:val="eop"/>
        </w:rPr>
      </w:pPr>
    </w:p>
    <w:p w14:paraId="2BFFD266" w14:textId="40958A30" w:rsidR="00000AE6" w:rsidRPr="00000AE6" w:rsidRDefault="004E4F01" w:rsidP="009A418A">
      <w:pPr>
        <w:pStyle w:val="Heading2"/>
        <w:numPr>
          <w:ilvl w:val="6"/>
          <w:numId w:val="206"/>
        </w:numPr>
        <w:textAlignment w:val="baseline"/>
        <w:rPr>
          <w:rStyle w:val="eop"/>
          <w:rFonts w:ascii="Century Gothic" w:hAnsi="Century Gothic" w:cs="Segoe UI"/>
          <w:sz w:val="18"/>
          <w:szCs w:val="18"/>
        </w:rPr>
      </w:pPr>
      <w:r w:rsidRPr="004E4F01">
        <w:rPr>
          <w:rStyle w:val="normaltextrun"/>
          <w:rFonts w:ascii="Century Gothic" w:hAnsi="Century Gothic" w:cs="Arial"/>
        </w:rPr>
        <w:t>The Supplier shall monitor and keep Virgin informed in writing of any changes in any of the applicable and relevant health, safety and security regulations which may impact Virgin Services and shall provide Virgin with timely details of measures and changes it proposes to make to comply with any such changes wherever necessary. Any such proposal shall be designed to eliminate any potential operational disruption associated with any such change. </w:t>
      </w:r>
      <w:r w:rsidRPr="004E4F01">
        <w:rPr>
          <w:rStyle w:val="eop"/>
          <w:rFonts w:ascii="Century Gothic" w:hAnsi="Century Gothic" w:cs="Arial"/>
        </w:rPr>
        <w:t> </w:t>
      </w:r>
    </w:p>
    <w:p w14:paraId="348B7C8D" w14:textId="77777777" w:rsidR="00000AE6" w:rsidRPr="00000AE6" w:rsidRDefault="00000AE6" w:rsidP="00000AE6">
      <w:pPr>
        <w:pStyle w:val="Heading2"/>
        <w:numPr>
          <w:ilvl w:val="0"/>
          <w:numId w:val="0"/>
        </w:numPr>
        <w:ind w:left="1430"/>
        <w:textAlignment w:val="baseline"/>
        <w:rPr>
          <w:rStyle w:val="eop"/>
          <w:rFonts w:ascii="Century Gothic" w:hAnsi="Century Gothic" w:cs="Segoe UI"/>
          <w:sz w:val="18"/>
          <w:szCs w:val="18"/>
        </w:rPr>
      </w:pPr>
    </w:p>
    <w:p w14:paraId="376B7174" w14:textId="6C69E56E" w:rsidR="004E4F01" w:rsidRPr="00000AE6" w:rsidRDefault="004E4F01" w:rsidP="009A418A">
      <w:pPr>
        <w:pStyle w:val="Heading2"/>
        <w:numPr>
          <w:ilvl w:val="6"/>
          <w:numId w:val="206"/>
        </w:numPr>
        <w:textAlignment w:val="baseline"/>
        <w:rPr>
          <w:rFonts w:ascii="Century Gothic" w:hAnsi="Century Gothic" w:cs="Segoe UI"/>
          <w:sz w:val="18"/>
          <w:szCs w:val="18"/>
        </w:rPr>
      </w:pPr>
      <w:r w:rsidRPr="00000AE6">
        <w:rPr>
          <w:rStyle w:val="normaltextrun"/>
          <w:rFonts w:ascii="Century Gothic" w:hAnsi="Century Gothic" w:cs="Arial"/>
        </w:rPr>
        <w:t xml:space="preserve">Both parties shall take full ownership and responsibility for the application of any directive, by any competent authority, related to Health, Safety, Security and Resilience and will ensure that the other Party is made aware of these and </w:t>
      </w:r>
      <w:proofErr w:type="gramStart"/>
      <w:r w:rsidRPr="00000AE6">
        <w:rPr>
          <w:rStyle w:val="normaltextrun"/>
          <w:rFonts w:ascii="Century Gothic" w:hAnsi="Century Gothic" w:cs="Arial"/>
        </w:rPr>
        <w:t>is compliant with them at all times</w:t>
      </w:r>
      <w:proofErr w:type="gramEnd"/>
      <w:r w:rsidRPr="00000AE6">
        <w:rPr>
          <w:rStyle w:val="normaltextrun"/>
          <w:rFonts w:ascii="Century Gothic" w:hAnsi="Century Gothic" w:cs="Arial"/>
        </w:rPr>
        <w:t>. Any relevant documents will be exchanged on a reciprocal basis as agreed. </w:t>
      </w:r>
      <w:r w:rsidRPr="00000AE6">
        <w:rPr>
          <w:rStyle w:val="eop"/>
          <w:rFonts w:ascii="Century Gothic" w:hAnsi="Century Gothic" w:cs="Arial"/>
        </w:rPr>
        <w:t> </w:t>
      </w:r>
    </w:p>
    <w:p w14:paraId="0DE741D1" w14:textId="77777777" w:rsidR="009E7C03" w:rsidRPr="00912EC7" w:rsidRDefault="009E7C03" w:rsidP="009E7C03">
      <w:pPr>
        <w:pStyle w:val="BodyText2"/>
        <w:ind w:left="0"/>
        <w:rPr>
          <w:rFonts w:ascii="Century Gothic" w:hAnsi="Century Gothic"/>
          <w:sz w:val="20"/>
        </w:rPr>
      </w:pPr>
    </w:p>
    <w:p w14:paraId="264D67C4" w14:textId="689FE435" w:rsidR="009E7C03" w:rsidRPr="00E00086" w:rsidRDefault="009E7C03" w:rsidP="009A418A">
      <w:pPr>
        <w:pStyle w:val="Heading1"/>
        <w:numPr>
          <w:ilvl w:val="6"/>
          <w:numId w:val="198"/>
        </w:numPr>
        <w:rPr>
          <w:rFonts w:ascii="Century Gothic" w:hAnsi="Century Gothic"/>
          <w:sz w:val="20"/>
          <w:u w:val="single"/>
        </w:rPr>
      </w:pPr>
      <w:r w:rsidRPr="00E00086">
        <w:rPr>
          <w:rFonts w:ascii="Century Gothic" w:hAnsi="Century Gothic"/>
          <w:sz w:val="20"/>
          <w:u w:val="single"/>
        </w:rPr>
        <w:t>Regulations and Guidelines</w:t>
      </w:r>
    </w:p>
    <w:p w14:paraId="0DB52ABB" w14:textId="77777777" w:rsidR="00ED7740" w:rsidRPr="00ED7740" w:rsidRDefault="00ED7740" w:rsidP="00ED7740">
      <w:pPr>
        <w:pStyle w:val="BodyText1"/>
      </w:pPr>
    </w:p>
    <w:p w14:paraId="7606190B" w14:textId="4852C437" w:rsidR="0018227A" w:rsidRDefault="009E7C03" w:rsidP="009A418A">
      <w:pPr>
        <w:pStyle w:val="Heading2"/>
        <w:numPr>
          <w:ilvl w:val="6"/>
          <w:numId w:val="207"/>
        </w:numPr>
        <w:textAlignment w:val="baseline"/>
        <w:rPr>
          <w:rStyle w:val="eop"/>
          <w:rFonts w:ascii="Century Gothic" w:hAnsi="Century Gothic" w:cs="Arial"/>
        </w:rPr>
      </w:pPr>
      <w:r w:rsidRPr="00CB3E45">
        <w:t xml:space="preserve">The </w:t>
      </w:r>
      <w:r w:rsidR="00D15379" w:rsidRPr="0018227A">
        <w:rPr>
          <w:rStyle w:val="normaltextrun"/>
          <w:rFonts w:ascii="Century Gothic" w:hAnsi="Century Gothic" w:cs="Arial"/>
        </w:rPr>
        <w:t xml:space="preserve">Supplier shall be compliant with all DFT/CAA standards, Transportation Security Administration (TSA) standards, IATA standards and national and local rules, regulations, </w:t>
      </w:r>
      <w:proofErr w:type="gramStart"/>
      <w:r w:rsidR="00D15379" w:rsidRPr="0018227A">
        <w:rPr>
          <w:rStyle w:val="normaltextrun"/>
          <w:rFonts w:ascii="Century Gothic" w:hAnsi="Century Gothic" w:cs="Arial"/>
        </w:rPr>
        <w:t>guidelines</w:t>
      </w:r>
      <w:proofErr w:type="gramEnd"/>
      <w:r w:rsidR="00D15379" w:rsidRPr="0018227A">
        <w:rPr>
          <w:rStyle w:val="normaltextrun"/>
          <w:rFonts w:ascii="Century Gothic" w:hAnsi="Century Gothic" w:cs="Arial"/>
        </w:rPr>
        <w:t xml:space="preserve"> and standards covering the commercial airline industry. The Supplier shall ensure its policies relating to ramp operations and aircraft handling are in line with the IATA Ground Operations Manual (IGOM)</w:t>
      </w:r>
      <w:r w:rsidR="0018227A" w:rsidRPr="0018227A">
        <w:rPr>
          <w:rStyle w:val="eop"/>
          <w:rFonts w:ascii="Century Gothic" w:hAnsi="Century Gothic" w:cs="Arial"/>
        </w:rPr>
        <w:t>.</w:t>
      </w:r>
    </w:p>
    <w:p w14:paraId="68E88827" w14:textId="77777777" w:rsidR="0018227A" w:rsidRDefault="0018227A" w:rsidP="0018227A">
      <w:pPr>
        <w:pStyle w:val="Heading2"/>
        <w:numPr>
          <w:ilvl w:val="0"/>
          <w:numId w:val="0"/>
        </w:numPr>
        <w:ind w:left="1290"/>
        <w:textAlignment w:val="baseline"/>
        <w:rPr>
          <w:rStyle w:val="eop"/>
          <w:rFonts w:ascii="Century Gothic" w:hAnsi="Century Gothic" w:cs="Arial"/>
        </w:rPr>
      </w:pPr>
    </w:p>
    <w:p w14:paraId="566E51CA" w14:textId="7D3AAD4C" w:rsidR="0018227A" w:rsidRDefault="00D15379" w:rsidP="009A418A">
      <w:pPr>
        <w:pStyle w:val="Heading2"/>
        <w:numPr>
          <w:ilvl w:val="6"/>
          <w:numId w:val="207"/>
        </w:numPr>
        <w:textAlignment w:val="baseline"/>
        <w:rPr>
          <w:rStyle w:val="eop"/>
          <w:rFonts w:ascii="Century Gothic" w:hAnsi="Century Gothic" w:cs="Arial"/>
        </w:rPr>
      </w:pPr>
      <w:r w:rsidRPr="0018227A">
        <w:rPr>
          <w:rStyle w:val="normaltextrun"/>
          <w:rFonts w:ascii="Century Gothic" w:hAnsi="Century Gothic" w:cs="Arial"/>
        </w:rPr>
        <w:t xml:space="preserve">The Supplier shall be compliant with all Virgin standards relating to Security and Safety as outlined in the Virgin Catering Security Local Instruction Manual, Virgin Airport Operations Manual and Virgin IFS Procedures Manual that are provided in writing to Supplier prior to commencement of services. For the avoidance of doubt, these standards are uploaded and maintained on </w:t>
      </w:r>
      <w:proofErr w:type="spellStart"/>
      <w:r w:rsidRPr="0018227A">
        <w:rPr>
          <w:rStyle w:val="normaltextrun"/>
          <w:rFonts w:ascii="Century Gothic" w:hAnsi="Century Gothic" w:cs="Arial"/>
        </w:rPr>
        <w:t>Promeus</w:t>
      </w:r>
      <w:proofErr w:type="spellEnd"/>
      <w:r w:rsidRPr="0018227A">
        <w:rPr>
          <w:rStyle w:val="normaltextrun"/>
          <w:rFonts w:ascii="Century Gothic" w:hAnsi="Century Gothic" w:cs="Arial"/>
        </w:rPr>
        <w:t xml:space="preserve"> Document Management. All standards shall be reviewed, understood, and implemented before commencement of services and standards shall be </w:t>
      </w:r>
      <w:proofErr w:type="gramStart"/>
      <w:r w:rsidRPr="0018227A">
        <w:rPr>
          <w:rStyle w:val="normaltextrun"/>
          <w:rFonts w:ascii="Century Gothic" w:hAnsi="Century Gothic" w:cs="Arial"/>
        </w:rPr>
        <w:t>maintained at all times</w:t>
      </w:r>
      <w:proofErr w:type="gramEnd"/>
      <w:r w:rsidRPr="0018227A">
        <w:rPr>
          <w:rStyle w:val="normaltextrun"/>
          <w:rFonts w:ascii="Century Gothic" w:hAnsi="Century Gothic" w:cs="Arial"/>
        </w:rPr>
        <w:t>.</w:t>
      </w:r>
      <w:r w:rsidRPr="0018227A">
        <w:rPr>
          <w:rStyle w:val="eop"/>
          <w:rFonts w:ascii="Century Gothic" w:hAnsi="Century Gothic" w:cs="Arial"/>
        </w:rPr>
        <w:t> </w:t>
      </w:r>
    </w:p>
    <w:p w14:paraId="5137A701" w14:textId="77777777" w:rsidR="0018227A" w:rsidRDefault="0018227A" w:rsidP="0018227A">
      <w:pPr>
        <w:pStyle w:val="Heading2"/>
        <w:numPr>
          <w:ilvl w:val="0"/>
          <w:numId w:val="0"/>
        </w:numPr>
        <w:ind w:left="1290"/>
        <w:textAlignment w:val="baseline"/>
        <w:rPr>
          <w:rStyle w:val="eop"/>
          <w:rFonts w:ascii="Century Gothic" w:hAnsi="Century Gothic" w:cs="Arial"/>
        </w:rPr>
      </w:pPr>
    </w:p>
    <w:p w14:paraId="2C2D8B7D" w14:textId="53892489" w:rsidR="00D15379" w:rsidRPr="0018227A" w:rsidRDefault="00D15379" w:rsidP="009A418A">
      <w:pPr>
        <w:pStyle w:val="Heading2"/>
        <w:numPr>
          <w:ilvl w:val="6"/>
          <w:numId w:val="207"/>
        </w:numPr>
        <w:textAlignment w:val="baseline"/>
        <w:rPr>
          <w:rStyle w:val="eop"/>
          <w:rFonts w:ascii="Century Gothic" w:hAnsi="Century Gothic" w:cs="Arial"/>
        </w:rPr>
      </w:pPr>
      <w:r w:rsidRPr="0018227A">
        <w:rPr>
          <w:rStyle w:val="normaltextrun"/>
          <w:rFonts w:ascii="Century Gothic" w:hAnsi="Century Gothic" w:cs="Arial"/>
        </w:rPr>
        <w:t xml:space="preserve">The Supplier shall comply with the following industry standards, including but not limited, to Transportation Security Administration (TSA), IATA, IATA Airport Handling Manual (for recommended practise and requirements for ramp safety), IATA IOSA, EU-OPS (EU Commission Regulations (EC) No 8/2008 of December 11 2007, EASA Part 145, 147, 66 &amp; 21 as and when applied, IATA Dangerous Goods Requirements, as well as be compliant with </w:t>
      </w:r>
      <w:r w:rsidR="00ED7740">
        <w:rPr>
          <w:rStyle w:val="normaltextrun"/>
          <w:rFonts w:ascii="Century Gothic" w:hAnsi="Century Gothic" w:cs="Arial"/>
        </w:rPr>
        <w:t>UK,</w:t>
      </w:r>
      <w:r w:rsidRPr="00ED7740">
        <w:rPr>
          <w:rStyle w:val="normaltextrun"/>
          <w:rFonts w:ascii="Century Gothic" w:hAnsi="Century Gothic" w:cs="Arial"/>
        </w:rPr>
        <w:t xml:space="preserve"> European and international laws.</w:t>
      </w:r>
      <w:r w:rsidRPr="0018227A">
        <w:rPr>
          <w:rStyle w:val="eop"/>
          <w:rFonts w:ascii="Century Gothic" w:hAnsi="Century Gothic" w:cs="Arial"/>
        </w:rPr>
        <w:t> </w:t>
      </w:r>
    </w:p>
    <w:p w14:paraId="5AB82A04" w14:textId="77777777" w:rsidR="00845C7C" w:rsidRDefault="00845C7C" w:rsidP="00B83C9B">
      <w:pPr>
        <w:pStyle w:val="Heading2"/>
        <w:numPr>
          <w:ilvl w:val="0"/>
          <w:numId w:val="0"/>
        </w:numPr>
        <w:ind w:left="1430"/>
        <w:rPr>
          <w:rFonts w:ascii="Century Gothic" w:hAnsi="Century Gothic" w:cs="FoundryMonoline-Medium"/>
          <w:b/>
          <w:bCs/>
          <w:color w:val="000000"/>
        </w:rPr>
      </w:pPr>
    </w:p>
    <w:p w14:paraId="79AA01BF" w14:textId="77777777" w:rsidR="00845C7C" w:rsidRDefault="00845C7C" w:rsidP="00845C7C">
      <w:pPr>
        <w:pStyle w:val="BodyText2"/>
      </w:pPr>
    </w:p>
    <w:p w14:paraId="20B00D01" w14:textId="77777777" w:rsidR="00B83C9B" w:rsidRPr="00B83C9B" w:rsidRDefault="00B83C9B" w:rsidP="00B83C9B">
      <w:pPr>
        <w:spacing w:after="160" w:line="259" w:lineRule="auto"/>
        <w:ind w:left="720"/>
        <w:contextualSpacing/>
        <w:jc w:val="left"/>
        <w:rPr>
          <w:rFonts w:ascii="Century Gothic" w:eastAsia="Calibri" w:hAnsi="Century Gothic" w:cs="Arial"/>
          <w:kern w:val="2"/>
          <w:sz w:val="20"/>
          <w14:ligatures w14:val="standardContextual"/>
        </w:rPr>
      </w:pPr>
    </w:p>
    <w:p w14:paraId="2638266B" w14:textId="027A6F34" w:rsidR="001F501D" w:rsidRPr="00E00086" w:rsidRDefault="00B83C9B" w:rsidP="009A418A">
      <w:pPr>
        <w:numPr>
          <w:ilvl w:val="0"/>
          <w:numId w:val="204"/>
        </w:numPr>
        <w:spacing w:after="160" w:line="259" w:lineRule="auto"/>
        <w:jc w:val="left"/>
        <w:textAlignment w:val="baseline"/>
        <w:rPr>
          <w:rFonts w:ascii="Century Gothic" w:hAnsi="Century Gothic" w:cs="Arial"/>
          <w:b/>
          <w:bCs/>
          <w:sz w:val="20"/>
          <w:u w:val="single"/>
          <w:lang w:eastAsia="en-GB"/>
        </w:rPr>
      </w:pPr>
      <w:r w:rsidRPr="00B83C9B">
        <w:rPr>
          <w:rFonts w:ascii="Century Gothic" w:hAnsi="Century Gothic" w:cs="Arial"/>
          <w:sz w:val="20"/>
          <w:u w:val="single"/>
          <w:lang w:eastAsia="en-GB"/>
        </w:rPr>
        <w:lastRenderedPageBreak/>
        <w:t> </w:t>
      </w:r>
      <w:r w:rsidRPr="00B83C9B">
        <w:rPr>
          <w:rFonts w:ascii="Century Gothic" w:hAnsi="Century Gothic" w:cs="Arial"/>
          <w:b/>
          <w:bCs/>
          <w:sz w:val="20"/>
          <w:u w:val="single"/>
          <w:lang w:eastAsia="en-GB"/>
        </w:rPr>
        <w:t>US Specific Security Requirements </w:t>
      </w:r>
    </w:p>
    <w:p w14:paraId="10C3D872" w14:textId="183FE707" w:rsidR="00B83C9B" w:rsidRPr="001F501D" w:rsidRDefault="00B83C9B" w:rsidP="009A418A">
      <w:pPr>
        <w:pStyle w:val="Heading2"/>
        <w:numPr>
          <w:ilvl w:val="0"/>
          <w:numId w:val="205"/>
        </w:numPr>
        <w:spacing w:after="160" w:line="259" w:lineRule="auto"/>
        <w:jc w:val="left"/>
        <w:textAlignment w:val="baseline"/>
        <w:rPr>
          <w:rFonts w:ascii="Century Gothic" w:hAnsi="Century Gothic" w:cs="Arial"/>
          <w:lang w:eastAsia="en-GB"/>
        </w:rPr>
      </w:pPr>
      <w:r w:rsidRPr="001F501D">
        <w:rPr>
          <w:rFonts w:ascii="Century Gothic" w:hAnsi="Century Gothic" w:cs="Arial"/>
          <w:lang w:eastAsia="en-GB"/>
        </w:rPr>
        <w:t>The Supplier shall be compliant with the measures listed in the Virgin Inflight Service Security Local Instruction Manual and the below requirements at each site where any in flight supplies/catering activities or functions occur for Virgin flights:</w:t>
      </w:r>
    </w:p>
    <w:p w14:paraId="492999C9" w14:textId="0E198FF0" w:rsidR="00B83C9B" w:rsidRPr="00AA0D9B"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 xml:space="preserve">Supervision during preparation: </w:t>
      </w:r>
      <w:r w:rsidRPr="00AA0D9B">
        <w:rPr>
          <w:rFonts w:ascii="Century Gothic" w:hAnsi="Century Gothic" w:cs="Arial"/>
          <w:sz w:val="20"/>
          <w:lang w:eastAsia="en-GB"/>
        </w:rPr>
        <w:t>The Supplier shall ensure employees involved in the preparation of in-flight supplies are supervised to a standard ensuring that no prohibited article is included in any in-flight supplies.</w:t>
      </w:r>
    </w:p>
    <w:p w14:paraId="27AE3450" w14:textId="0AAECC81" w:rsidR="00B83C9B" w:rsidRPr="00AA0D9B"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 xml:space="preserve">Premises Security: </w:t>
      </w:r>
      <w:r w:rsidRPr="00AA0D9B">
        <w:rPr>
          <w:rFonts w:ascii="Century Gothic" w:hAnsi="Century Gothic" w:cs="Arial"/>
          <w:sz w:val="20"/>
          <w:lang w:eastAsia="en-GB"/>
        </w:rPr>
        <w:t xml:space="preserve">The Supplier shall ensure all areas used for the preparation or storage of </w:t>
      </w:r>
      <w:proofErr w:type="spellStart"/>
      <w:proofErr w:type="gramStart"/>
      <w:r w:rsidRPr="00AA0D9B">
        <w:rPr>
          <w:rFonts w:ascii="Century Gothic" w:hAnsi="Century Gothic" w:cs="Arial"/>
          <w:sz w:val="20"/>
          <w:lang w:eastAsia="en-GB"/>
        </w:rPr>
        <w:t>in flight</w:t>
      </w:r>
      <w:proofErr w:type="spellEnd"/>
      <w:proofErr w:type="gramEnd"/>
      <w:r w:rsidRPr="00AA0D9B">
        <w:rPr>
          <w:rFonts w:ascii="Century Gothic" w:hAnsi="Century Gothic" w:cs="Arial"/>
          <w:sz w:val="20"/>
          <w:lang w:eastAsia="en-GB"/>
        </w:rPr>
        <w:t xml:space="preserve"> supplies must be secured at all times, including when not in use.</w:t>
      </w:r>
    </w:p>
    <w:p w14:paraId="3171F51F" w14:textId="1B74E432" w:rsidR="00B83C9B" w:rsidRPr="00AA0D9B"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 xml:space="preserve">Perimeter Security and Access Control: </w:t>
      </w:r>
      <w:r w:rsidRPr="00AA0D9B">
        <w:rPr>
          <w:rFonts w:ascii="Century Gothic" w:hAnsi="Century Gothic" w:cs="Arial"/>
          <w:sz w:val="20"/>
          <w:lang w:eastAsia="en-GB"/>
        </w:rPr>
        <w:t>The Supplier shall ensure that adequate perimeter security measures and lighting must be in place, with access control to prevent unauthorised entry to the facility through any external or internal entrance point. Operable CCTV coverage of external entry points and sensitive areas.</w:t>
      </w:r>
    </w:p>
    <w:p w14:paraId="44140B7F" w14:textId="2586382B" w:rsidR="00B83C9B" w:rsidRPr="00AA0D9B"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AA0D9B">
        <w:rPr>
          <w:rFonts w:ascii="Century Gothic" w:hAnsi="Century Gothic" w:cs="Arial"/>
          <w:b/>
          <w:bCs/>
          <w:sz w:val="20"/>
          <w:lang w:eastAsia="en-GB"/>
        </w:rPr>
        <w:t>CCTV Requirements:</w:t>
      </w:r>
      <w:r w:rsidRPr="00AA0D9B">
        <w:rPr>
          <w:rFonts w:ascii="Century Gothic" w:hAnsi="Century Gothic" w:cs="Arial"/>
          <w:sz w:val="20"/>
          <w:lang w:eastAsia="en-GB"/>
        </w:rPr>
        <w:t xml:space="preserve"> The Supplier shall ensure the following:</w:t>
      </w:r>
    </w:p>
    <w:p w14:paraId="5009CDA5" w14:textId="77777777" w:rsidR="00B83C9B" w:rsidRPr="00B83C9B" w:rsidRDefault="00B83C9B" w:rsidP="00B83C9B">
      <w:pPr>
        <w:spacing w:after="160" w:line="259" w:lineRule="auto"/>
        <w:ind w:left="720"/>
        <w:contextualSpacing/>
        <w:jc w:val="left"/>
        <w:rPr>
          <w:rFonts w:ascii="Century Gothic" w:eastAsia="Calibri" w:hAnsi="Century Gothic" w:cs="Arial"/>
          <w:kern w:val="2"/>
          <w:sz w:val="20"/>
          <w14:ligatures w14:val="standardContextual"/>
        </w:rPr>
      </w:pPr>
    </w:p>
    <w:p w14:paraId="343998F6" w14:textId="77777777" w:rsidR="00E00086"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 xml:space="preserve">CCTV systems must </w:t>
      </w:r>
      <w:proofErr w:type="gramStart"/>
      <w:r w:rsidRPr="00B83C9B">
        <w:rPr>
          <w:rFonts w:ascii="Century Gothic" w:hAnsi="Century Gothic" w:cs="Arial"/>
          <w:sz w:val="20"/>
          <w:lang w:eastAsia="en-GB"/>
        </w:rPr>
        <w:t>be operational at all times</w:t>
      </w:r>
      <w:proofErr w:type="gramEnd"/>
      <w:r w:rsidRPr="00B83C9B">
        <w:rPr>
          <w:rFonts w:ascii="Century Gothic" w:hAnsi="Century Gothic" w:cs="Arial"/>
          <w:sz w:val="20"/>
          <w:lang w:eastAsia="en-GB"/>
        </w:rPr>
        <w:t>, providing clear, unobstructed views of security searches of catering equipment and storage of catering security seals.</w:t>
      </w:r>
    </w:p>
    <w:p w14:paraId="123E0B60" w14:textId="56D7EA05" w:rsidR="00B83C9B" w:rsidRPr="00B83C9B"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CCTV footage must be stored on an operational system for a minimum of 30 days, with easy access for review when required by Virgin Atlantic, its Authorized Representative, or a Regulatory Body</w:t>
      </w:r>
    </w:p>
    <w:p w14:paraId="71471C2B" w14:textId="77777777" w:rsidR="00B83C9B" w:rsidRPr="00B83C9B"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 xml:space="preserve">Remote access to view CCTV footage on cameras that cover areas where Virgin Catering security searches are completed, must be provided to Virgin Atlantic or its nominated Security Provider. If remote access is not possible, the Supplier must provide regular access to CCTV footage to Virgin or its Authorised Representative to review footage. This will be on a weekly basis. </w:t>
      </w:r>
    </w:p>
    <w:p w14:paraId="50108399" w14:textId="77777777" w:rsidR="00B83C9B" w:rsidRPr="00B83C9B"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 xml:space="preserve">Access to storage areas must be monitored at all times during operating hours by means of </w:t>
      </w:r>
      <w:proofErr w:type="gramStart"/>
      <w:r w:rsidRPr="00B83C9B">
        <w:rPr>
          <w:rFonts w:ascii="Century Gothic" w:hAnsi="Century Gothic" w:cs="Arial"/>
          <w:sz w:val="20"/>
          <w:lang w:eastAsia="en-GB"/>
        </w:rPr>
        <w:t>CCTV;</w:t>
      </w:r>
      <w:proofErr w:type="gramEnd"/>
    </w:p>
    <w:p w14:paraId="249566AA" w14:textId="77777777" w:rsidR="00B83C9B" w:rsidRPr="00B83C9B"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 xml:space="preserve">Adequate, </w:t>
      </w:r>
      <w:proofErr w:type="gramStart"/>
      <w:r w:rsidRPr="00B83C9B">
        <w:rPr>
          <w:rFonts w:ascii="Century Gothic" w:hAnsi="Century Gothic" w:cs="Arial"/>
          <w:sz w:val="20"/>
          <w:lang w:eastAsia="en-GB"/>
        </w:rPr>
        <w:t>unobstructed</w:t>
      </w:r>
      <w:proofErr w:type="gramEnd"/>
      <w:r w:rsidRPr="00B83C9B">
        <w:rPr>
          <w:rFonts w:ascii="Century Gothic" w:hAnsi="Century Gothic" w:cs="Arial"/>
          <w:sz w:val="20"/>
          <w:lang w:eastAsia="en-GB"/>
        </w:rPr>
        <w:t xml:space="preserve"> and operational at all times, CCTV coverage of the loading area must be maintained to ensure clear coverage of delivery vehicle searches and final searches of catering equipment before loading.</w:t>
      </w:r>
    </w:p>
    <w:p w14:paraId="129058AF" w14:textId="77777777" w:rsidR="00B83C9B" w:rsidRPr="00B83C9B" w:rsidRDefault="00B83C9B" w:rsidP="009A418A">
      <w:pPr>
        <w:numPr>
          <w:ilvl w:val="1"/>
          <w:numId w:val="208"/>
        </w:numPr>
        <w:ind w:left="1066"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A maintenance programme must be in place, to ensure CCTV cameras are maintained to the required standard to ensure continuous uninterrupted coverage of search of catering equipment and vehicle loading area.</w:t>
      </w:r>
    </w:p>
    <w:p w14:paraId="46A6EBA5" w14:textId="77777777" w:rsidR="00B83C9B" w:rsidRPr="00B83C9B" w:rsidRDefault="00B83C9B" w:rsidP="00B83C9B">
      <w:pPr>
        <w:spacing w:after="160" w:line="259" w:lineRule="auto"/>
        <w:ind w:left="720"/>
        <w:contextualSpacing/>
        <w:jc w:val="left"/>
        <w:rPr>
          <w:rFonts w:ascii="Century Gothic" w:eastAsia="Calibri" w:hAnsi="Century Gothic" w:cs="Arial"/>
          <w:kern w:val="2"/>
          <w:sz w:val="20"/>
          <w14:ligatures w14:val="standardContextual"/>
        </w:rPr>
      </w:pPr>
    </w:p>
    <w:p w14:paraId="0CAAEA04" w14:textId="029538E5"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Designated Search Area: </w:t>
      </w:r>
      <w:r w:rsidRPr="00E00086">
        <w:rPr>
          <w:rFonts w:ascii="Century Gothic" w:hAnsi="Century Gothic" w:cs="Arial"/>
          <w:sz w:val="20"/>
          <w:lang w:eastAsia="en-GB"/>
        </w:rPr>
        <w:t>The Supplier shall ensure that a designated search area must be designated for Virgin, this can be in the form of identifying a temporary area with markings on the floor, signage, or any method that provides a clear delineation of Virgin equipment to other airline equipment prior to commencing a security search. The Designated Search area will ensure that the equipment is clearly stored and searched under adequate CCTV coverage and lighting.</w:t>
      </w:r>
    </w:p>
    <w:p w14:paraId="22546EB3" w14:textId="35B313CA"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Background Checks and Security Passes:</w:t>
      </w:r>
      <w:r w:rsidRPr="00E00086">
        <w:rPr>
          <w:rFonts w:ascii="Century Gothic" w:hAnsi="Century Gothic" w:cs="Arial"/>
          <w:sz w:val="20"/>
          <w:lang w:eastAsia="en-GB"/>
        </w:rPr>
        <w:t xml:space="preserve"> The Supplier shall ensure all personnel working at the facility must undergo required background checks with local state law and be issued with a Security Pass/Company ID confirming their employment. Passes must include the employee's name, photograph, and be carried or </w:t>
      </w:r>
      <w:proofErr w:type="gramStart"/>
      <w:r w:rsidRPr="00E00086">
        <w:rPr>
          <w:rFonts w:ascii="Century Gothic" w:hAnsi="Century Gothic" w:cs="Arial"/>
          <w:sz w:val="20"/>
          <w:lang w:eastAsia="en-GB"/>
        </w:rPr>
        <w:t>displayed at all times</w:t>
      </w:r>
      <w:proofErr w:type="gramEnd"/>
      <w:r w:rsidRPr="00E00086">
        <w:rPr>
          <w:rFonts w:ascii="Century Gothic" w:hAnsi="Century Gothic" w:cs="Arial"/>
          <w:sz w:val="20"/>
          <w:lang w:eastAsia="en-GB"/>
        </w:rPr>
        <w:t xml:space="preserve"> while on the premises.</w:t>
      </w:r>
    </w:p>
    <w:p w14:paraId="35108DCF" w14:textId="2A82ABB1"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Security Search Regime Compliance: </w:t>
      </w:r>
      <w:r w:rsidRPr="00E00086">
        <w:rPr>
          <w:rFonts w:ascii="Century Gothic" w:hAnsi="Century Gothic" w:cs="Arial"/>
          <w:sz w:val="20"/>
          <w:lang w:eastAsia="en-GB"/>
        </w:rPr>
        <w:t xml:space="preserve">The Supplier shall, depending on State Regulator Requirements, a search regime must be in place for all employees and visitors accessing the catering facility, either on a random, continuous, or 100% basis </w:t>
      </w:r>
      <w:r w:rsidRPr="00E00086">
        <w:rPr>
          <w:rFonts w:ascii="Century Gothic" w:hAnsi="Century Gothic" w:cs="Arial"/>
          <w:sz w:val="20"/>
          <w:lang w:eastAsia="en-GB"/>
        </w:rPr>
        <w:lastRenderedPageBreak/>
        <w:t>as per State Regulator guidelines. A Personnel or vehicle search policy must be documented and implemented.</w:t>
      </w:r>
    </w:p>
    <w:p w14:paraId="0F336BB5" w14:textId="341E2476"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Visitor Management: </w:t>
      </w:r>
      <w:r w:rsidRPr="00E00086">
        <w:rPr>
          <w:rFonts w:ascii="Century Gothic" w:hAnsi="Century Gothic" w:cs="Arial"/>
          <w:sz w:val="20"/>
          <w:lang w:eastAsia="en-GB"/>
        </w:rPr>
        <w:t xml:space="preserve">The Supplier shall ensure all visitors entering the facility must be </w:t>
      </w:r>
      <w:proofErr w:type="gramStart"/>
      <w:r w:rsidRPr="00E00086">
        <w:rPr>
          <w:rFonts w:ascii="Century Gothic" w:hAnsi="Century Gothic" w:cs="Arial"/>
          <w:sz w:val="20"/>
          <w:lang w:eastAsia="en-GB"/>
        </w:rPr>
        <w:t>escorted at all times</w:t>
      </w:r>
      <w:proofErr w:type="gramEnd"/>
      <w:r w:rsidRPr="00E00086">
        <w:rPr>
          <w:rFonts w:ascii="Century Gothic" w:hAnsi="Century Gothic" w:cs="Arial"/>
          <w:sz w:val="20"/>
          <w:lang w:eastAsia="en-GB"/>
        </w:rPr>
        <w:t>, issued with a Visitor Permit/ID, and have their details recorded.</w:t>
      </w:r>
    </w:p>
    <w:p w14:paraId="1F792DDD" w14:textId="487A6119"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Delivery of Supplies and Supplier Management: </w:t>
      </w:r>
      <w:r w:rsidRPr="00E00086">
        <w:rPr>
          <w:rFonts w:ascii="Century Gothic" w:hAnsi="Century Gothic" w:cs="Arial"/>
          <w:sz w:val="20"/>
          <w:lang w:eastAsia="en-GB"/>
        </w:rPr>
        <w:t>The Supplier shall ensure:</w:t>
      </w:r>
    </w:p>
    <w:p w14:paraId="077D0927" w14:textId="29DFC822" w:rsidR="00B83C9B" w:rsidRPr="00E00086" w:rsidRDefault="00B83C9B" w:rsidP="009A418A">
      <w:pPr>
        <w:pStyle w:val="ListParagraph"/>
        <w:numPr>
          <w:ilvl w:val="1"/>
          <w:numId w:val="209"/>
        </w:numPr>
        <w:ind w:left="1434" w:hanging="357"/>
        <w:jc w:val="left"/>
        <w:textAlignment w:val="baseline"/>
        <w:rPr>
          <w:rFonts w:ascii="Century Gothic" w:hAnsi="Century Gothic" w:cs="Arial"/>
          <w:sz w:val="20"/>
          <w:lang w:eastAsia="en-GB"/>
        </w:rPr>
      </w:pPr>
      <w:r w:rsidRPr="00E00086">
        <w:rPr>
          <w:rFonts w:ascii="Century Gothic" w:hAnsi="Century Gothic" w:cs="Arial"/>
          <w:sz w:val="20"/>
          <w:lang w:eastAsia="en-GB"/>
        </w:rPr>
        <w:t>Document and implement a process for the receipt of deliveries, ensuring that only deliveries required by the facility are received, and specify actions to take in the event of an unknown or unscheduled delivery.</w:t>
      </w:r>
    </w:p>
    <w:p w14:paraId="62D4D822" w14:textId="77777777" w:rsidR="00B83C9B" w:rsidRPr="00B83C9B" w:rsidRDefault="00B83C9B" w:rsidP="009A418A">
      <w:pPr>
        <w:numPr>
          <w:ilvl w:val="1"/>
          <w:numId w:val="209"/>
        </w:numPr>
        <w:ind w:left="1434" w:hanging="357"/>
        <w:jc w:val="left"/>
        <w:textAlignment w:val="baseline"/>
        <w:rPr>
          <w:rFonts w:ascii="Century Gothic" w:hAnsi="Century Gothic" w:cs="Arial"/>
          <w:sz w:val="20"/>
          <w:lang w:eastAsia="en-GB"/>
        </w:rPr>
      </w:pPr>
      <w:r w:rsidRPr="00B83C9B">
        <w:rPr>
          <w:rFonts w:ascii="Century Gothic" w:hAnsi="Century Gothic" w:cs="Arial"/>
          <w:sz w:val="20"/>
          <w:lang w:eastAsia="en-GB"/>
        </w:rPr>
        <w:t>Process for ensuring once stored, all supplies must be access-controlled and under supervision.</w:t>
      </w:r>
    </w:p>
    <w:p w14:paraId="1A748EAF" w14:textId="77777777" w:rsidR="00B83C9B" w:rsidRPr="00B83C9B" w:rsidRDefault="00B83C9B" w:rsidP="00B83C9B">
      <w:pPr>
        <w:ind w:left="1290"/>
        <w:textAlignment w:val="baseline"/>
        <w:rPr>
          <w:rFonts w:ascii="Century Gothic" w:hAnsi="Century Gothic" w:cs="Arial"/>
          <w:sz w:val="20"/>
          <w:lang w:eastAsia="en-GB"/>
        </w:rPr>
      </w:pPr>
    </w:p>
    <w:p w14:paraId="04928C7F" w14:textId="52065FE9"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Non-Operational Security Measures:</w:t>
      </w:r>
      <w:r w:rsidRPr="00E00086">
        <w:rPr>
          <w:rFonts w:ascii="Century Gothic" w:hAnsi="Century Gothic" w:cs="Arial"/>
          <w:sz w:val="20"/>
          <w:lang w:eastAsia="en-GB"/>
        </w:rPr>
        <w:t xml:space="preserve"> The Supplier shall ensure if the facility does not operate 24/7, security measures must be in place to ensure adequate protection during hours of non-operation, such as a lock-up procedure.</w:t>
      </w:r>
    </w:p>
    <w:p w14:paraId="65F9294D" w14:textId="74B50A27"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Designated Responsible Person:</w:t>
      </w:r>
      <w:r w:rsidRPr="00E00086">
        <w:rPr>
          <w:rFonts w:ascii="Century Gothic" w:hAnsi="Century Gothic" w:cs="Arial"/>
          <w:sz w:val="20"/>
          <w:lang w:eastAsia="en-GB"/>
        </w:rPr>
        <w:t xml:space="preserve"> The Supplier shall ensure a designated individual at each site must be nominated to be responsible for ensuring compliance with all Relevant Security Measures.</w:t>
      </w:r>
    </w:p>
    <w:p w14:paraId="31F587CE" w14:textId="6841E666" w:rsidR="00B83C9B" w:rsidRPr="00E00086"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E00086">
        <w:rPr>
          <w:rFonts w:ascii="Century Gothic" w:hAnsi="Century Gothic" w:cs="Arial"/>
          <w:b/>
          <w:bCs/>
          <w:sz w:val="20"/>
          <w:lang w:eastAsia="en-GB"/>
        </w:rPr>
        <w:t xml:space="preserve">Bladed item control policy (Knife control): </w:t>
      </w:r>
      <w:r w:rsidRPr="00E00086">
        <w:rPr>
          <w:rFonts w:ascii="Century Gothic" w:hAnsi="Century Gothic" w:cs="Arial"/>
          <w:sz w:val="20"/>
          <w:lang w:eastAsia="en-GB"/>
        </w:rPr>
        <w:t>The Supplier shall comply with the measures listed in the Virgin Inflight Services Security Local Instruction Manual.</w:t>
      </w:r>
    </w:p>
    <w:p w14:paraId="2E93F7FA" w14:textId="10A4343D" w:rsidR="00B83C9B" w:rsidRPr="004A558A"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4A558A">
        <w:rPr>
          <w:rFonts w:ascii="Century Gothic" w:hAnsi="Century Gothic" w:cs="Arial"/>
          <w:b/>
          <w:bCs/>
          <w:sz w:val="20"/>
          <w:lang w:eastAsia="en-GB"/>
        </w:rPr>
        <w:t>Internal Audit Requirements:</w:t>
      </w:r>
      <w:r w:rsidRPr="004A558A">
        <w:rPr>
          <w:rFonts w:ascii="Century Gothic" w:hAnsi="Century Gothic" w:cs="Arial"/>
          <w:sz w:val="20"/>
          <w:lang w:eastAsia="en-GB"/>
        </w:rPr>
        <w:t xml:space="preserve"> The Supplier shall ensure an internal audit process is in place, monitoring the performance of catering facility security measures. These internal audit reports must be available to Virgin on request. These internal audits should be conducted at minimum of each quarter and reports must be available to Virgin on request. Virgin will supply a template to be completed.</w:t>
      </w:r>
    </w:p>
    <w:p w14:paraId="0D004221" w14:textId="28EBFBCF" w:rsidR="00B83C9B" w:rsidRPr="004A558A"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4A558A">
        <w:rPr>
          <w:rFonts w:ascii="Century Gothic" w:hAnsi="Century Gothic" w:cs="Arial"/>
          <w:b/>
          <w:bCs/>
          <w:sz w:val="20"/>
          <w:lang w:eastAsia="en-GB"/>
        </w:rPr>
        <w:t>External Audit Requirements:</w:t>
      </w:r>
      <w:r w:rsidRPr="004A558A">
        <w:rPr>
          <w:rFonts w:ascii="Century Gothic" w:hAnsi="Century Gothic" w:cs="Arial"/>
          <w:sz w:val="20"/>
          <w:lang w:eastAsia="en-GB"/>
        </w:rPr>
        <w:t xml:space="preserve"> The Supplier is required to undergo audits by VAA or their quality assessors and local authorities such as the UK CAA, TSA, or equivalent, as part of mandated regulatory requirements, continuous improvement initiatives, and business as usual practices. These audits may be unannounced; therefore, access to all records relating to safety and security must be fully accessible during normal office hours. Access outside of these hours may also be required in certain circumstances.</w:t>
      </w:r>
    </w:p>
    <w:p w14:paraId="352110D0" w14:textId="605C276E" w:rsidR="00B83C9B" w:rsidRPr="004A558A" w:rsidRDefault="00B83C9B" w:rsidP="009A418A">
      <w:pPr>
        <w:pStyle w:val="ListParagraph"/>
        <w:numPr>
          <w:ilvl w:val="0"/>
          <w:numId w:val="205"/>
        </w:numPr>
        <w:spacing w:after="160" w:line="259" w:lineRule="auto"/>
        <w:jc w:val="left"/>
        <w:textAlignment w:val="baseline"/>
        <w:rPr>
          <w:rFonts w:ascii="Century Gothic" w:hAnsi="Century Gothic" w:cs="Arial"/>
          <w:sz w:val="20"/>
          <w:lang w:eastAsia="en-GB"/>
        </w:rPr>
      </w:pPr>
      <w:r w:rsidRPr="004A558A">
        <w:rPr>
          <w:rFonts w:ascii="Century Gothic" w:hAnsi="Century Gothic" w:cs="Arial"/>
          <w:b/>
          <w:bCs/>
          <w:sz w:val="20"/>
          <w:lang w:eastAsia="en-GB"/>
        </w:rPr>
        <w:t xml:space="preserve">Facilitation of Covert Testing: </w:t>
      </w:r>
      <w:r w:rsidRPr="004A558A">
        <w:rPr>
          <w:rFonts w:ascii="Century Gothic" w:hAnsi="Century Gothic" w:cs="Arial"/>
          <w:sz w:val="20"/>
          <w:lang w:eastAsia="en-GB"/>
        </w:rPr>
        <w:t xml:space="preserve">The Supplier shall support the facilitation of covert testing of catering equipment security search by Virgin authorised representative. The Supplier will be provided with instructions on this simple process, prior to contract commencement. </w:t>
      </w:r>
    </w:p>
    <w:p w14:paraId="508EDB18" w14:textId="77777777" w:rsidR="00B83C9B" w:rsidRPr="00B83C9B" w:rsidRDefault="00B83C9B" w:rsidP="00B83C9B">
      <w:pPr>
        <w:spacing w:after="160" w:line="259" w:lineRule="auto"/>
        <w:ind w:left="720"/>
        <w:contextualSpacing/>
        <w:jc w:val="left"/>
        <w:rPr>
          <w:rFonts w:ascii="Century Gothic" w:eastAsia="Calibri" w:hAnsi="Century Gothic" w:cs="Arial"/>
          <w:kern w:val="2"/>
          <w:sz w:val="20"/>
          <w14:ligatures w14:val="standardContextual"/>
        </w:rPr>
      </w:pPr>
    </w:p>
    <w:p w14:paraId="13781844" w14:textId="77777777" w:rsidR="00B83C9B" w:rsidRPr="00B83C9B" w:rsidRDefault="00B83C9B" w:rsidP="00B83C9B">
      <w:pPr>
        <w:spacing w:after="160" w:line="259" w:lineRule="auto"/>
        <w:jc w:val="left"/>
        <w:rPr>
          <w:rFonts w:ascii="Century Gothic" w:eastAsia="Calibri" w:hAnsi="Century Gothic"/>
          <w:kern w:val="2"/>
          <w:szCs w:val="22"/>
          <w14:ligatures w14:val="standardContextual"/>
        </w:rPr>
      </w:pPr>
    </w:p>
    <w:p w14:paraId="557012F9" w14:textId="6A4D0424" w:rsidR="00845C7C" w:rsidRPr="00845C7C" w:rsidRDefault="00845C7C" w:rsidP="00845C7C">
      <w:pPr>
        <w:pStyle w:val="BodyText2"/>
        <w:sectPr w:rsidR="00845C7C" w:rsidRPr="00845C7C" w:rsidSect="00400631">
          <w:pgSz w:w="11900" w:h="16840"/>
          <w:pgMar w:top="1432" w:right="1440" w:bottom="1230" w:left="1440" w:header="720" w:footer="720" w:gutter="0"/>
          <w:cols w:space="720" w:equalWidth="0">
            <w:col w:w="9020"/>
          </w:cols>
          <w:noEndnote/>
        </w:sectPr>
      </w:pPr>
    </w:p>
    <w:p w14:paraId="31569C71" w14:textId="6BA3C2FE" w:rsidR="00313184" w:rsidRPr="00912EC7" w:rsidRDefault="00B77040" w:rsidP="00FC066B">
      <w:pPr>
        <w:pStyle w:val="Title"/>
        <w:ind w:left="0"/>
        <w:rPr>
          <w:rFonts w:ascii="Century Gothic" w:hAnsi="Century Gothic"/>
          <w:sz w:val="20"/>
          <w:szCs w:val="20"/>
        </w:rPr>
      </w:pPr>
      <w:r w:rsidRPr="00912EC7">
        <w:rPr>
          <w:rFonts w:ascii="Century Gothic" w:hAnsi="Century Gothic"/>
          <w:sz w:val="20"/>
          <w:szCs w:val="20"/>
        </w:rPr>
        <w:lastRenderedPageBreak/>
        <w:t>SCHEDULE 1</w:t>
      </w:r>
      <w:r w:rsidR="000E7A97">
        <w:rPr>
          <w:rFonts w:ascii="Century Gothic" w:hAnsi="Century Gothic"/>
          <w:sz w:val="20"/>
          <w:szCs w:val="20"/>
        </w:rPr>
        <w:t>7</w:t>
      </w:r>
    </w:p>
    <w:p w14:paraId="62BC7629" w14:textId="77777777" w:rsidR="00B77040" w:rsidRPr="00912EC7" w:rsidRDefault="00B77040" w:rsidP="00FC066B">
      <w:pPr>
        <w:jc w:val="center"/>
        <w:rPr>
          <w:rFonts w:ascii="Century Gothic" w:hAnsi="Century Gothic" w:cs="FoundryMonoline-Medium"/>
          <w:b/>
          <w:bCs/>
          <w:color w:val="000000"/>
          <w:sz w:val="20"/>
        </w:rPr>
      </w:pPr>
    </w:p>
    <w:p w14:paraId="730DFE4C" w14:textId="77777777" w:rsidR="00313184" w:rsidRPr="00912EC7" w:rsidRDefault="00313184" w:rsidP="00FC066B">
      <w:pPr>
        <w:pStyle w:val="Subtitle"/>
        <w:rPr>
          <w:rFonts w:ascii="Century Gothic" w:hAnsi="Century Gothic"/>
          <w:sz w:val="20"/>
          <w:szCs w:val="20"/>
        </w:rPr>
      </w:pPr>
      <w:r w:rsidRPr="00912EC7">
        <w:rPr>
          <w:rFonts w:ascii="Century Gothic" w:hAnsi="Century Gothic"/>
          <w:sz w:val="20"/>
          <w:szCs w:val="20"/>
        </w:rPr>
        <w:t>Assembly</w:t>
      </w:r>
    </w:p>
    <w:p w14:paraId="7AE1B007" w14:textId="77777777" w:rsidR="00313184" w:rsidRPr="00912EC7" w:rsidRDefault="00313184" w:rsidP="009A4DF3">
      <w:pPr>
        <w:rPr>
          <w:rFonts w:ascii="Century Gothic" w:hAnsi="Century Gothic" w:cs="FoundryMonoline-Medium"/>
          <w:b/>
          <w:bCs/>
          <w:color w:val="000000"/>
          <w:sz w:val="20"/>
        </w:rPr>
      </w:pPr>
    </w:p>
    <w:p w14:paraId="3F2AF7A7" w14:textId="77777777" w:rsidR="00DE3521" w:rsidRPr="00C80256" w:rsidRDefault="00DE3521" w:rsidP="009A418A">
      <w:pPr>
        <w:pStyle w:val="Heading1"/>
        <w:numPr>
          <w:ilvl w:val="0"/>
          <w:numId w:val="114"/>
        </w:numPr>
        <w:rPr>
          <w:rFonts w:ascii="Century Gothic" w:hAnsi="Century Gothic"/>
          <w:sz w:val="20"/>
        </w:rPr>
      </w:pPr>
      <w:r w:rsidRPr="00C80256">
        <w:rPr>
          <w:rFonts w:ascii="Century Gothic" w:hAnsi="Century Gothic"/>
          <w:sz w:val="20"/>
        </w:rPr>
        <w:t xml:space="preserve">Background </w:t>
      </w:r>
    </w:p>
    <w:p w14:paraId="6E6B85ED" w14:textId="77777777" w:rsidR="009C69A7" w:rsidRPr="00912EC7" w:rsidRDefault="009C69A7" w:rsidP="009A4DF3">
      <w:pPr>
        <w:pStyle w:val="BodyText1"/>
        <w:rPr>
          <w:rFonts w:ascii="Century Gothic" w:hAnsi="Century Gothic"/>
          <w:sz w:val="20"/>
        </w:rPr>
      </w:pPr>
    </w:p>
    <w:p w14:paraId="2DFDC125" w14:textId="77777777" w:rsidR="00DE3521" w:rsidRPr="00912EC7" w:rsidRDefault="006E7B5B" w:rsidP="009A4DF3">
      <w:pPr>
        <w:pStyle w:val="Heading2"/>
        <w:numPr>
          <w:ilvl w:val="0"/>
          <w:numId w:val="0"/>
        </w:numPr>
        <w:tabs>
          <w:tab w:val="num" w:pos="1713"/>
        </w:tabs>
        <w:ind w:left="1134" w:hanging="567"/>
        <w:rPr>
          <w:rFonts w:ascii="Century Gothic" w:hAnsi="Century Gothic"/>
        </w:rPr>
      </w:pPr>
      <w:r w:rsidRPr="00912EC7">
        <w:rPr>
          <w:rFonts w:ascii="Century Gothic" w:hAnsi="Century Gothic"/>
        </w:rPr>
        <w:t>1.1</w:t>
      </w:r>
      <w:r w:rsidRPr="00912EC7">
        <w:rPr>
          <w:rFonts w:ascii="Century Gothic" w:hAnsi="Century Gothic"/>
        </w:rPr>
        <w:tab/>
      </w:r>
      <w:r w:rsidR="00DE3521" w:rsidRPr="00912EC7">
        <w:rPr>
          <w:rFonts w:ascii="Century Gothic" w:hAnsi="Century Gothic"/>
        </w:rPr>
        <w:t>This Schedule sets out the Supplier's responsibilities for providing: break bulk and picking, final assembly, packing,</w:t>
      </w:r>
      <w:r w:rsidR="008B1BE5" w:rsidRPr="00912EC7">
        <w:rPr>
          <w:rFonts w:ascii="Century Gothic" w:hAnsi="Century Gothic"/>
        </w:rPr>
        <w:t xml:space="preserve"> loading and dispatch of all in</w:t>
      </w:r>
      <w:r w:rsidR="00DE3521" w:rsidRPr="00912EC7">
        <w:rPr>
          <w:rFonts w:ascii="Century Gothic" w:hAnsi="Century Gothic"/>
        </w:rPr>
        <w:t xml:space="preserve">flight Goods for delivery and loading to the aircraft. This Schedule also includes the facilitation and management of reverse logistics flows of product retrieval, waste disposal, recycling distribution and equipment cleaning and maintenance. </w:t>
      </w:r>
    </w:p>
    <w:p w14:paraId="7AE77F94" w14:textId="77777777" w:rsidR="009C69A7" w:rsidRPr="00912EC7" w:rsidRDefault="009C69A7" w:rsidP="009A4DF3">
      <w:pPr>
        <w:pStyle w:val="BodyText2"/>
        <w:rPr>
          <w:rFonts w:ascii="Century Gothic" w:hAnsi="Century Gothic"/>
          <w:sz w:val="20"/>
        </w:rPr>
      </w:pPr>
    </w:p>
    <w:p w14:paraId="1E165A7C" w14:textId="571EF057" w:rsidR="00DE3521" w:rsidRPr="00912EC7" w:rsidRDefault="00DE3521" w:rsidP="009A418A">
      <w:pPr>
        <w:pStyle w:val="Heading1"/>
        <w:numPr>
          <w:ilvl w:val="0"/>
          <w:numId w:val="19"/>
        </w:numPr>
        <w:tabs>
          <w:tab w:val="clear" w:pos="720"/>
          <w:tab w:val="num" w:pos="567"/>
        </w:tabs>
        <w:rPr>
          <w:rFonts w:ascii="Century Gothic" w:hAnsi="Century Gothic"/>
          <w:sz w:val="20"/>
        </w:rPr>
      </w:pPr>
      <w:r w:rsidRPr="00912EC7">
        <w:rPr>
          <w:rFonts w:ascii="Century Gothic" w:hAnsi="Century Gothic"/>
          <w:sz w:val="20"/>
        </w:rPr>
        <w:t xml:space="preserve">Scope </w:t>
      </w:r>
    </w:p>
    <w:p w14:paraId="5A9A1B7D" w14:textId="77777777" w:rsidR="00DE3521" w:rsidRPr="00912EC7" w:rsidRDefault="00DE3521" w:rsidP="009A4DF3">
      <w:pPr>
        <w:pStyle w:val="Default"/>
        <w:jc w:val="both"/>
        <w:rPr>
          <w:rFonts w:ascii="Century Gothic" w:hAnsi="Century Gothic"/>
          <w:sz w:val="20"/>
          <w:szCs w:val="20"/>
        </w:rPr>
      </w:pPr>
    </w:p>
    <w:p w14:paraId="651D7F72" w14:textId="77777777" w:rsidR="00DE3521" w:rsidRPr="00C80256" w:rsidRDefault="00DE3521" w:rsidP="009A418A">
      <w:pPr>
        <w:pStyle w:val="Heading2"/>
        <w:numPr>
          <w:ilvl w:val="1"/>
          <w:numId w:val="115"/>
        </w:numPr>
        <w:rPr>
          <w:rFonts w:ascii="Century Gothic" w:hAnsi="Century Gothic"/>
        </w:rPr>
      </w:pPr>
      <w:r w:rsidRPr="00C80256">
        <w:rPr>
          <w:rFonts w:ascii="Century Gothic" w:hAnsi="Century Gothic"/>
        </w:rPr>
        <w:t xml:space="preserve">The Supplier shall be responsible for delivering the following Services related to the physical assembly of all inflight materials. </w:t>
      </w:r>
    </w:p>
    <w:p w14:paraId="37AF2DFA" w14:textId="77777777" w:rsidR="009C69A7" w:rsidRPr="00912EC7" w:rsidRDefault="009C69A7" w:rsidP="009A4DF3">
      <w:pPr>
        <w:pStyle w:val="BodyText2"/>
        <w:rPr>
          <w:rFonts w:ascii="Century Gothic" w:hAnsi="Century Gothic"/>
          <w:sz w:val="20"/>
        </w:rPr>
      </w:pPr>
    </w:p>
    <w:p w14:paraId="5683A96F" w14:textId="28113D44" w:rsidR="00DE3521" w:rsidRPr="00931B06" w:rsidRDefault="00DE3521" w:rsidP="009A418A">
      <w:pPr>
        <w:pStyle w:val="Heading3"/>
        <w:numPr>
          <w:ilvl w:val="2"/>
          <w:numId w:val="116"/>
        </w:numPr>
        <w:tabs>
          <w:tab w:val="num" w:pos="1985"/>
        </w:tabs>
        <w:rPr>
          <w:rFonts w:ascii="Century Gothic" w:hAnsi="Century Gothic"/>
        </w:rPr>
      </w:pPr>
      <w:r w:rsidRPr="00931B06">
        <w:rPr>
          <w:rFonts w:ascii="Century Gothic" w:hAnsi="Century Gothic"/>
        </w:rPr>
        <w:t xml:space="preserve">Stock Holding and Stores – The ordering, </w:t>
      </w:r>
      <w:proofErr w:type="gramStart"/>
      <w:r w:rsidRPr="00931B06">
        <w:rPr>
          <w:rFonts w:ascii="Century Gothic" w:hAnsi="Century Gothic"/>
        </w:rPr>
        <w:t>holding</w:t>
      </w:r>
      <w:proofErr w:type="gramEnd"/>
      <w:r w:rsidRPr="00931B06">
        <w:rPr>
          <w:rFonts w:ascii="Century Gothic" w:hAnsi="Century Gothic"/>
        </w:rPr>
        <w:t xml:space="preserve"> and provisioning of all aircraft equipment and non-food Product associated with the catering of a Virgin flight. This may include but is not limited to, chinaware, glassware, cutlery, carts, boxes, drawers etc. and shall include appropriate handling of goods under bond and/or those subject to </w:t>
      </w:r>
      <w:r w:rsidR="00091F6E">
        <w:rPr>
          <w:rFonts w:ascii="Century Gothic" w:hAnsi="Century Gothic"/>
        </w:rPr>
        <w:t xml:space="preserve">US customs </w:t>
      </w:r>
      <w:proofErr w:type="gramStart"/>
      <w:r w:rsidR="00091F6E">
        <w:rPr>
          <w:rFonts w:ascii="Century Gothic" w:hAnsi="Century Gothic"/>
        </w:rPr>
        <w:t>regulations;</w:t>
      </w:r>
      <w:proofErr w:type="gramEnd"/>
      <w:r w:rsidRPr="00931B06">
        <w:rPr>
          <w:rFonts w:ascii="Century Gothic" w:hAnsi="Century Gothic"/>
        </w:rPr>
        <w:t xml:space="preserve"> </w:t>
      </w:r>
    </w:p>
    <w:p w14:paraId="1407EA75" w14:textId="77777777" w:rsidR="009C69A7" w:rsidRPr="00912EC7" w:rsidRDefault="009C69A7" w:rsidP="009A4DF3">
      <w:pPr>
        <w:tabs>
          <w:tab w:val="num" w:pos="1985"/>
        </w:tabs>
        <w:ind w:left="1985" w:hanging="567"/>
        <w:rPr>
          <w:rFonts w:ascii="Century Gothic" w:hAnsi="Century Gothic"/>
          <w:sz w:val="20"/>
        </w:rPr>
      </w:pPr>
    </w:p>
    <w:p w14:paraId="0EBA49E6" w14:textId="77777777"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Production: The production of specified Food items for consumption </w:t>
      </w:r>
      <w:r w:rsidR="00993D13" w:rsidRPr="00912EC7">
        <w:rPr>
          <w:rFonts w:ascii="Century Gothic" w:hAnsi="Century Gothic"/>
        </w:rPr>
        <w:t>on-board</w:t>
      </w:r>
      <w:r w:rsidRPr="00912EC7">
        <w:rPr>
          <w:rFonts w:ascii="Century Gothic" w:hAnsi="Century Gothic"/>
        </w:rPr>
        <w:t xml:space="preserve"> Virgin aircraft as agreed as part of the Food specification process. This may require the handling and processing o</w:t>
      </w:r>
      <w:r w:rsidR="009C69A7" w:rsidRPr="00912EC7">
        <w:rPr>
          <w:rFonts w:ascii="Century Gothic" w:hAnsi="Century Gothic"/>
        </w:rPr>
        <w:t xml:space="preserve">f raw product from time to </w:t>
      </w:r>
      <w:proofErr w:type="gramStart"/>
      <w:r w:rsidR="009C69A7" w:rsidRPr="00912EC7">
        <w:rPr>
          <w:rFonts w:ascii="Century Gothic" w:hAnsi="Century Gothic"/>
        </w:rPr>
        <w:t>time;</w:t>
      </w:r>
      <w:proofErr w:type="gramEnd"/>
      <w:r w:rsidRPr="00912EC7">
        <w:rPr>
          <w:rFonts w:ascii="Century Gothic" w:hAnsi="Century Gothic"/>
        </w:rPr>
        <w:t xml:space="preserve"> </w:t>
      </w:r>
    </w:p>
    <w:p w14:paraId="1BB1A34C" w14:textId="77777777" w:rsidR="009C69A7" w:rsidRPr="00912EC7" w:rsidRDefault="009C69A7" w:rsidP="009A4DF3">
      <w:pPr>
        <w:tabs>
          <w:tab w:val="num" w:pos="1985"/>
        </w:tabs>
        <w:ind w:left="1985" w:hanging="567"/>
        <w:rPr>
          <w:rFonts w:ascii="Century Gothic" w:hAnsi="Century Gothic"/>
          <w:sz w:val="20"/>
        </w:rPr>
      </w:pPr>
    </w:p>
    <w:p w14:paraId="08D24A91" w14:textId="3D1A9E1A"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Packing and Assembly: The packing of atlas boxes and carts to the agreed Virgin packing plans. This can include but is not limited to food carts/boxes, TSU carts/boxes, equipment carts/boxes, dry stores carts/boxes, mineral carts/</w:t>
      </w:r>
      <w:proofErr w:type="gramStart"/>
      <w:r w:rsidRPr="00912EC7">
        <w:rPr>
          <w:rFonts w:ascii="Century Gothic" w:hAnsi="Century Gothic"/>
        </w:rPr>
        <w:t>boxes</w:t>
      </w:r>
      <w:proofErr w:type="gramEnd"/>
      <w:r w:rsidRPr="00912EC7">
        <w:rPr>
          <w:rFonts w:ascii="Century Gothic" w:hAnsi="Century Gothic"/>
        </w:rPr>
        <w:t xml:space="preserve"> and alcohol carts/boxes. This may include the removal of delivery packaging a</w:t>
      </w:r>
      <w:r w:rsidR="009C69A7" w:rsidRPr="00912EC7">
        <w:rPr>
          <w:rFonts w:ascii="Century Gothic" w:hAnsi="Century Gothic"/>
        </w:rPr>
        <w:t xml:space="preserve">nd or the portioning of </w:t>
      </w:r>
      <w:proofErr w:type="gramStart"/>
      <w:r w:rsidR="008B1BE5" w:rsidRPr="00912EC7">
        <w:rPr>
          <w:rFonts w:ascii="Century Gothic" w:hAnsi="Century Gothic"/>
        </w:rPr>
        <w:t>P</w:t>
      </w:r>
      <w:r w:rsidR="009C69A7" w:rsidRPr="00912EC7">
        <w:rPr>
          <w:rFonts w:ascii="Century Gothic" w:hAnsi="Century Gothic"/>
        </w:rPr>
        <w:t>roduct;</w:t>
      </w:r>
      <w:proofErr w:type="gramEnd"/>
      <w:r w:rsidRPr="00912EC7">
        <w:rPr>
          <w:rFonts w:ascii="Century Gothic" w:hAnsi="Century Gothic"/>
        </w:rPr>
        <w:t xml:space="preserve"> </w:t>
      </w:r>
    </w:p>
    <w:p w14:paraId="18693881" w14:textId="77777777" w:rsidR="009C69A7" w:rsidRPr="00912EC7" w:rsidRDefault="009C69A7" w:rsidP="004A5600">
      <w:pPr>
        <w:tabs>
          <w:tab w:val="num" w:pos="1985"/>
        </w:tabs>
        <w:rPr>
          <w:rFonts w:ascii="Century Gothic" w:hAnsi="Century Gothic"/>
          <w:sz w:val="20"/>
        </w:rPr>
      </w:pPr>
    </w:p>
    <w:p w14:paraId="580017D9" w14:textId="77777777" w:rsidR="00E55E17" w:rsidRPr="00E55E17" w:rsidRDefault="00E55E17" w:rsidP="009A418A">
      <w:pPr>
        <w:pStyle w:val="Heading3"/>
        <w:numPr>
          <w:ilvl w:val="2"/>
          <w:numId w:val="1"/>
        </w:numPr>
        <w:tabs>
          <w:tab w:val="num" w:pos="1985"/>
        </w:tabs>
        <w:ind w:left="1985" w:hanging="567"/>
        <w:rPr>
          <w:rFonts w:ascii="Century Gothic" w:hAnsi="Century Gothic"/>
        </w:rPr>
      </w:pPr>
      <w:r w:rsidRPr="00E55E17">
        <w:rPr>
          <w:rFonts w:ascii="Century Gothic" w:hAnsi="Century Gothic"/>
        </w:rPr>
        <w:t xml:space="preserve">Return Catering: The provision of return catered items for inbound use either in cabin or in a POD as required by the Inflight Services Procedures </w:t>
      </w:r>
      <w:proofErr w:type="gramStart"/>
      <w:r w:rsidRPr="00E55E17">
        <w:rPr>
          <w:rFonts w:ascii="Century Gothic" w:hAnsi="Century Gothic"/>
        </w:rPr>
        <w:t>Manual;</w:t>
      </w:r>
      <w:proofErr w:type="gramEnd"/>
      <w:r w:rsidRPr="00E55E17">
        <w:rPr>
          <w:rFonts w:ascii="Century Gothic" w:hAnsi="Century Gothic"/>
        </w:rPr>
        <w:t xml:space="preserve"> </w:t>
      </w:r>
    </w:p>
    <w:p w14:paraId="5796FEA3" w14:textId="77777777" w:rsidR="009C69A7" w:rsidRPr="00912EC7" w:rsidRDefault="009C69A7" w:rsidP="009A4DF3">
      <w:pPr>
        <w:tabs>
          <w:tab w:val="num" w:pos="1985"/>
        </w:tabs>
        <w:ind w:left="1985" w:hanging="567"/>
        <w:rPr>
          <w:rFonts w:ascii="Century Gothic" w:hAnsi="Century Gothic"/>
          <w:sz w:val="20"/>
        </w:rPr>
      </w:pPr>
    </w:p>
    <w:p w14:paraId="56B3AB06" w14:textId="77777777"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Security: Compliance with any specific uplift-related security procedures as required by Virgin or any competent authority from time to time such as additional searching or </w:t>
      </w:r>
      <w:proofErr w:type="gramStart"/>
      <w:r w:rsidRPr="00912EC7">
        <w:rPr>
          <w:rFonts w:ascii="Century Gothic" w:hAnsi="Century Gothic"/>
        </w:rPr>
        <w:t>sealing</w:t>
      </w:r>
      <w:r w:rsidR="009C69A7" w:rsidRPr="00912EC7">
        <w:rPr>
          <w:rFonts w:ascii="Century Gothic" w:hAnsi="Century Gothic"/>
        </w:rPr>
        <w:t>;</w:t>
      </w:r>
      <w:proofErr w:type="gramEnd"/>
      <w:r w:rsidRPr="00912EC7">
        <w:rPr>
          <w:rFonts w:ascii="Century Gothic" w:hAnsi="Century Gothic"/>
        </w:rPr>
        <w:t xml:space="preserve"> </w:t>
      </w:r>
    </w:p>
    <w:p w14:paraId="45B4F007" w14:textId="77777777" w:rsidR="009C69A7" w:rsidRPr="00912EC7" w:rsidRDefault="009C69A7" w:rsidP="009A4DF3">
      <w:pPr>
        <w:tabs>
          <w:tab w:val="num" w:pos="1985"/>
        </w:tabs>
        <w:ind w:left="1985" w:hanging="567"/>
        <w:rPr>
          <w:rFonts w:ascii="Century Gothic" w:hAnsi="Century Gothic"/>
          <w:sz w:val="20"/>
        </w:rPr>
      </w:pPr>
    </w:p>
    <w:p w14:paraId="49691722" w14:textId="77777777"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Dispatch: Final consolidation and verification of all standard and non-standard containers ready for transit to the </w:t>
      </w:r>
      <w:proofErr w:type="gramStart"/>
      <w:r w:rsidRPr="00912EC7">
        <w:rPr>
          <w:rFonts w:ascii="Century Gothic" w:hAnsi="Century Gothic"/>
        </w:rPr>
        <w:t>aircraft</w:t>
      </w:r>
      <w:r w:rsidR="009C69A7" w:rsidRPr="00912EC7">
        <w:rPr>
          <w:rFonts w:ascii="Century Gothic" w:hAnsi="Century Gothic"/>
        </w:rPr>
        <w:t>;</w:t>
      </w:r>
      <w:proofErr w:type="gramEnd"/>
      <w:r w:rsidRPr="00912EC7">
        <w:rPr>
          <w:rFonts w:ascii="Century Gothic" w:hAnsi="Century Gothic"/>
        </w:rPr>
        <w:t xml:space="preserve"> </w:t>
      </w:r>
    </w:p>
    <w:p w14:paraId="5FA93DFB" w14:textId="77777777" w:rsidR="009C69A7" w:rsidRPr="00912EC7" w:rsidRDefault="009C69A7" w:rsidP="009A4DF3">
      <w:pPr>
        <w:tabs>
          <w:tab w:val="num" w:pos="1985"/>
        </w:tabs>
        <w:ind w:left="1985" w:hanging="567"/>
        <w:rPr>
          <w:rFonts w:ascii="Century Gothic" w:hAnsi="Century Gothic"/>
          <w:sz w:val="20"/>
        </w:rPr>
      </w:pPr>
    </w:p>
    <w:p w14:paraId="7ABB9CB9" w14:textId="77777777"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Reverse Assembly: The removal of </w:t>
      </w:r>
      <w:r w:rsidR="008B1BE5" w:rsidRPr="00912EC7">
        <w:rPr>
          <w:rFonts w:ascii="Century Gothic" w:hAnsi="Century Gothic"/>
        </w:rPr>
        <w:t>P</w:t>
      </w:r>
      <w:r w:rsidRPr="00912EC7">
        <w:rPr>
          <w:rFonts w:ascii="Century Gothic" w:hAnsi="Century Gothic"/>
        </w:rPr>
        <w:t xml:space="preserve">roduct, containers and sub-containers as required from the aircraft and preparation for wash up, top up of </w:t>
      </w:r>
      <w:r w:rsidR="008B1BE5" w:rsidRPr="00912EC7">
        <w:rPr>
          <w:rFonts w:ascii="Century Gothic" w:hAnsi="Century Gothic"/>
        </w:rPr>
        <w:t>P</w:t>
      </w:r>
      <w:r w:rsidRPr="00912EC7">
        <w:rPr>
          <w:rFonts w:ascii="Century Gothic" w:hAnsi="Century Gothic"/>
        </w:rPr>
        <w:t xml:space="preserve">roduct, </w:t>
      </w:r>
      <w:r w:rsidR="0057750B" w:rsidRPr="00912EC7">
        <w:rPr>
          <w:rFonts w:ascii="Century Gothic" w:hAnsi="Century Gothic"/>
        </w:rPr>
        <w:t xml:space="preserve">inbound inventory </w:t>
      </w:r>
      <w:r w:rsidRPr="00912EC7">
        <w:rPr>
          <w:rFonts w:ascii="Century Gothic" w:hAnsi="Century Gothic"/>
        </w:rPr>
        <w:t xml:space="preserve">and/or re-assembly as </w:t>
      </w:r>
      <w:proofErr w:type="gramStart"/>
      <w:r w:rsidRPr="00912EC7">
        <w:rPr>
          <w:rFonts w:ascii="Century Gothic" w:hAnsi="Century Gothic"/>
        </w:rPr>
        <w:t>required</w:t>
      </w:r>
      <w:r w:rsidR="009C69A7" w:rsidRPr="00912EC7">
        <w:rPr>
          <w:rFonts w:ascii="Century Gothic" w:hAnsi="Century Gothic"/>
        </w:rPr>
        <w:t>;</w:t>
      </w:r>
      <w:proofErr w:type="gramEnd"/>
      <w:r w:rsidRPr="00912EC7">
        <w:rPr>
          <w:rFonts w:ascii="Century Gothic" w:hAnsi="Century Gothic"/>
        </w:rPr>
        <w:t xml:space="preserve"> </w:t>
      </w:r>
    </w:p>
    <w:p w14:paraId="0A785D8C" w14:textId="77777777" w:rsidR="009C69A7" w:rsidRPr="00912EC7" w:rsidRDefault="009C69A7" w:rsidP="009A4DF3">
      <w:pPr>
        <w:tabs>
          <w:tab w:val="num" w:pos="1985"/>
        </w:tabs>
        <w:ind w:left="1985" w:hanging="567"/>
        <w:rPr>
          <w:rFonts w:ascii="Century Gothic" w:hAnsi="Century Gothic"/>
          <w:sz w:val="20"/>
        </w:rPr>
      </w:pPr>
    </w:p>
    <w:p w14:paraId="46A96C8C" w14:textId="77777777" w:rsidR="00DE3521" w:rsidRPr="00912EC7" w:rsidRDefault="00DE3521" w:rsidP="009A418A">
      <w:pPr>
        <w:pStyle w:val="Heading3"/>
        <w:numPr>
          <w:ilvl w:val="2"/>
          <w:numId w:val="19"/>
        </w:numPr>
        <w:tabs>
          <w:tab w:val="num" w:pos="1985"/>
        </w:tabs>
        <w:ind w:left="1985" w:hanging="567"/>
        <w:rPr>
          <w:rFonts w:ascii="Century Gothic" w:hAnsi="Century Gothic"/>
        </w:rPr>
      </w:pPr>
      <w:r w:rsidRPr="00912EC7">
        <w:rPr>
          <w:rFonts w:ascii="Century Gothic" w:hAnsi="Century Gothic"/>
        </w:rPr>
        <w:t xml:space="preserve">Wash Up: Cleaning and sanitisation of </w:t>
      </w:r>
      <w:proofErr w:type="spellStart"/>
      <w:r w:rsidRPr="00912EC7">
        <w:rPr>
          <w:rFonts w:ascii="Century Gothic" w:hAnsi="Century Gothic"/>
        </w:rPr>
        <w:t>rotable</w:t>
      </w:r>
      <w:proofErr w:type="spellEnd"/>
      <w:r w:rsidRPr="00912EC7">
        <w:rPr>
          <w:rFonts w:ascii="Century Gothic" w:hAnsi="Century Gothic"/>
        </w:rPr>
        <w:t xml:space="preserve"> equipment </w:t>
      </w:r>
      <w:r w:rsidR="004D2089" w:rsidRPr="00912EC7">
        <w:rPr>
          <w:rFonts w:ascii="Century Gothic" w:hAnsi="Century Gothic"/>
        </w:rPr>
        <w:t xml:space="preserve">including carts and boxes </w:t>
      </w:r>
      <w:r w:rsidRPr="00912EC7">
        <w:rPr>
          <w:rFonts w:ascii="Century Gothic" w:hAnsi="Century Gothic"/>
        </w:rPr>
        <w:t xml:space="preserve">and preparation for </w:t>
      </w:r>
      <w:proofErr w:type="gramStart"/>
      <w:r w:rsidRPr="00912EC7">
        <w:rPr>
          <w:rFonts w:ascii="Century Gothic" w:hAnsi="Century Gothic"/>
        </w:rPr>
        <w:t>assembly</w:t>
      </w:r>
      <w:r w:rsidR="009C69A7" w:rsidRPr="00912EC7">
        <w:rPr>
          <w:rFonts w:ascii="Century Gothic" w:hAnsi="Century Gothic"/>
        </w:rPr>
        <w:t>;</w:t>
      </w:r>
      <w:proofErr w:type="gramEnd"/>
      <w:r w:rsidRPr="00912EC7">
        <w:rPr>
          <w:rFonts w:ascii="Century Gothic" w:hAnsi="Century Gothic"/>
        </w:rPr>
        <w:t xml:space="preserve"> </w:t>
      </w:r>
    </w:p>
    <w:p w14:paraId="6CB60289" w14:textId="77777777" w:rsidR="009C69A7" w:rsidRPr="00B94D58" w:rsidRDefault="009C69A7" w:rsidP="009A4DF3">
      <w:pPr>
        <w:tabs>
          <w:tab w:val="num" w:pos="1985"/>
        </w:tabs>
        <w:ind w:left="1985" w:hanging="567"/>
        <w:rPr>
          <w:rFonts w:ascii="Century Gothic" w:hAnsi="Century Gothic"/>
          <w:sz w:val="20"/>
        </w:rPr>
      </w:pPr>
    </w:p>
    <w:p w14:paraId="63175EFC" w14:textId="18CFCF23" w:rsidR="00DE3521" w:rsidRPr="00B94D58" w:rsidRDefault="00DE3521" w:rsidP="00B94D58">
      <w:pPr>
        <w:pStyle w:val="Heading3"/>
        <w:rPr>
          <w:rFonts w:eastAsiaTheme="minorEastAsia"/>
        </w:rPr>
      </w:pPr>
      <w:r w:rsidRPr="00B94D58">
        <w:rPr>
          <w:rFonts w:ascii="Century Gothic" w:eastAsiaTheme="minorEastAsia" w:hAnsi="Century Gothic"/>
        </w:rPr>
        <w:t>Waste Management: Control and disposal of waste product in line with regulatory requirements</w:t>
      </w:r>
      <w:r w:rsidR="0040015A" w:rsidRPr="00B94D58">
        <w:rPr>
          <w:rFonts w:ascii="Century Gothic" w:eastAsiaTheme="minorEastAsia" w:hAnsi="Century Gothic"/>
        </w:rPr>
        <w:t>,</w:t>
      </w:r>
      <w:r w:rsidRPr="00B94D58">
        <w:rPr>
          <w:rFonts w:ascii="Century Gothic" w:eastAsiaTheme="minorEastAsia" w:hAnsi="Century Gothic"/>
        </w:rPr>
        <w:t xml:space="preserve"> </w:t>
      </w:r>
      <w:r w:rsidR="0040015A" w:rsidRPr="00B94D58">
        <w:rPr>
          <w:rFonts w:ascii="Century Gothic" w:eastAsiaTheme="minorEastAsia" w:hAnsi="Century Gothic"/>
        </w:rPr>
        <w:t xml:space="preserve">targets outlined in Schedule </w:t>
      </w:r>
      <w:r w:rsidR="00B04E23">
        <w:rPr>
          <w:rFonts w:ascii="Century Gothic" w:eastAsiaTheme="minorEastAsia" w:hAnsi="Century Gothic"/>
        </w:rPr>
        <w:t>1</w:t>
      </w:r>
      <w:r w:rsidR="000E7A97">
        <w:rPr>
          <w:rFonts w:ascii="Century Gothic" w:eastAsiaTheme="minorEastAsia" w:hAnsi="Century Gothic"/>
        </w:rPr>
        <w:t>8</w:t>
      </w:r>
      <w:r w:rsidR="0040015A" w:rsidRPr="00B94D58">
        <w:rPr>
          <w:rFonts w:ascii="Century Gothic" w:eastAsiaTheme="minorEastAsia" w:hAnsi="Century Gothic"/>
        </w:rPr>
        <w:t xml:space="preserve"> and </w:t>
      </w:r>
      <w:r w:rsidRPr="00B94D58">
        <w:rPr>
          <w:rFonts w:ascii="Century Gothic" w:eastAsiaTheme="minorEastAsia" w:hAnsi="Century Gothic"/>
        </w:rPr>
        <w:t>Virgin’s sustainability polic</w:t>
      </w:r>
      <w:r w:rsidR="00D44271" w:rsidRPr="00B94D58">
        <w:rPr>
          <w:rFonts w:ascii="Century Gothic" w:eastAsiaTheme="minorEastAsia" w:hAnsi="Century Gothic"/>
        </w:rPr>
        <w:t>y.</w:t>
      </w:r>
      <w:r w:rsidR="005B5E32" w:rsidRPr="00B94D58">
        <w:rPr>
          <w:rFonts w:eastAsiaTheme="minorEastAsia"/>
        </w:rPr>
        <w:br w:type="page"/>
      </w:r>
    </w:p>
    <w:p w14:paraId="307CF3C6" w14:textId="77475C6A" w:rsidR="00313184" w:rsidRPr="00912EC7" w:rsidRDefault="00B94D58" w:rsidP="00FC066B">
      <w:pPr>
        <w:pStyle w:val="Title"/>
        <w:ind w:left="0"/>
        <w:rPr>
          <w:rFonts w:ascii="Century Gothic" w:hAnsi="Century Gothic"/>
          <w:sz w:val="20"/>
          <w:szCs w:val="20"/>
        </w:rPr>
      </w:pPr>
      <w:r>
        <w:rPr>
          <w:rFonts w:ascii="Century Gothic" w:hAnsi="Century Gothic"/>
          <w:sz w:val="20"/>
          <w:szCs w:val="20"/>
        </w:rPr>
        <w:lastRenderedPageBreak/>
        <w:t>S</w:t>
      </w:r>
      <w:r w:rsidR="00B77040" w:rsidRPr="00912EC7">
        <w:rPr>
          <w:rFonts w:ascii="Century Gothic" w:hAnsi="Century Gothic"/>
          <w:sz w:val="20"/>
          <w:szCs w:val="20"/>
        </w:rPr>
        <w:t>CHEDULE 1</w:t>
      </w:r>
      <w:r w:rsidR="000E7A97">
        <w:rPr>
          <w:rFonts w:ascii="Century Gothic" w:hAnsi="Century Gothic"/>
          <w:sz w:val="20"/>
          <w:szCs w:val="20"/>
        </w:rPr>
        <w:t>8</w:t>
      </w:r>
    </w:p>
    <w:p w14:paraId="44A0CB6C" w14:textId="77777777" w:rsidR="00B77040" w:rsidRPr="00912EC7" w:rsidRDefault="00B77040" w:rsidP="00FC066B">
      <w:pPr>
        <w:pStyle w:val="Title"/>
        <w:rPr>
          <w:rFonts w:ascii="Century Gothic" w:hAnsi="Century Gothic"/>
          <w:sz w:val="20"/>
          <w:szCs w:val="20"/>
        </w:rPr>
      </w:pPr>
    </w:p>
    <w:p w14:paraId="67A8B590" w14:textId="77777777" w:rsidR="00313184" w:rsidRPr="00912EC7" w:rsidRDefault="00313184" w:rsidP="00FC066B">
      <w:pPr>
        <w:pStyle w:val="Subtitle"/>
        <w:rPr>
          <w:rFonts w:ascii="Century Gothic" w:hAnsi="Century Gothic"/>
          <w:sz w:val="20"/>
          <w:szCs w:val="20"/>
        </w:rPr>
      </w:pPr>
      <w:r w:rsidRPr="00912EC7">
        <w:rPr>
          <w:rFonts w:ascii="Century Gothic" w:hAnsi="Century Gothic"/>
          <w:sz w:val="20"/>
          <w:szCs w:val="20"/>
        </w:rPr>
        <w:t>Catering Operations</w:t>
      </w:r>
    </w:p>
    <w:p w14:paraId="4E4A5284" w14:textId="77777777" w:rsidR="00313184" w:rsidRPr="00912EC7" w:rsidRDefault="00313184" w:rsidP="009A4DF3">
      <w:pPr>
        <w:rPr>
          <w:rFonts w:ascii="Century Gothic" w:hAnsi="Century Gothic" w:cs="FoundryMonoline-Medium"/>
          <w:b/>
          <w:bCs/>
          <w:color w:val="000000"/>
          <w:sz w:val="20"/>
        </w:rPr>
      </w:pPr>
    </w:p>
    <w:p w14:paraId="144C7FCD" w14:textId="77777777" w:rsidR="0021401F" w:rsidRPr="00B04E23" w:rsidRDefault="0021401F" w:rsidP="009A418A">
      <w:pPr>
        <w:pStyle w:val="Heading1"/>
        <w:numPr>
          <w:ilvl w:val="0"/>
          <w:numId w:val="117"/>
        </w:numPr>
        <w:tabs>
          <w:tab w:val="clear" w:pos="720"/>
          <w:tab w:val="num" w:pos="567"/>
        </w:tabs>
        <w:rPr>
          <w:rFonts w:ascii="Century Gothic" w:hAnsi="Century Gothic"/>
          <w:sz w:val="20"/>
        </w:rPr>
      </w:pPr>
      <w:r w:rsidRPr="00B04E23">
        <w:rPr>
          <w:rFonts w:ascii="Century Gothic" w:hAnsi="Century Gothic"/>
          <w:sz w:val="20"/>
        </w:rPr>
        <w:t xml:space="preserve">Service Requirements </w:t>
      </w:r>
    </w:p>
    <w:p w14:paraId="55CF99E3" w14:textId="77777777" w:rsidR="0021401F" w:rsidRPr="00912EC7" w:rsidRDefault="0021401F" w:rsidP="009A4DF3">
      <w:pPr>
        <w:widowControl w:val="0"/>
        <w:autoSpaceDE w:val="0"/>
        <w:autoSpaceDN w:val="0"/>
        <w:adjustRightInd w:val="0"/>
        <w:rPr>
          <w:rFonts w:ascii="Century Gothic" w:hAnsi="Century Gothic" w:cs="Calibri"/>
          <w:b/>
          <w:bCs/>
          <w:sz w:val="20"/>
        </w:rPr>
      </w:pPr>
    </w:p>
    <w:p w14:paraId="184F7F12" w14:textId="77777777" w:rsidR="0021401F" w:rsidRPr="00B04E23" w:rsidRDefault="00F63434" w:rsidP="009A418A">
      <w:pPr>
        <w:pStyle w:val="Heading2"/>
        <w:numPr>
          <w:ilvl w:val="1"/>
          <w:numId w:val="118"/>
        </w:numPr>
        <w:rPr>
          <w:rFonts w:ascii="Century Gothic" w:hAnsi="Century Gothic"/>
        </w:rPr>
      </w:pPr>
      <w:r w:rsidRPr="00B04E23">
        <w:rPr>
          <w:rFonts w:ascii="Century Gothic" w:hAnsi="Century Gothic"/>
        </w:rPr>
        <w:t>Among others, t</w:t>
      </w:r>
      <w:r w:rsidR="0021401F" w:rsidRPr="00B04E23">
        <w:rPr>
          <w:rFonts w:ascii="Century Gothic" w:hAnsi="Century Gothic"/>
        </w:rPr>
        <w:t xml:space="preserve">he Supplier shall be responsible for: </w:t>
      </w:r>
    </w:p>
    <w:p w14:paraId="3CCA94B4" w14:textId="77777777" w:rsidR="0021401F" w:rsidRPr="00912EC7" w:rsidRDefault="0021401F" w:rsidP="009A4DF3">
      <w:pPr>
        <w:widowControl w:val="0"/>
        <w:autoSpaceDE w:val="0"/>
        <w:autoSpaceDN w:val="0"/>
        <w:adjustRightInd w:val="0"/>
        <w:rPr>
          <w:rFonts w:ascii="Century Gothic" w:hAnsi="Century Gothic" w:cs="Calibri"/>
          <w:b/>
          <w:bCs/>
          <w:sz w:val="20"/>
        </w:rPr>
      </w:pPr>
    </w:p>
    <w:p w14:paraId="42B79BF3" w14:textId="77777777" w:rsidR="0021401F" w:rsidRPr="00B04E23" w:rsidRDefault="0021401F" w:rsidP="009A418A">
      <w:pPr>
        <w:pStyle w:val="Heading3"/>
        <w:numPr>
          <w:ilvl w:val="2"/>
          <w:numId w:val="119"/>
        </w:numPr>
        <w:rPr>
          <w:rFonts w:ascii="Century Gothic" w:hAnsi="Century Gothic"/>
        </w:rPr>
      </w:pPr>
      <w:r w:rsidRPr="00B04E23">
        <w:rPr>
          <w:rFonts w:ascii="Century Gothic" w:hAnsi="Century Gothic"/>
        </w:rPr>
        <w:t xml:space="preserve">The movement of goods to and from the aircraft and the consolidation of required movements such as to minimise traffic on and around the airport ramp and </w:t>
      </w:r>
      <w:r w:rsidR="00993D13" w:rsidRPr="00B04E23">
        <w:rPr>
          <w:rFonts w:ascii="Century Gothic" w:hAnsi="Century Gothic"/>
        </w:rPr>
        <w:t>on-board</w:t>
      </w:r>
      <w:r w:rsidR="00F63434" w:rsidRPr="00B04E23">
        <w:rPr>
          <w:rFonts w:ascii="Century Gothic" w:hAnsi="Century Gothic"/>
        </w:rPr>
        <w:t xml:space="preserve"> the </w:t>
      </w:r>
      <w:proofErr w:type="gramStart"/>
      <w:r w:rsidR="00F63434" w:rsidRPr="00B04E23">
        <w:rPr>
          <w:rFonts w:ascii="Century Gothic" w:hAnsi="Century Gothic"/>
        </w:rPr>
        <w:t>aircraft;</w:t>
      </w:r>
      <w:proofErr w:type="gramEnd"/>
      <w:r w:rsidRPr="00B04E23">
        <w:rPr>
          <w:rFonts w:ascii="Century Gothic" w:hAnsi="Century Gothic"/>
        </w:rPr>
        <w:t xml:space="preserve"> </w:t>
      </w:r>
    </w:p>
    <w:p w14:paraId="18E69BF6" w14:textId="77777777" w:rsidR="0021401F" w:rsidRPr="00912EC7" w:rsidRDefault="0021401F" w:rsidP="009A4DF3">
      <w:pPr>
        <w:pStyle w:val="Heading3"/>
        <w:tabs>
          <w:tab w:val="num" w:pos="1985"/>
        </w:tabs>
        <w:ind w:left="1985" w:hanging="567"/>
        <w:rPr>
          <w:rFonts w:ascii="Century Gothic" w:hAnsi="Century Gothic"/>
        </w:rPr>
      </w:pPr>
    </w:p>
    <w:p w14:paraId="61F9E84F" w14:textId="77777777" w:rsidR="0021401F" w:rsidRPr="00912EC7" w:rsidRDefault="0021401F" w:rsidP="009A418A">
      <w:pPr>
        <w:pStyle w:val="Heading3"/>
        <w:numPr>
          <w:ilvl w:val="2"/>
          <w:numId w:val="21"/>
        </w:numPr>
        <w:ind w:left="1985" w:hanging="567"/>
        <w:rPr>
          <w:rFonts w:ascii="Century Gothic" w:hAnsi="Century Gothic"/>
        </w:rPr>
      </w:pPr>
      <w:r w:rsidRPr="00912EC7">
        <w:rPr>
          <w:rFonts w:ascii="Century Gothic" w:hAnsi="Century Gothic"/>
        </w:rPr>
        <w:t>The effective and eff</w:t>
      </w:r>
      <w:r w:rsidR="00F63434" w:rsidRPr="00912EC7">
        <w:rPr>
          <w:rFonts w:ascii="Century Gothic" w:hAnsi="Century Gothic"/>
        </w:rPr>
        <w:t xml:space="preserve">icient use of time and </w:t>
      </w:r>
      <w:proofErr w:type="gramStart"/>
      <w:r w:rsidR="00F63434" w:rsidRPr="00912EC7">
        <w:rPr>
          <w:rFonts w:ascii="Century Gothic" w:hAnsi="Century Gothic"/>
        </w:rPr>
        <w:t>vehicles;</w:t>
      </w:r>
      <w:proofErr w:type="gramEnd"/>
      <w:r w:rsidRPr="00912EC7">
        <w:rPr>
          <w:rFonts w:ascii="Century Gothic" w:hAnsi="Century Gothic"/>
        </w:rPr>
        <w:t xml:space="preserve"> </w:t>
      </w:r>
    </w:p>
    <w:p w14:paraId="0AA6C1BC" w14:textId="77777777" w:rsidR="0021401F" w:rsidRPr="00912EC7" w:rsidRDefault="0021401F" w:rsidP="004A5600">
      <w:pPr>
        <w:pStyle w:val="Heading3"/>
        <w:tabs>
          <w:tab w:val="num" w:pos="1985"/>
        </w:tabs>
        <w:rPr>
          <w:rFonts w:ascii="Century Gothic" w:hAnsi="Century Gothic"/>
        </w:rPr>
      </w:pPr>
    </w:p>
    <w:p w14:paraId="3A6306BD" w14:textId="77777777" w:rsidR="00953D01" w:rsidRPr="00912EC7" w:rsidRDefault="0021401F" w:rsidP="009A418A">
      <w:pPr>
        <w:pStyle w:val="Heading3"/>
        <w:numPr>
          <w:ilvl w:val="2"/>
          <w:numId w:val="21"/>
        </w:numPr>
        <w:ind w:left="1985" w:hanging="567"/>
        <w:rPr>
          <w:rFonts w:ascii="Century Gothic" w:hAnsi="Century Gothic"/>
        </w:rPr>
      </w:pPr>
      <w:r w:rsidRPr="00912EC7">
        <w:rPr>
          <w:rFonts w:ascii="Century Gothic" w:hAnsi="Century Gothic"/>
        </w:rPr>
        <w:t xml:space="preserve">The correct loading of all provisions as per the galley planning diagrams and loading </w:t>
      </w:r>
      <w:proofErr w:type="gramStart"/>
      <w:r w:rsidRPr="00912EC7">
        <w:rPr>
          <w:rFonts w:ascii="Century Gothic" w:hAnsi="Century Gothic"/>
        </w:rPr>
        <w:t>s</w:t>
      </w:r>
      <w:r w:rsidR="00F63434" w:rsidRPr="00912EC7">
        <w:rPr>
          <w:rFonts w:ascii="Century Gothic" w:hAnsi="Century Gothic"/>
        </w:rPr>
        <w:t>pecifications;</w:t>
      </w:r>
      <w:proofErr w:type="gramEnd"/>
    </w:p>
    <w:p w14:paraId="256E8670" w14:textId="77777777" w:rsidR="0021401F" w:rsidRPr="00912EC7" w:rsidRDefault="0021401F" w:rsidP="009A4DF3">
      <w:pPr>
        <w:pStyle w:val="Heading3"/>
        <w:tabs>
          <w:tab w:val="num" w:pos="1985"/>
        </w:tabs>
        <w:ind w:left="1985" w:hanging="567"/>
        <w:rPr>
          <w:rFonts w:ascii="Century Gothic" w:hAnsi="Century Gothic"/>
        </w:rPr>
      </w:pPr>
    </w:p>
    <w:p w14:paraId="1C283A6D" w14:textId="77777777" w:rsidR="0021401F" w:rsidRPr="00912EC7" w:rsidRDefault="0021401F" w:rsidP="009A418A">
      <w:pPr>
        <w:pStyle w:val="Heading3"/>
        <w:numPr>
          <w:ilvl w:val="2"/>
          <w:numId w:val="21"/>
        </w:numPr>
        <w:ind w:left="1985" w:hanging="567"/>
        <w:rPr>
          <w:rFonts w:ascii="Century Gothic" w:hAnsi="Century Gothic"/>
        </w:rPr>
      </w:pPr>
      <w:r w:rsidRPr="00912EC7">
        <w:rPr>
          <w:rFonts w:ascii="Century Gothic" w:hAnsi="Century Gothic"/>
        </w:rPr>
        <w:t xml:space="preserve">The removal of all waste to ensure all recyclable material, all inbound used product, equipment and waste from the aircraft are to be returned to an assembly point(s) to be laundered, recycled or disposed as required within no more than </w:t>
      </w:r>
      <w:r w:rsidR="00F63434" w:rsidRPr="00912EC7">
        <w:rPr>
          <w:rFonts w:ascii="Century Gothic" w:hAnsi="Century Gothic"/>
        </w:rPr>
        <w:t>four (</w:t>
      </w:r>
      <w:r w:rsidRPr="00912EC7">
        <w:rPr>
          <w:rFonts w:ascii="Century Gothic" w:hAnsi="Century Gothic"/>
        </w:rPr>
        <w:t>4</w:t>
      </w:r>
      <w:r w:rsidR="00F63434" w:rsidRPr="00912EC7">
        <w:rPr>
          <w:rFonts w:ascii="Century Gothic" w:hAnsi="Century Gothic"/>
        </w:rPr>
        <w:t>)</w:t>
      </w:r>
      <w:r w:rsidRPr="00912EC7">
        <w:rPr>
          <w:rFonts w:ascii="Century Gothic" w:hAnsi="Century Gothic"/>
        </w:rPr>
        <w:t xml:space="preserve"> hours </w:t>
      </w:r>
      <w:r w:rsidR="00F63434" w:rsidRPr="00912EC7">
        <w:rPr>
          <w:rFonts w:ascii="Century Gothic" w:hAnsi="Century Gothic"/>
        </w:rPr>
        <w:t>of Actual Time of Arrival (ATA</w:t>
      </w:r>
      <w:proofErr w:type="gramStart"/>
      <w:r w:rsidR="00F63434" w:rsidRPr="00912EC7">
        <w:rPr>
          <w:rFonts w:ascii="Century Gothic" w:hAnsi="Century Gothic"/>
        </w:rPr>
        <w:t>);</w:t>
      </w:r>
      <w:proofErr w:type="gramEnd"/>
      <w:r w:rsidRPr="00912EC7">
        <w:rPr>
          <w:rFonts w:ascii="Century Gothic" w:hAnsi="Century Gothic"/>
        </w:rPr>
        <w:t xml:space="preserve"> </w:t>
      </w:r>
    </w:p>
    <w:p w14:paraId="4E5639DE" w14:textId="77777777" w:rsidR="0021401F" w:rsidRPr="00912EC7" w:rsidRDefault="0021401F" w:rsidP="009A4DF3">
      <w:pPr>
        <w:pStyle w:val="Heading3"/>
        <w:tabs>
          <w:tab w:val="num" w:pos="1985"/>
        </w:tabs>
        <w:ind w:left="1985" w:hanging="567"/>
        <w:rPr>
          <w:rFonts w:ascii="Century Gothic" w:hAnsi="Century Gothic"/>
        </w:rPr>
      </w:pPr>
    </w:p>
    <w:p w14:paraId="5CF6E46B" w14:textId="77777777" w:rsidR="0021401F" w:rsidRPr="00912EC7" w:rsidRDefault="0021401F" w:rsidP="009A418A">
      <w:pPr>
        <w:pStyle w:val="Heading3"/>
        <w:numPr>
          <w:ilvl w:val="2"/>
          <w:numId w:val="21"/>
        </w:numPr>
        <w:ind w:left="1985" w:hanging="567"/>
        <w:rPr>
          <w:rFonts w:ascii="Century Gothic" w:hAnsi="Century Gothic"/>
        </w:rPr>
      </w:pPr>
      <w:r w:rsidRPr="00912EC7">
        <w:rPr>
          <w:rFonts w:ascii="Century Gothic" w:hAnsi="Century Gothic"/>
        </w:rPr>
        <w:t>The co-ordination of all time restricted in-flight catering activities in accordance with the Virgin turnaround plan, as provided by Virgin to Supplier from ti</w:t>
      </w:r>
      <w:r w:rsidR="00F63434" w:rsidRPr="00912EC7">
        <w:rPr>
          <w:rFonts w:ascii="Century Gothic" w:hAnsi="Century Gothic"/>
        </w:rPr>
        <w:t xml:space="preserve">me to </w:t>
      </w:r>
      <w:proofErr w:type="gramStart"/>
      <w:r w:rsidR="00F63434" w:rsidRPr="00912EC7">
        <w:rPr>
          <w:rFonts w:ascii="Century Gothic" w:hAnsi="Century Gothic"/>
        </w:rPr>
        <w:t>time;</w:t>
      </w:r>
      <w:proofErr w:type="gramEnd"/>
      <w:r w:rsidRPr="00912EC7">
        <w:rPr>
          <w:rFonts w:ascii="Century Gothic" w:hAnsi="Century Gothic"/>
        </w:rPr>
        <w:t xml:space="preserve"> </w:t>
      </w:r>
    </w:p>
    <w:p w14:paraId="06A5D6DC" w14:textId="77777777" w:rsidR="0021401F" w:rsidRPr="00912EC7" w:rsidRDefault="0021401F" w:rsidP="009A4DF3">
      <w:pPr>
        <w:pStyle w:val="Heading3"/>
        <w:tabs>
          <w:tab w:val="num" w:pos="1985"/>
        </w:tabs>
        <w:ind w:left="1985" w:hanging="567"/>
        <w:rPr>
          <w:rFonts w:ascii="Century Gothic" w:hAnsi="Century Gothic"/>
        </w:rPr>
      </w:pPr>
    </w:p>
    <w:p w14:paraId="23305E4F" w14:textId="77777777" w:rsidR="0021401F" w:rsidRPr="00912EC7" w:rsidRDefault="0021401F" w:rsidP="009A418A">
      <w:pPr>
        <w:pStyle w:val="Heading3"/>
        <w:numPr>
          <w:ilvl w:val="2"/>
          <w:numId w:val="21"/>
        </w:numPr>
        <w:ind w:left="1985" w:hanging="567"/>
        <w:rPr>
          <w:rFonts w:ascii="Century Gothic" w:hAnsi="Century Gothic"/>
        </w:rPr>
      </w:pPr>
      <w:r w:rsidRPr="00912EC7">
        <w:rPr>
          <w:rFonts w:ascii="Century Gothic" w:hAnsi="Century Gothic"/>
        </w:rPr>
        <w:t>The movement and placement of vehicles on and around the ramp in accordance w</w:t>
      </w:r>
      <w:r w:rsidR="00063A7A" w:rsidRPr="00912EC7">
        <w:rPr>
          <w:rFonts w:ascii="Century Gothic" w:hAnsi="Century Gothic"/>
        </w:rPr>
        <w:t xml:space="preserve">ith the Virgin turnaround </w:t>
      </w:r>
      <w:proofErr w:type="gramStart"/>
      <w:r w:rsidR="00063A7A" w:rsidRPr="00912EC7">
        <w:rPr>
          <w:rFonts w:ascii="Century Gothic" w:hAnsi="Century Gothic"/>
        </w:rPr>
        <w:t>plan;</w:t>
      </w:r>
      <w:proofErr w:type="gramEnd"/>
    </w:p>
    <w:p w14:paraId="119ED2DF" w14:textId="77777777" w:rsidR="00063A7A" w:rsidRPr="00912EC7" w:rsidRDefault="00063A7A" w:rsidP="00063A7A">
      <w:pPr>
        <w:rPr>
          <w:rFonts w:ascii="Century Gothic" w:hAnsi="Century Gothic"/>
          <w:sz w:val="20"/>
          <w:szCs w:val="18"/>
        </w:rPr>
      </w:pPr>
    </w:p>
    <w:p w14:paraId="150C6425" w14:textId="77777777" w:rsidR="00063A7A" w:rsidRPr="00912EC7" w:rsidRDefault="00063A7A" w:rsidP="009A418A">
      <w:pPr>
        <w:pStyle w:val="Heading3"/>
        <w:numPr>
          <w:ilvl w:val="2"/>
          <w:numId w:val="21"/>
        </w:numPr>
        <w:ind w:left="1985" w:hanging="567"/>
        <w:rPr>
          <w:rFonts w:ascii="Century Gothic" w:hAnsi="Century Gothic"/>
        </w:rPr>
      </w:pPr>
      <w:r w:rsidRPr="00912EC7">
        <w:rPr>
          <w:rFonts w:ascii="Century Gothic" w:hAnsi="Century Gothic"/>
        </w:rPr>
        <w:t xml:space="preserve">Using all reasonable endeavours to </w:t>
      </w:r>
      <w:r w:rsidR="0043276B" w:rsidRPr="00912EC7">
        <w:rPr>
          <w:rFonts w:ascii="Century Gothic" w:hAnsi="Century Gothic"/>
        </w:rPr>
        <w:t xml:space="preserve">dispose waste responsibly and </w:t>
      </w:r>
      <w:r w:rsidR="00C1009C" w:rsidRPr="00912EC7">
        <w:rPr>
          <w:rFonts w:ascii="Century Gothic" w:hAnsi="Century Gothic"/>
        </w:rPr>
        <w:t>minimise waste to landfill.</w:t>
      </w:r>
    </w:p>
    <w:p w14:paraId="176A9C96" w14:textId="77777777" w:rsidR="0021401F" w:rsidRPr="00912EC7" w:rsidRDefault="0021401F" w:rsidP="00063A7A">
      <w:pPr>
        <w:pStyle w:val="Heading2"/>
        <w:numPr>
          <w:ilvl w:val="0"/>
          <w:numId w:val="0"/>
        </w:numPr>
        <w:rPr>
          <w:rFonts w:ascii="Century Gothic" w:hAnsi="Century Gothic"/>
        </w:rPr>
      </w:pPr>
    </w:p>
    <w:p w14:paraId="7005E25B" w14:textId="0CE1BCCF" w:rsidR="0021401F" w:rsidRPr="00912EC7" w:rsidRDefault="0021401F"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meet all Virgin flights </w:t>
      </w:r>
      <w:r w:rsidR="009C6EF5" w:rsidRPr="00912EC7">
        <w:rPr>
          <w:rFonts w:ascii="Century Gothic" w:hAnsi="Century Gothic"/>
        </w:rPr>
        <w:t>upon arrival</w:t>
      </w:r>
      <w:r w:rsidRPr="00912EC7">
        <w:rPr>
          <w:rFonts w:ascii="Century Gothic" w:hAnsi="Century Gothic"/>
        </w:rPr>
        <w:t xml:space="preserve"> and shall unload the aircraft of all applicable catering equipment, including but not limited to, bars, surplus food, surplus dry stores and juices, food wastage and used dry stores. The Supplier shall unload the catering vehicle and segregate the incoming load into dirty and clean items and items that can be reused or that need disposal and dispose of all waste in accordance with relevant laws. </w:t>
      </w:r>
    </w:p>
    <w:p w14:paraId="2CC9C248" w14:textId="77777777" w:rsidR="0021401F" w:rsidRPr="00912EC7" w:rsidRDefault="0021401F" w:rsidP="009A4DF3">
      <w:pPr>
        <w:pStyle w:val="Heading2"/>
        <w:numPr>
          <w:ilvl w:val="0"/>
          <w:numId w:val="0"/>
        </w:numPr>
        <w:ind w:left="1418"/>
        <w:rPr>
          <w:rFonts w:ascii="Century Gothic" w:hAnsi="Century Gothic"/>
        </w:rPr>
      </w:pPr>
    </w:p>
    <w:p w14:paraId="532F1C7F" w14:textId="77777777" w:rsidR="0021401F" w:rsidRPr="00912EC7" w:rsidRDefault="0021401F"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w:t>
      </w:r>
      <w:proofErr w:type="gramStart"/>
      <w:r w:rsidRPr="00912EC7">
        <w:rPr>
          <w:rFonts w:ascii="Century Gothic" w:hAnsi="Century Gothic"/>
        </w:rPr>
        <w:t>shall at all times</w:t>
      </w:r>
      <w:proofErr w:type="gramEnd"/>
      <w:r w:rsidRPr="00912EC7">
        <w:rPr>
          <w:rFonts w:ascii="Century Gothic" w:hAnsi="Century Gothic"/>
        </w:rPr>
        <w:t xml:space="preserve"> be in possession of a valid operating licence issued by the relevant airport authority or other competent body. </w:t>
      </w:r>
    </w:p>
    <w:p w14:paraId="516513E5" w14:textId="77777777" w:rsidR="0021401F" w:rsidRPr="00912EC7" w:rsidRDefault="0021401F" w:rsidP="009A4DF3">
      <w:pPr>
        <w:pStyle w:val="Heading2"/>
        <w:numPr>
          <w:ilvl w:val="0"/>
          <w:numId w:val="0"/>
        </w:numPr>
        <w:ind w:left="1418"/>
        <w:rPr>
          <w:rFonts w:ascii="Century Gothic" w:hAnsi="Century Gothic"/>
        </w:rPr>
      </w:pPr>
    </w:p>
    <w:p w14:paraId="2DB91747" w14:textId="77777777" w:rsidR="0021401F" w:rsidRPr="00912EC7" w:rsidRDefault="0021401F" w:rsidP="009A418A">
      <w:pPr>
        <w:pStyle w:val="Heading2"/>
        <w:numPr>
          <w:ilvl w:val="1"/>
          <w:numId w:val="21"/>
        </w:numPr>
        <w:ind w:left="1418" w:hanging="851"/>
        <w:rPr>
          <w:rFonts w:ascii="Century Gothic" w:hAnsi="Century Gothic"/>
        </w:rPr>
      </w:pPr>
      <w:r w:rsidRPr="00912EC7">
        <w:rPr>
          <w:rFonts w:ascii="Century Gothic" w:hAnsi="Century Gothic"/>
        </w:rPr>
        <w:t xml:space="preserve">When requested by Virgin the Supplier shall arrange for the </w:t>
      </w:r>
      <w:r w:rsidR="004B7276" w:rsidRPr="00912EC7">
        <w:rPr>
          <w:rFonts w:ascii="Century Gothic" w:hAnsi="Century Gothic"/>
        </w:rPr>
        <w:t xml:space="preserve">delivery </w:t>
      </w:r>
      <w:r w:rsidRPr="00912EC7">
        <w:rPr>
          <w:rFonts w:ascii="Century Gothic" w:hAnsi="Century Gothic"/>
        </w:rPr>
        <w:t xml:space="preserve">and suitable transportation of meal samples </w:t>
      </w:r>
      <w:r w:rsidR="004B7276" w:rsidRPr="00912EC7">
        <w:rPr>
          <w:rFonts w:ascii="Century Gothic" w:hAnsi="Century Gothic"/>
        </w:rPr>
        <w:t>to the UK</w:t>
      </w:r>
      <w:r w:rsidRPr="00912EC7">
        <w:rPr>
          <w:rFonts w:ascii="Century Gothic" w:hAnsi="Century Gothic"/>
        </w:rPr>
        <w:t xml:space="preserve"> </w:t>
      </w:r>
      <w:r w:rsidR="004B7276" w:rsidRPr="00912EC7">
        <w:rPr>
          <w:rFonts w:ascii="Century Gothic" w:hAnsi="Century Gothic"/>
        </w:rPr>
        <w:t xml:space="preserve">to </w:t>
      </w:r>
      <w:r w:rsidRPr="00912EC7">
        <w:rPr>
          <w:rFonts w:ascii="Century Gothic" w:hAnsi="Century Gothic"/>
        </w:rPr>
        <w:t xml:space="preserve">the </w:t>
      </w:r>
      <w:r w:rsidR="004B7276" w:rsidRPr="00912EC7">
        <w:rPr>
          <w:rFonts w:ascii="Century Gothic" w:hAnsi="Century Gothic"/>
        </w:rPr>
        <w:t>out</w:t>
      </w:r>
      <w:r w:rsidRPr="00912EC7">
        <w:rPr>
          <w:rFonts w:ascii="Century Gothic" w:hAnsi="Century Gothic"/>
        </w:rPr>
        <w:t xml:space="preserve">bound aircraft to Virgin headquarters or any other location specified by Virgin, for the purposes of quality control and audit as well as meal specification compliance. </w:t>
      </w:r>
    </w:p>
    <w:p w14:paraId="30BEC587" w14:textId="77777777" w:rsidR="0021401F" w:rsidRPr="00912EC7" w:rsidRDefault="0021401F" w:rsidP="009A4DF3">
      <w:pPr>
        <w:pStyle w:val="Heading2"/>
        <w:numPr>
          <w:ilvl w:val="0"/>
          <w:numId w:val="0"/>
        </w:numPr>
        <w:ind w:left="1418"/>
        <w:rPr>
          <w:rFonts w:ascii="Century Gothic" w:hAnsi="Century Gothic"/>
        </w:rPr>
      </w:pPr>
    </w:p>
    <w:p w14:paraId="21AC9181" w14:textId="1994FDC2" w:rsidR="0021401F" w:rsidRPr="00912EC7" w:rsidRDefault="0021401F" w:rsidP="009A418A">
      <w:pPr>
        <w:pStyle w:val="Heading2"/>
        <w:numPr>
          <w:ilvl w:val="1"/>
          <w:numId w:val="21"/>
        </w:numPr>
        <w:ind w:left="1418" w:hanging="851"/>
        <w:rPr>
          <w:rFonts w:ascii="Century Gothic" w:hAnsi="Century Gothic"/>
        </w:rPr>
      </w:pPr>
      <w:r w:rsidRPr="00912EC7">
        <w:rPr>
          <w:rFonts w:ascii="Century Gothic" w:hAnsi="Century Gothic"/>
        </w:rPr>
        <w:t xml:space="preserve">Following loading of </w:t>
      </w:r>
      <w:r w:rsidR="00554009" w:rsidRPr="00912EC7">
        <w:rPr>
          <w:rFonts w:ascii="Century Gothic" w:hAnsi="Century Gothic"/>
        </w:rPr>
        <w:t>the</w:t>
      </w:r>
      <w:r w:rsidRPr="00912EC7">
        <w:rPr>
          <w:rFonts w:ascii="Century Gothic" w:hAnsi="Century Gothic"/>
        </w:rPr>
        <w:t xml:space="preserve"> aircraft the Supplier shall conduct thorough checks of the stowage accuracy prior to presenting the products to the Virgin senior cabin crew or a nominated representative for their final checks. The Supplier shall procure a sign off from the senior Virgin representative on the aircraft as a receipt for the uplift provided. </w:t>
      </w:r>
    </w:p>
    <w:p w14:paraId="7456C3F2" w14:textId="77777777" w:rsidR="0021401F" w:rsidRPr="00912EC7" w:rsidRDefault="0021401F" w:rsidP="009A4DF3">
      <w:pPr>
        <w:pStyle w:val="Heading2"/>
        <w:numPr>
          <w:ilvl w:val="0"/>
          <w:numId w:val="0"/>
        </w:numPr>
        <w:ind w:left="1430"/>
        <w:rPr>
          <w:rFonts w:ascii="Century Gothic" w:hAnsi="Century Gothic"/>
        </w:rPr>
      </w:pPr>
    </w:p>
    <w:p w14:paraId="3FA8230F" w14:textId="6BEF0154" w:rsidR="0021401F" w:rsidRPr="00912EC7" w:rsidRDefault="0021401F"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not make any product substitutions or changes to loading without the express written consent, in advance, of Virgin. </w:t>
      </w:r>
      <w:r w:rsidR="00C84DB2" w:rsidRPr="00912EC7">
        <w:rPr>
          <w:rFonts w:ascii="Century Gothic" w:hAnsi="Century Gothic"/>
        </w:rPr>
        <w:t xml:space="preserve">All </w:t>
      </w:r>
      <w:r w:rsidR="00063A7A" w:rsidRPr="00912EC7">
        <w:rPr>
          <w:rFonts w:ascii="Century Gothic" w:hAnsi="Century Gothic"/>
        </w:rPr>
        <w:t>P</w:t>
      </w:r>
      <w:r w:rsidR="00C84DB2" w:rsidRPr="00912EC7">
        <w:rPr>
          <w:rFonts w:ascii="Century Gothic" w:hAnsi="Century Gothic"/>
        </w:rPr>
        <w:t xml:space="preserve">roduct and equipment substitutions must be made following adherence to the </w:t>
      </w:r>
      <w:r w:rsidR="00063A7A" w:rsidRPr="00912EC7">
        <w:rPr>
          <w:rFonts w:ascii="Century Gothic" w:hAnsi="Century Gothic"/>
        </w:rPr>
        <w:t>procedure as set out in the Inf</w:t>
      </w:r>
      <w:r w:rsidR="00C84DB2" w:rsidRPr="00912EC7">
        <w:rPr>
          <w:rFonts w:ascii="Century Gothic" w:hAnsi="Century Gothic"/>
        </w:rPr>
        <w:t xml:space="preserve">light Services </w:t>
      </w:r>
      <w:r w:rsidR="00594195" w:rsidRPr="00912EC7">
        <w:rPr>
          <w:rFonts w:ascii="Century Gothic" w:hAnsi="Century Gothic"/>
        </w:rPr>
        <w:t xml:space="preserve">Procedures </w:t>
      </w:r>
      <w:r w:rsidR="00C84DB2" w:rsidRPr="00912EC7">
        <w:rPr>
          <w:rFonts w:ascii="Century Gothic" w:hAnsi="Century Gothic"/>
        </w:rPr>
        <w:t>Manual</w:t>
      </w:r>
      <w:r w:rsidR="00953D01" w:rsidRPr="00912EC7">
        <w:rPr>
          <w:rFonts w:ascii="Century Gothic" w:hAnsi="Century Gothic"/>
        </w:rPr>
        <w:t>.</w:t>
      </w:r>
      <w:r w:rsidR="009D297F">
        <w:rPr>
          <w:rFonts w:ascii="Century Gothic" w:hAnsi="Century Gothic"/>
        </w:rPr>
        <w:t xml:space="preserve"> Where the cost of a </w:t>
      </w:r>
      <w:r w:rsidR="009D297F">
        <w:rPr>
          <w:rFonts w:ascii="Century Gothic" w:hAnsi="Century Gothic"/>
        </w:rPr>
        <w:lastRenderedPageBreak/>
        <w:t>product being used for a substitution, is of lower cost than the agreed product with Virgin, the Supplier shall issue a credit note to Virgin for the difference in cost.</w:t>
      </w:r>
    </w:p>
    <w:p w14:paraId="3055D1F0" w14:textId="77777777" w:rsidR="00AB5AAA" w:rsidRPr="00912EC7" w:rsidRDefault="00AB5AAA" w:rsidP="009A4DF3">
      <w:pPr>
        <w:pStyle w:val="Heading2"/>
        <w:numPr>
          <w:ilvl w:val="0"/>
          <w:numId w:val="0"/>
        </w:numPr>
        <w:ind w:left="1418"/>
        <w:rPr>
          <w:rFonts w:ascii="Century Gothic" w:hAnsi="Century Gothic"/>
        </w:rPr>
      </w:pPr>
    </w:p>
    <w:p w14:paraId="6763B5B5" w14:textId="77777777" w:rsidR="00600F0D"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The Supplier shall ensure that all Personnel hold appropriate qualifications and are suitably trained to the Local Airport Authority to a minimum of IATA standard or as required by local regulation</w:t>
      </w:r>
      <w:r w:rsidR="00953D01" w:rsidRPr="00912EC7">
        <w:rPr>
          <w:rFonts w:ascii="Century Gothic" w:hAnsi="Century Gothic"/>
        </w:rPr>
        <w:t>.</w:t>
      </w:r>
    </w:p>
    <w:p w14:paraId="773ED291" w14:textId="77777777" w:rsidR="00832FF0" w:rsidRPr="00912EC7" w:rsidRDefault="00832FF0" w:rsidP="009A4DF3">
      <w:pPr>
        <w:pStyle w:val="BodyText2"/>
        <w:rPr>
          <w:rFonts w:ascii="Century Gothic" w:hAnsi="Century Gothic"/>
          <w:sz w:val="20"/>
        </w:rPr>
      </w:pPr>
    </w:p>
    <w:p w14:paraId="40210182" w14:textId="28C41B12" w:rsidR="00832FF0" w:rsidRPr="00912EC7" w:rsidRDefault="00832FF0" w:rsidP="009A4DF3">
      <w:pPr>
        <w:pStyle w:val="Heading2"/>
        <w:numPr>
          <w:ilvl w:val="0"/>
          <w:numId w:val="0"/>
        </w:numPr>
        <w:ind w:left="1418" w:hanging="851"/>
        <w:rPr>
          <w:rFonts w:ascii="Century Gothic" w:hAnsi="Century Gothic"/>
        </w:rPr>
      </w:pPr>
      <w:r w:rsidRPr="00912EC7">
        <w:rPr>
          <w:rFonts w:ascii="Century Gothic" w:hAnsi="Century Gothic"/>
        </w:rPr>
        <w:t>1.8</w:t>
      </w:r>
      <w:r w:rsidRPr="00912EC7">
        <w:rPr>
          <w:rFonts w:ascii="Century Gothic" w:hAnsi="Century Gothic"/>
        </w:rPr>
        <w:tab/>
        <w:t xml:space="preserve">The Supplier shall maintain </w:t>
      </w:r>
      <w:r w:rsidR="00DA3627" w:rsidRPr="00912EC7">
        <w:rPr>
          <w:rFonts w:ascii="Century Gothic" w:hAnsi="Century Gothic"/>
        </w:rPr>
        <w:t>constant access to</w:t>
      </w:r>
      <w:r w:rsidR="00067EB0" w:rsidRPr="00912EC7">
        <w:rPr>
          <w:rFonts w:ascii="Century Gothic" w:hAnsi="Century Gothic"/>
        </w:rPr>
        <w:t xml:space="preserve"> the Virgin Inf</w:t>
      </w:r>
      <w:r w:rsidRPr="00912EC7">
        <w:rPr>
          <w:rFonts w:ascii="Century Gothic" w:hAnsi="Century Gothic"/>
        </w:rPr>
        <w:t>light Services</w:t>
      </w:r>
      <w:r w:rsidR="00594195" w:rsidRPr="00912EC7">
        <w:rPr>
          <w:rFonts w:ascii="Century Gothic" w:hAnsi="Century Gothic"/>
        </w:rPr>
        <w:t xml:space="preserve"> Procedures </w:t>
      </w:r>
      <w:r w:rsidRPr="00912EC7">
        <w:rPr>
          <w:rFonts w:ascii="Century Gothic" w:hAnsi="Century Gothic"/>
        </w:rPr>
        <w:t>Manu</w:t>
      </w:r>
      <w:r w:rsidR="0069409F" w:rsidRPr="00912EC7">
        <w:rPr>
          <w:rFonts w:ascii="Century Gothic" w:hAnsi="Century Gothic"/>
        </w:rPr>
        <w:t>al</w:t>
      </w:r>
      <w:r w:rsidR="00DA3627" w:rsidRPr="00912EC7">
        <w:rPr>
          <w:rFonts w:ascii="Century Gothic" w:hAnsi="Century Gothic"/>
        </w:rPr>
        <w:t xml:space="preserve"> through </w:t>
      </w:r>
      <w:proofErr w:type="spellStart"/>
      <w:r w:rsidR="00DA3627" w:rsidRPr="00912EC7">
        <w:rPr>
          <w:rFonts w:ascii="Century Gothic" w:hAnsi="Century Gothic"/>
        </w:rPr>
        <w:t>Promeus</w:t>
      </w:r>
      <w:proofErr w:type="spellEnd"/>
      <w:r w:rsidR="0069409F" w:rsidRPr="00912EC7">
        <w:rPr>
          <w:rFonts w:ascii="Century Gothic" w:hAnsi="Century Gothic"/>
        </w:rPr>
        <w:t xml:space="preserve"> and shall ensure that all In</w:t>
      </w:r>
      <w:r w:rsidRPr="00912EC7">
        <w:rPr>
          <w:rFonts w:ascii="Century Gothic" w:hAnsi="Century Gothic"/>
        </w:rPr>
        <w:t xml:space="preserve">flight Services Instructions (IFSI) are acknowledge and actioned in accordance with Schedule </w:t>
      </w:r>
      <w:r w:rsidR="0069409F" w:rsidRPr="00912EC7">
        <w:rPr>
          <w:rFonts w:ascii="Century Gothic" w:hAnsi="Century Gothic"/>
        </w:rPr>
        <w:t>12.</w:t>
      </w:r>
    </w:p>
    <w:p w14:paraId="4D43A361" w14:textId="77777777" w:rsidR="00953D01" w:rsidRPr="00912EC7" w:rsidRDefault="00953D01" w:rsidP="009A4DF3">
      <w:pPr>
        <w:pStyle w:val="BodyText2"/>
        <w:ind w:left="0"/>
        <w:rPr>
          <w:rFonts w:ascii="Century Gothic" w:hAnsi="Century Gothic"/>
          <w:sz w:val="20"/>
        </w:rPr>
      </w:pPr>
    </w:p>
    <w:p w14:paraId="36DFA132" w14:textId="646D1BD3" w:rsidR="00AB5AAA" w:rsidRPr="00912EC7" w:rsidRDefault="00AB5AAA" w:rsidP="009A418A">
      <w:pPr>
        <w:pStyle w:val="Heading2"/>
        <w:numPr>
          <w:ilvl w:val="1"/>
          <w:numId w:val="24"/>
        </w:numPr>
        <w:ind w:left="1418" w:hanging="851"/>
        <w:rPr>
          <w:rFonts w:ascii="Century Gothic" w:hAnsi="Century Gothic"/>
        </w:rPr>
      </w:pPr>
      <w:r w:rsidRPr="00912EC7">
        <w:rPr>
          <w:rFonts w:ascii="Century Gothic" w:hAnsi="Century Gothic"/>
        </w:rPr>
        <w:t>The relevant Supplier's Personnel must be door opening trained according to Virgin training guidelines to operate any Virgin aircraft doors and therefore must hold current “Door Opening Certificates”. This training must be reviewed frequently; the frequency shall be determined by Virgin.</w:t>
      </w:r>
      <w:r w:rsidR="00DA3627" w:rsidRPr="00912EC7">
        <w:rPr>
          <w:rFonts w:ascii="Century Gothic" w:hAnsi="Century Gothic"/>
        </w:rPr>
        <w:t xml:space="preserve"> All qualified personnel will carry their door </w:t>
      </w:r>
      <w:proofErr w:type="gramStart"/>
      <w:r w:rsidR="00DA3627" w:rsidRPr="00912EC7">
        <w:rPr>
          <w:rFonts w:ascii="Century Gothic" w:hAnsi="Century Gothic"/>
        </w:rPr>
        <w:t>opening license at all times</w:t>
      </w:r>
      <w:proofErr w:type="gramEnd"/>
      <w:r w:rsidR="00DA3627" w:rsidRPr="00912EC7">
        <w:rPr>
          <w:rFonts w:ascii="Century Gothic" w:hAnsi="Century Gothic"/>
        </w:rPr>
        <w:t xml:space="preserve"> whilst handling Virgin aircraft.</w:t>
      </w:r>
      <w:r w:rsidRPr="00912EC7">
        <w:rPr>
          <w:rFonts w:ascii="Century Gothic" w:hAnsi="Century Gothic"/>
        </w:rPr>
        <w:t xml:space="preserve"> </w:t>
      </w:r>
    </w:p>
    <w:p w14:paraId="3C37D6A7"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45329631" w14:textId="094AE728"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Carts are not to be wheeled through cabins but instead are to be delivered through the nearest door to each galley. Where a galley is not situated near an accessible door, the Supplier should use the nearest available door offering the shortest route to the delivery point whilst ensuring that the route is never through an </w:t>
      </w:r>
      <w:proofErr w:type="gramStart"/>
      <w:r w:rsidR="00554009" w:rsidRPr="00912EC7">
        <w:rPr>
          <w:rFonts w:ascii="Century Gothic" w:hAnsi="Century Gothic"/>
        </w:rPr>
        <w:t>U</w:t>
      </w:r>
      <w:r w:rsidRPr="00912EC7">
        <w:rPr>
          <w:rFonts w:ascii="Century Gothic" w:hAnsi="Century Gothic"/>
        </w:rPr>
        <w:t xml:space="preserve">pper </w:t>
      </w:r>
      <w:r w:rsidR="00554009" w:rsidRPr="00912EC7">
        <w:rPr>
          <w:rFonts w:ascii="Century Gothic" w:hAnsi="Century Gothic"/>
        </w:rPr>
        <w:t>C</w:t>
      </w:r>
      <w:r w:rsidRPr="00912EC7">
        <w:rPr>
          <w:rFonts w:ascii="Century Gothic" w:hAnsi="Century Gothic"/>
        </w:rPr>
        <w:t>lass</w:t>
      </w:r>
      <w:proofErr w:type="gramEnd"/>
      <w:r w:rsidRPr="00912EC7">
        <w:rPr>
          <w:rFonts w:ascii="Century Gothic" w:hAnsi="Century Gothic"/>
        </w:rPr>
        <w:t xml:space="preserve"> cabin. </w:t>
      </w:r>
      <w:r w:rsidR="005023A7" w:rsidRPr="00912EC7">
        <w:rPr>
          <w:rFonts w:ascii="Century Gothic" w:hAnsi="Century Gothic"/>
        </w:rPr>
        <w:t>If carts are to be wheeled through the cabin, this must be agreed with local Virgin personnel with appropriate mitigations put in place, but only once local Virgin personnel have an agreed local operating procedure in place.</w:t>
      </w:r>
    </w:p>
    <w:p w14:paraId="40B8A141" w14:textId="77777777" w:rsidR="009966CC" w:rsidRPr="00912EC7" w:rsidRDefault="009966CC" w:rsidP="009A4DF3">
      <w:pPr>
        <w:pStyle w:val="Heading2"/>
        <w:numPr>
          <w:ilvl w:val="0"/>
          <w:numId w:val="0"/>
        </w:numPr>
        <w:tabs>
          <w:tab w:val="num" w:pos="1418"/>
        </w:tabs>
        <w:ind w:left="1418" w:hanging="851"/>
        <w:rPr>
          <w:rFonts w:ascii="Century Gothic" w:hAnsi="Century Gothic"/>
        </w:rPr>
      </w:pPr>
    </w:p>
    <w:p w14:paraId="060F1116" w14:textId="6D46D24C"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Virgin aircraft and turnarounds can be subject to delays, changes in aircraft schedules, technical faults, aircraft substitutions and other unforeseen circumstances. Whenever an unforeseen circumstance occurs, the Supplier must ensure that all</w:t>
      </w:r>
      <w:r w:rsidR="00067EB0" w:rsidRPr="00912EC7">
        <w:rPr>
          <w:rFonts w:ascii="Century Gothic" w:hAnsi="Century Gothic"/>
        </w:rPr>
        <w:t xml:space="preserve"> Food</w:t>
      </w:r>
      <w:r w:rsidRPr="00912EC7">
        <w:rPr>
          <w:rFonts w:ascii="Century Gothic" w:hAnsi="Century Gothic"/>
        </w:rPr>
        <w:t xml:space="preserve"> continues to comply with both regulatory and Virgin requirements, until such time as the aircraft has departed, save for the Force Majeure clause in the Agreement. Under such circumstance the Supplier shall be required to revisit all previously loaded aircraft at least </w:t>
      </w:r>
      <w:r w:rsidR="00B12BC1" w:rsidRPr="00912EC7">
        <w:rPr>
          <w:rFonts w:ascii="Century Gothic" w:hAnsi="Century Gothic"/>
        </w:rPr>
        <w:t xml:space="preserve">once </w:t>
      </w:r>
      <w:r w:rsidRPr="00912EC7">
        <w:rPr>
          <w:rFonts w:ascii="Century Gothic" w:hAnsi="Century Gothic"/>
        </w:rPr>
        <w:t>every</w:t>
      </w:r>
      <w:r w:rsidR="005023A7" w:rsidRPr="00912EC7">
        <w:rPr>
          <w:rFonts w:ascii="Century Gothic" w:hAnsi="Century Gothic"/>
        </w:rPr>
        <w:t xml:space="preserve"> half an</w:t>
      </w:r>
      <w:r w:rsidRPr="00912EC7">
        <w:rPr>
          <w:rFonts w:ascii="Century Gothic" w:hAnsi="Century Gothic"/>
        </w:rPr>
        <w:t xml:space="preserve"> hour (or on demand) with temperature probes to ensure </w:t>
      </w:r>
      <w:r w:rsidR="00063A7A" w:rsidRPr="00912EC7">
        <w:rPr>
          <w:rFonts w:ascii="Century Gothic" w:hAnsi="Century Gothic"/>
        </w:rPr>
        <w:t>F</w:t>
      </w:r>
      <w:r w:rsidRPr="00912EC7">
        <w:rPr>
          <w:rFonts w:ascii="Century Gothic" w:hAnsi="Century Gothic"/>
        </w:rPr>
        <w:t xml:space="preserve">ood remains within the safe temperature range. The Supplier shall re-dry-ice catering in such circumstances as required to ensure temperatures are maintained. </w:t>
      </w:r>
    </w:p>
    <w:p w14:paraId="0B0F1DA3"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5DF0A2DF"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It is the responsibility of the Supplier to proactively evaluate delay situations and establish appropriate courses of action. This shall include as required the escalation of any issues to Virgin’s airport representative where it is deemed that there could be </w:t>
      </w:r>
      <w:r w:rsidR="00067EB0" w:rsidRPr="00912EC7">
        <w:rPr>
          <w:rFonts w:ascii="Century Gothic" w:hAnsi="Century Gothic"/>
        </w:rPr>
        <w:t>P</w:t>
      </w:r>
      <w:r w:rsidRPr="00912EC7">
        <w:rPr>
          <w:rFonts w:ascii="Century Gothic" w:hAnsi="Century Gothic"/>
        </w:rPr>
        <w:t xml:space="preserve">roduct and/or </w:t>
      </w:r>
      <w:proofErr w:type="gramStart"/>
      <w:r w:rsidRPr="00912EC7">
        <w:rPr>
          <w:rFonts w:ascii="Century Gothic" w:hAnsi="Century Gothic"/>
        </w:rPr>
        <w:t>service related</w:t>
      </w:r>
      <w:proofErr w:type="gramEnd"/>
      <w:r w:rsidRPr="00912EC7">
        <w:rPr>
          <w:rFonts w:ascii="Century Gothic" w:hAnsi="Century Gothic"/>
        </w:rPr>
        <w:t xml:space="preserve"> health and safety risk, e.g.</w:t>
      </w:r>
      <w:r w:rsidR="00067EB0" w:rsidRPr="00912EC7">
        <w:rPr>
          <w:rFonts w:ascii="Century Gothic" w:hAnsi="Century Gothic"/>
        </w:rPr>
        <w:t xml:space="preserve"> Food</w:t>
      </w:r>
      <w:r w:rsidRPr="00912EC7">
        <w:rPr>
          <w:rFonts w:ascii="Century Gothic" w:hAnsi="Century Gothic"/>
        </w:rPr>
        <w:t xml:space="preserve"> product that has risen above a safe temperature tolerance. </w:t>
      </w:r>
      <w:proofErr w:type="gramStart"/>
      <w:r w:rsidRPr="00912EC7">
        <w:rPr>
          <w:rFonts w:ascii="Century Gothic" w:hAnsi="Century Gothic"/>
        </w:rPr>
        <w:t xml:space="preserve">In particular </w:t>
      </w:r>
      <w:r w:rsidR="00731E86" w:rsidRPr="00912EC7">
        <w:rPr>
          <w:rFonts w:ascii="Century Gothic" w:hAnsi="Century Gothic"/>
        </w:rPr>
        <w:t>on-going</w:t>
      </w:r>
      <w:proofErr w:type="gramEnd"/>
      <w:r w:rsidRPr="00912EC7">
        <w:rPr>
          <w:rFonts w:ascii="Century Gothic" w:hAnsi="Century Gothic"/>
        </w:rPr>
        <w:t xml:space="preserve"> communication should advise of the risks of any required corrective action, e.g. the delivery and loading of fresh </w:t>
      </w:r>
      <w:r w:rsidR="000F655B" w:rsidRPr="00912EC7">
        <w:rPr>
          <w:rFonts w:ascii="Century Gothic" w:hAnsi="Century Gothic"/>
        </w:rPr>
        <w:t>F</w:t>
      </w:r>
      <w:r w:rsidRPr="00912EC7">
        <w:rPr>
          <w:rFonts w:ascii="Century Gothic" w:hAnsi="Century Gothic"/>
        </w:rPr>
        <w:t xml:space="preserve">ood that would result in even further delays to Virgin’s on-time departure. </w:t>
      </w:r>
    </w:p>
    <w:p w14:paraId="73A528BD"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2218D1CC"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Given the dynamic nature of the airline industry, including short notice changes to flights and schedules, the availability of timely, clear, complete, accurate and up to date information is critical for ensuring the success of the inflight service supply chain. The Supplier must ensure that information, facilitated by technology, is used to manage resources (people and equipment) so that the ultimate objective of on time, in full delivery at the aircraft is achieved every time. </w:t>
      </w:r>
    </w:p>
    <w:p w14:paraId="2D3551C2"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718E405D"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lastRenderedPageBreak/>
        <w:t xml:space="preserve">The Supplier shall reuse all items of catering equipment, </w:t>
      </w:r>
      <w:proofErr w:type="gramStart"/>
      <w:r w:rsidRPr="00912EC7">
        <w:rPr>
          <w:rFonts w:ascii="Century Gothic" w:hAnsi="Century Gothic"/>
        </w:rPr>
        <w:t>stores</w:t>
      </w:r>
      <w:proofErr w:type="gramEnd"/>
      <w:r w:rsidRPr="00912EC7">
        <w:rPr>
          <w:rFonts w:ascii="Century Gothic" w:hAnsi="Century Gothic"/>
        </w:rPr>
        <w:t xml:space="preserve"> and any other items which Virgin have instructed them to reuse and shall dispose of all other items whilst remaining within all applicable </w:t>
      </w:r>
      <w:r w:rsidR="009A3E2C" w:rsidRPr="00912EC7">
        <w:rPr>
          <w:rFonts w:ascii="Century Gothic" w:hAnsi="Century Gothic"/>
        </w:rPr>
        <w:t xml:space="preserve">local </w:t>
      </w:r>
      <w:r w:rsidRPr="00912EC7">
        <w:rPr>
          <w:rFonts w:ascii="Century Gothic" w:hAnsi="Century Gothic"/>
        </w:rPr>
        <w:t xml:space="preserve">laws. The Supplier shall ensure that the transportation and handling of all reusable items maximises the opportunity for their reuse and the speed of their return to the supply chain. </w:t>
      </w:r>
    </w:p>
    <w:p w14:paraId="79481529"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5D60BCF4" w14:textId="77777777" w:rsidR="0040679D"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that no unclean equipment is dispatched for use on any aircraft or in an unserviceable state as specified in the Virgin equipment serviceability specifications. The Supplier shall withdraw from service all items of equipment that fail to meet the quality criteria set out in the Virgin equipment serviceability specifications. The Supplier shall keep records as required by Virgin of all unserviceable equipment in the format specified by Virgin, which may be subject to change. The Supplier shall also follow the unserviceable equipment sections in the </w:t>
      </w:r>
      <w:r w:rsidR="0044450E" w:rsidRPr="00912EC7">
        <w:rPr>
          <w:rFonts w:ascii="Century Gothic" w:hAnsi="Century Gothic"/>
        </w:rPr>
        <w:t>Inflight Services Procedures Manual</w:t>
      </w:r>
      <w:r w:rsidRPr="00912EC7">
        <w:rPr>
          <w:rFonts w:ascii="Century Gothic" w:hAnsi="Century Gothic"/>
        </w:rPr>
        <w:t xml:space="preserve"> ensuring that unserviceable equipment is sent for repair in a timely fashion. </w:t>
      </w:r>
    </w:p>
    <w:p w14:paraId="633DCE9B" w14:textId="77777777" w:rsidR="00F63434" w:rsidRPr="00912EC7" w:rsidRDefault="00F63434" w:rsidP="009A4DF3">
      <w:pPr>
        <w:pStyle w:val="BodyText2"/>
        <w:rPr>
          <w:rFonts w:ascii="Century Gothic" w:hAnsi="Century Gothic"/>
          <w:sz w:val="20"/>
        </w:rPr>
      </w:pPr>
    </w:p>
    <w:p w14:paraId="552BF4B6" w14:textId="77777777" w:rsidR="00471D94" w:rsidRPr="00912EC7" w:rsidRDefault="00B61E39"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M</w:t>
      </w:r>
      <w:r w:rsidR="00E0301E" w:rsidRPr="00912EC7">
        <w:rPr>
          <w:rFonts w:ascii="Century Gothic" w:hAnsi="Century Gothic"/>
          <w:sz w:val="20"/>
        </w:rPr>
        <w:t>eal Ordering</w:t>
      </w:r>
    </w:p>
    <w:p w14:paraId="1257D33F" w14:textId="77777777" w:rsidR="001051DE" w:rsidRPr="00912EC7" w:rsidRDefault="001051DE" w:rsidP="009A4DF3">
      <w:pPr>
        <w:widowControl w:val="0"/>
        <w:overflowPunct w:val="0"/>
        <w:autoSpaceDE w:val="0"/>
        <w:autoSpaceDN w:val="0"/>
        <w:adjustRightInd w:val="0"/>
        <w:ind w:left="560"/>
        <w:rPr>
          <w:rFonts w:ascii="Century Gothic" w:hAnsi="Century Gothic" w:cs="Calibri"/>
          <w:b/>
          <w:bCs/>
          <w:sz w:val="20"/>
        </w:rPr>
      </w:pPr>
    </w:p>
    <w:p w14:paraId="4E4FC54B" w14:textId="77777777" w:rsidR="003A068C" w:rsidRPr="00C31E3A" w:rsidRDefault="001051DE" w:rsidP="009A418A">
      <w:pPr>
        <w:pStyle w:val="Heading2"/>
        <w:numPr>
          <w:ilvl w:val="1"/>
          <w:numId w:val="141"/>
        </w:numPr>
        <w:rPr>
          <w:rFonts w:ascii="Century Gothic" w:hAnsi="Century Gothic"/>
        </w:rPr>
      </w:pPr>
      <w:r w:rsidRPr="00C31E3A">
        <w:rPr>
          <w:rFonts w:ascii="Century Gothic" w:hAnsi="Century Gothic"/>
        </w:rPr>
        <w:t>Virgin shall inform Supplier as early as possible of any changes of schedule and /or frequencies and / or change of aircraft.</w:t>
      </w:r>
    </w:p>
    <w:p w14:paraId="6550AAEE" w14:textId="77777777" w:rsidR="001051DE" w:rsidRPr="00912EC7" w:rsidRDefault="001051DE" w:rsidP="009A4DF3">
      <w:pPr>
        <w:pStyle w:val="Heading2"/>
        <w:numPr>
          <w:ilvl w:val="0"/>
          <w:numId w:val="0"/>
        </w:numPr>
        <w:tabs>
          <w:tab w:val="num" w:pos="1418"/>
        </w:tabs>
        <w:ind w:left="1418" w:hanging="851"/>
        <w:rPr>
          <w:rFonts w:ascii="Century Gothic" w:hAnsi="Century Gothic"/>
        </w:rPr>
      </w:pPr>
    </w:p>
    <w:p w14:paraId="62BA60BF" w14:textId="21029787" w:rsidR="001051DE" w:rsidRPr="00912EC7" w:rsidRDefault="001051DE" w:rsidP="009A418A">
      <w:pPr>
        <w:pStyle w:val="Heading2"/>
        <w:numPr>
          <w:ilvl w:val="1"/>
          <w:numId w:val="21"/>
        </w:numPr>
        <w:ind w:left="1418" w:hanging="851"/>
        <w:rPr>
          <w:rFonts w:ascii="Century Gothic" w:hAnsi="Century Gothic"/>
        </w:rPr>
      </w:pPr>
      <w:r w:rsidRPr="00912EC7">
        <w:rPr>
          <w:rFonts w:ascii="Century Gothic" w:hAnsi="Century Gothic"/>
        </w:rPr>
        <w:t xml:space="preserve">In relation to each scheduled flight, Virgin will provide forecasted passenger number to Supplier via the </w:t>
      </w:r>
      <w:proofErr w:type="spellStart"/>
      <w:r w:rsidR="00B60CCC" w:rsidRPr="00912EC7">
        <w:rPr>
          <w:rFonts w:ascii="Century Gothic" w:hAnsi="Century Gothic"/>
        </w:rPr>
        <w:t>Promeus</w:t>
      </w:r>
      <w:proofErr w:type="spellEnd"/>
      <w:r w:rsidR="00B60CCC" w:rsidRPr="00912EC7">
        <w:rPr>
          <w:rFonts w:ascii="Century Gothic" w:hAnsi="Century Gothic"/>
        </w:rPr>
        <w:t xml:space="preserve"> Flight Board</w:t>
      </w:r>
      <w:r w:rsidRPr="00912EC7">
        <w:rPr>
          <w:rFonts w:ascii="Century Gothic" w:hAnsi="Century Gothic"/>
        </w:rPr>
        <w:t xml:space="preserve"> in the first instance at the following periods, or as otherwise mutually agreed:</w:t>
      </w:r>
    </w:p>
    <w:p w14:paraId="231E7BFF" w14:textId="77777777" w:rsidR="00F63434" w:rsidRPr="00912EC7" w:rsidRDefault="00F63434" w:rsidP="009A4DF3">
      <w:pPr>
        <w:pStyle w:val="BodyText2"/>
        <w:rPr>
          <w:rFonts w:ascii="Century Gothic" w:hAnsi="Century Gothic"/>
          <w:sz w:val="20"/>
        </w:rPr>
      </w:pPr>
    </w:p>
    <w:p w14:paraId="63879BBC" w14:textId="2CC2F1F0" w:rsidR="001051DE" w:rsidRPr="008A2CDD" w:rsidRDefault="001051DE" w:rsidP="009A418A">
      <w:pPr>
        <w:pStyle w:val="Heading3"/>
        <w:numPr>
          <w:ilvl w:val="2"/>
          <w:numId w:val="120"/>
        </w:numPr>
        <w:rPr>
          <w:rFonts w:ascii="Century Gothic" w:hAnsi="Century Gothic"/>
        </w:rPr>
      </w:pPr>
      <w:r w:rsidRPr="008A2CDD">
        <w:rPr>
          <w:rFonts w:ascii="Century Gothic" w:hAnsi="Century Gothic"/>
        </w:rPr>
        <w:t xml:space="preserve">no later than 72 hours prior to the STD, the provisional meal numbers and Passenger </w:t>
      </w:r>
      <w:r w:rsidR="00D6725E" w:rsidRPr="008A2CDD">
        <w:rPr>
          <w:rFonts w:ascii="Century Gothic" w:hAnsi="Century Gothic"/>
        </w:rPr>
        <w:t>numbers for</w:t>
      </w:r>
      <w:r w:rsidRPr="008A2CDD">
        <w:rPr>
          <w:rFonts w:ascii="Century Gothic" w:hAnsi="Century Gothic"/>
        </w:rPr>
        <w:t xml:space="preserve"> each </w:t>
      </w:r>
      <w:r w:rsidR="00970A76" w:rsidRPr="008A2CDD">
        <w:rPr>
          <w:rFonts w:ascii="Century Gothic" w:hAnsi="Century Gothic"/>
        </w:rPr>
        <w:t>class including</w:t>
      </w:r>
      <w:r w:rsidRPr="008A2CDD">
        <w:rPr>
          <w:rFonts w:ascii="Century Gothic" w:hAnsi="Century Gothic"/>
        </w:rPr>
        <w:t xml:space="preserve"> special meals</w:t>
      </w:r>
      <w:r w:rsidR="00834478">
        <w:rPr>
          <w:rFonts w:ascii="Century Gothic" w:hAnsi="Century Gothic"/>
        </w:rPr>
        <w:t xml:space="preserve"> and Pre-Select </w:t>
      </w:r>
      <w:proofErr w:type="gramStart"/>
      <w:r w:rsidR="00834478">
        <w:rPr>
          <w:rFonts w:ascii="Century Gothic" w:hAnsi="Century Gothic"/>
        </w:rPr>
        <w:t>meals</w:t>
      </w:r>
      <w:r w:rsidRPr="008A2CDD">
        <w:rPr>
          <w:rFonts w:ascii="Century Gothic" w:hAnsi="Century Gothic"/>
        </w:rPr>
        <w:t>;</w:t>
      </w:r>
      <w:proofErr w:type="gramEnd"/>
    </w:p>
    <w:p w14:paraId="646E5AAE" w14:textId="77777777" w:rsidR="00B61E39" w:rsidRPr="00912EC7" w:rsidRDefault="00B61E39" w:rsidP="009A4DF3">
      <w:pPr>
        <w:tabs>
          <w:tab w:val="num" w:pos="1985"/>
        </w:tabs>
        <w:ind w:left="1985" w:hanging="567"/>
        <w:rPr>
          <w:rFonts w:ascii="Century Gothic" w:hAnsi="Century Gothic"/>
          <w:sz w:val="20"/>
        </w:rPr>
      </w:pPr>
    </w:p>
    <w:p w14:paraId="7899A7D0" w14:textId="381FA8AB" w:rsidR="001051DE" w:rsidRPr="00912EC7" w:rsidRDefault="001051DE" w:rsidP="009A418A">
      <w:pPr>
        <w:pStyle w:val="Heading3"/>
        <w:numPr>
          <w:ilvl w:val="2"/>
          <w:numId w:val="21"/>
        </w:numPr>
        <w:ind w:left="1985" w:hanging="567"/>
        <w:rPr>
          <w:rFonts w:ascii="Century Gothic" w:hAnsi="Century Gothic"/>
        </w:rPr>
      </w:pPr>
      <w:r w:rsidRPr="00912EC7">
        <w:rPr>
          <w:rFonts w:ascii="Century Gothic" w:hAnsi="Century Gothic"/>
        </w:rPr>
        <w:t xml:space="preserve">no later than 48 hours prior to the STD, the provisional meal numbers and Passenger </w:t>
      </w:r>
      <w:r w:rsidR="00970A76" w:rsidRPr="00912EC7">
        <w:rPr>
          <w:rFonts w:ascii="Century Gothic" w:hAnsi="Century Gothic"/>
        </w:rPr>
        <w:t>numbers for</w:t>
      </w:r>
      <w:r w:rsidRPr="00912EC7">
        <w:rPr>
          <w:rFonts w:ascii="Century Gothic" w:hAnsi="Century Gothic"/>
        </w:rPr>
        <w:t xml:space="preserve"> each </w:t>
      </w:r>
      <w:r w:rsidR="005965D2" w:rsidRPr="00912EC7">
        <w:rPr>
          <w:rFonts w:ascii="Century Gothic" w:hAnsi="Century Gothic"/>
        </w:rPr>
        <w:t>class including</w:t>
      </w:r>
      <w:r w:rsidRPr="00912EC7">
        <w:rPr>
          <w:rFonts w:ascii="Century Gothic" w:hAnsi="Century Gothic"/>
        </w:rPr>
        <w:t xml:space="preserve"> special meals</w:t>
      </w:r>
      <w:r w:rsidR="008946B1">
        <w:rPr>
          <w:rFonts w:ascii="Century Gothic" w:hAnsi="Century Gothic"/>
        </w:rPr>
        <w:t>, pre-select meals</w:t>
      </w:r>
      <w:r w:rsidRPr="00912EC7">
        <w:rPr>
          <w:rFonts w:ascii="Century Gothic" w:hAnsi="Century Gothic"/>
        </w:rPr>
        <w:t>;</w:t>
      </w:r>
      <w:r w:rsidR="00B60CCC" w:rsidRPr="00912EC7">
        <w:rPr>
          <w:rFonts w:ascii="Century Gothic" w:hAnsi="Century Gothic"/>
        </w:rPr>
        <w:t xml:space="preserve"> and the final meal order for K</w:t>
      </w:r>
      <w:r w:rsidR="008B4D09">
        <w:rPr>
          <w:rFonts w:ascii="Century Gothic" w:hAnsi="Century Gothic"/>
        </w:rPr>
        <w:t>osher Special Meals (K</w:t>
      </w:r>
      <w:r w:rsidR="00B60CCC" w:rsidRPr="00912EC7">
        <w:rPr>
          <w:rFonts w:ascii="Century Gothic" w:hAnsi="Century Gothic"/>
        </w:rPr>
        <w:t>SML</w:t>
      </w:r>
      <w:r w:rsidR="008B4D09">
        <w:rPr>
          <w:rFonts w:ascii="Century Gothic" w:hAnsi="Century Gothic"/>
        </w:rPr>
        <w:t>)</w:t>
      </w:r>
      <w:r w:rsidR="00B60CCC" w:rsidRPr="00912EC7">
        <w:rPr>
          <w:rFonts w:ascii="Century Gothic" w:hAnsi="Century Gothic"/>
        </w:rPr>
        <w:t xml:space="preserve"> by </w:t>
      </w:r>
      <w:proofErr w:type="gramStart"/>
      <w:r w:rsidR="00B60CCC" w:rsidRPr="00912EC7">
        <w:rPr>
          <w:rFonts w:ascii="Century Gothic" w:hAnsi="Century Gothic"/>
        </w:rPr>
        <w:t>cabin;</w:t>
      </w:r>
      <w:proofErr w:type="gramEnd"/>
    </w:p>
    <w:p w14:paraId="39C7D844" w14:textId="77777777" w:rsidR="00B61E39" w:rsidRPr="00912EC7" w:rsidRDefault="00B61E39" w:rsidP="009A4DF3">
      <w:pPr>
        <w:tabs>
          <w:tab w:val="num" w:pos="1985"/>
        </w:tabs>
        <w:ind w:left="1985" w:hanging="567"/>
        <w:rPr>
          <w:rFonts w:ascii="Century Gothic" w:hAnsi="Century Gothic"/>
          <w:sz w:val="20"/>
        </w:rPr>
      </w:pPr>
    </w:p>
    <w:p w14:paraId="42C06C5D" w14:textId="5B3F6579" w:rsidR="001051DE" w:rsidRPr="00912EC7" w:rsidRDefault="001051DE" w:rsidP="009A418A">
      <w:pPr>
        <w:pStyle w:val="Heading3"/>
        <w:numPr>
          <w:ilvl w:val="2"/>
          <w:numId w:val="21"/>
        </w:numPr>
        <w:ind w:left="1985" w:hanging="567"/>
        <w:rPr>
          <w:rFonts w:ascii="Century Gothic" w:hAnsi="Century Gothic"/>
        </w:rPr>
      </w:pPr>
      <w:r w:rsidRPr="00912EC7">
        <w:rPr>
          <w:rFonts w:ascii="Century Gothic" w:hAnsi="Century Gothic"/>
        </w:rPr>
        <w:t xml:space="preserve">no later than 24 hours prior to the STD, the final meal numbers, details, </w:t>
      </w:r>
      <w:proofErr w:type="gramStart"/>
      <w:r w:rsidRPr="00912EC7">
        <w:rPr>
          <w:rFonts w:ascii="Century Gothic" w:hAnsi="Century Gothic"/>
        </w:rPr>
        <w:t>types</w:t>
      </w:r>
      <w:proofErr w:type="gramEnd"/>
      <w:r w:rsidRPr="00912EC7">
        <w:rPr>
          <w:rFonts w:ascii="Century Gothic" w:hAnsi="Century Gothic"/>
        </w:rPr>
        <w:t xml:space="preserve"> and Passenger numbers in each class for special meals</w:t>
      </w:r>
      <w:r w:rsidR="00834478">
        <w:rPr>
          <w:rFonts w:ascii="Century Gothic" w:hAnsi="Century Gothic"/>
        </w:rPr>
        <w:t xml:space="preserve"> </w:t>
      </w:r>
      <w:r w:rsidR="00DB3E46">
        <w:rPr>
          <w:rFonts w:ascii="Century Gothic" w:hAnsi="Century Gothic"/>
        </w:rPr>
        <w:t>and Pre-Select meals</w:t>
      </w:r>
      <w:r w:rsidRPr="00912EC7">
        <w:rPr>
          <w:rFonts w:ascii="Century Gothic" w:hAnsi="Century Gothic"/>
        </w:rPr>
        <w:t>. For the avoidance of doubt, the final cut of time for special</w:t>
      </w:r>
      <w:r w:rsidR="003A068C" w:rsidRPr="00912EC7">
        <w:rPr>
          <w:rFonts w:ascii="Century Gothic" w:hAnsi="Century Gothic"/>
        </w:rPr>
        <w:t xml:space="preserve"> meals is 24 hours prior to STD</w:t>
      </w:r>
      <w:r w:rsidR="004803C9" w:rsidRPr="00912EC7">
        <w:rPr>
          <w:rFonts w:ascii="Century Gothic" w:hAnsi="Century Gothic"/>
        </w:rPr>
        <w:t xml:space="preserve">, excluding KSML which is 48 hours prior to </w:t>
      </w:r>
      <w:proofErr w:type="gramStart"/>
      <w:r w:rsidR="004803C9" w:rsidRPr="00912EC7">
        <w:rPr>
          <w:rFonts w:ascii="Century Gothic" w:hAnsi="Century Gothic"/>
        </w:rPr>
        <w:t>STD</w:t>
      </w:r>
      <w:r w:rsidR="003A068C" w:rsidRPr="00912EC7">
        <w:rPr>
          <w:rFonts w:ascii="Century Gothic" w:hAnsi="Century Gothic"/>
        </w:rPr>
        <w:t>;</w:t>
      </w:r>
      <w:proofErr w:type="gramEnd"/>
    </w:p>
    <w:p w14:paraId="6B0A0672" w14:textId="77777777" w:rsidR="00B61E39" w:rsidRPr="00912EC7" w:rsidRDefault="00B61E39" w:rsidP="009A4DF3">
      <w:pPr>
        <w:tabs>
          <w:tab w:val="num" w:pos="1985"/>
        </w:tabs>
        <w:ind w:left="1985" w:hanging="567"/>
        <w:rPr>
          <w:rFonts w:ascii="Century Gothic" w:hAnsi="Century Gothic"/>
          <w:sz w:val="20"/>
        </w:rPr>
      </w:pPr>
    </w:p>
    <w:p w14:paraId="7AA63B5F" w14:textId="77777777" w:rsidR="001051DE" w:rsidRPr="00912EC7" w:rsidRDefault="001051DE" w:rsidP="009A418A">
      <w:pPr>
        <w:pStyle w:val="Heading3"/>
        <w:numPr>
          <w:ilvl w:val="2"/>
          <w:numId w:val="21"/>
        </w:numPr>
        <w:ind w:left="1985" w:hanging="567"/>
        <w:rPr>
          <w:rFonts w:ascii="Century Gothic" w:hAnsi="Century Gothic"/>
        </w:rPr>
      </w:pPr>
      <w:r w:rsidRPr="00912EC7">
        <w:rPr>
          <w:rFonts w:ascii="Century Gothic" w:hAnsi="Century Gothic"/>
        </w:rPr>
        <w:t>no later than 12 hours prior to the STD, any amendments to the meal numbers (excluding special meals</w:t>
      </w:r>
      <w:proofErr w:type="gramStart"/>
      <w:r w:rsidRPr="00912EC7">
        <w:rPr>
          <w:rFonts w:ascii="Century Gothic" w:hAnsi="Century Gothic"/>
        </w:rPr>
        <w:t>)</w:t>
      </w:r>
      <w:r w:rsidR="003A068C" w:rsidRPr="00912EC7">
        <w:rPr>
          <w:rFonts w:ascii="Century Gothic" w:hAnsi="Century Gothic"/>
        </w:rPr>
        <w:t>;</w:t>
      </w:r>
      <w:proofErr w:type="gramEnd"/>
    </w:p>
    <w:p w14:paraId="5640A45F" w14:textId="77777777" w:rsidR="00B61E39" w:rsidRPr="00912EC7" w:rsidRDefault="00B61E39" w:rsidP="009A4DF3">
      <w:pPr>
        <w:tabs>
          <w:tab w:val="num" w:pos="1985"/>
        </w:tabs>
        <w:ind w:left="1985" w:hanging="567"/>
        <w:rPr>
          <w:rFonts w:ascii="Century Gothic" w:hAnsi="Century Gothic"/>
          <w:sz w:val="20"/>
        </w:rPr>
      </w:pPr>
    </w:p>
    <w:p w14:paraId="08EEA9E8" w14:textId="2BE88079" w:rsidR="001051DE" w:rsidRPr="00912EC7" w:rsidRDefault="001051DE" w:rsidP="009A418A">
      <w:pPr>
        <w:pStyle w:val="Heading3"/>
        <w:numPr>
          <w:ilvl w:val="2"/>
          <w:numId w:val="21"/>
        </w:numPr>
        <w:ind w:left="1985" w:hanging="567"/>
        <w:rPr>
          <w:rFonts w:ascii="Century Gothic" w:hAnsi="Century Gothic"/>
        </w:rPr>
      </w:pPr>
      <w:r w:rsidRPr="00912EC7">
        <w:rPr>
          <w:rFonts w:ascii="Century Gothic" w:hAnsi="Century Gothic"/>
        </w:rPr>
        <w:t>no later than 4 hours prior to the STD, any amendments to the meal numbers (excluding special meals)</w:t>
      </w:r>
      <w:r w:rsidR="003A068C" w:rsidRPr="00912EC7">
        <w:rPr>
          <w:rFonts w:ascii="Century Gothic" w:hAnsi="Century Gothic"/>
        </w:rPr>
        <w:t>.</w:t>
      </w:r>
      <w:r w:rsidR="00831C5F" w:rsidRPr="00912EC7">
        <w:rPr>
          <w:rFonts w:ascii="Century Gothic" w:hAnsi="Century Gothic"/>
        </w:rPr>
        <w:t xml:space="preserve"> For the avoidance of doubt, the meal order provided no later than 4 hours prior to the STD is considered the final and is the last opportunity for the number of meals in each cabin to decrease.</w:t>
      </w:r>
      <w:r w:rsidR="00EC7EF7">
        <w:rPr>
          <w:rFonts w:ascii="Century Gothic" w:hAnsi="Century Gothic"/>
        </w:rPr>
        <w:tab/>
      </w:r>
    </w:p>
    <w:p w14:paraId="46F8D125" w14:textId="77777777" w:rsidR="001051DE" w:rsidRPr="00912EC7" w:rsidRDefault="001051DE" w:rsidP="009A4DF3">
      <w:pPr>
        <w:pStyle w:val="ListParagraph"/>
        <w:widowControl w:val="0"/>
        <w:overflowPunct w:val="0"/>
        <w:autoSpaceDE w:val="0"/>
        <w:autoSpaceDN w:val="0"/>
        <w:adjustRightInd w:val="0"/>
        <w:spacing w:line="251" w:lineRule="auto"/>
        <w:ind w:left="1134"/>
        <w:rPr>
          <w:rFonts w:ascii="Century Gothic" w:hAnsi="Century Gothic" w:cs="Calibri"/>
          <w:sz w:val="20"/>
        </w:rPr>
      </w:pPr>
    </w:p>
    <w:p w14:paraId="1FC0EF68" w14:textId="4996AC40" w:rsidR="00316E55" w:rsidRDefault="00831C5F" w:rsidP="009A418A">
      <w:pPr>
        <w:pStyle w:val="Heading2"/>
        <w:numPr>
          <w:ilvl w:val="1"/>
          <w:numId w:val="16"/>
        </w:numPr>
        <w:ind w:left="1418" w:hanging="851"/>
        <w:jc w:val="left"/>
        <w:rPr>
          <w:rFonts w:ascii="Century Gothic" w:hAnsi="Century Gothic"/>
        </w:rPr>
      </w:pPr>
      <w:r w:rsidRPr="00912EC7">
        <w:rPr>
          <w:rFonts w:ascii="Century Gothic" w:hAnsi="Century Gothic"/>
        </w:rPr>
        <w:t xml:space="preserve">Meal orders by cabin will be increased after 4 hours prior to STD </w:t>
      </w:r>
      <w:r w:rsidR="00DB3E46">
        <w:rPr>
          <w:rFonts w:ascii="Century Gothic" w:hAnsi="Century Gothic"/>
        </w:rPr>
        <w:t>as</w:t>
      </w:r>
      <w:r w:rsidRPr="00912EC7">
        <w:rPr>
          <w:rFonts w:ascii="Century Gothic" w:hAnsi="Century Gothic"/>
        </w:rPr>
        <w:t xml:space="preserve"> required, and any requirements will be communicated to the supplier by Virgins’ local representative. </w:t>
      </w:r>
      <w:r w:rsidR="001051DE" w:rsidRPr="00912EC7">
        <w:rPr>
          <w:rFonts w:ascii="Century Gothic" w:hAnsi="Century Gothic"/>
        </w:rPr>
        <w:t xml:space="preserve">Orders for additional meals will not be accepted later than 90 minutes prior STD for J class meals and 60 minutes prior to STD for W and Y class meals and </w:t>
      </w:r>
      <w:r w:rsidR="003979A4" w:rsidRPr="00912EC7">
        <w:rPr>
          <w:rFonts w:ascii="Century Gothic" w:hAnsi="Century Gothic"/>
        </w:rPr>
        <w:t>the total number of meals required for all</w:t>
      </w:r>
      <w:r w:rsidR="00EF54BC" w:rsidRPr="00912EC7">
        <w:rPr>
          <w:rFonts w:ascii="Century Gothic" w:hAnsi="Century Gothic"/>
        </w:rPr>
        <w:t xml:space="preserve"> </w:t>
      </w:r>
      <w:r w:rsidR="003979A4" w:rsidRPr="00912EC7">
        <w:rPr>
          <w:rFonts w:ascii="Century Gothic" w:hAnsi="Century Gothic"/>
        </w:rPr>
        <w:t>W/Y and</w:t>
      </w:r>
      <w:r w:rsidR="00066180" w:rsidRPr="00912EC7">
        <w:rPr>
          <w:rFonts w:ascii="Century Gothic" w:hAnsi="Century Gothic"/>
        </w:rPr>
        <w:t xml:space="preserve"> </w:t>
      </w:r>
      <w:r w:rsidR="003979A4" w:rsidRPr="00912EC7">
        <w:rPr>
          <w:rFonts w:ascii="Century Gothic" w:hAnsi="Century Gothic"/>
        </w:rPr>
        <w:t>J class will be agreed with local management</w:t>
      </w:r>
      <w:r w:rsidR="001051DE" w:rsidRPr="00912EC7">
        <w:rPr>
          <w:rFonts w:ascii="Century Gothic" w:hAnsi="Century Gothic"/>
        </w:rPr>
        <w:t xml:space="preserve">. </w:t>
      </w:r>
      <w:r w:rsidR="00F01E03" w:rsidRPr="00912EC7">
        <w:rPr>
          <w:rFonts w:ascii="Century Gothic" w:hAnsi="Century Gothic"/>
        </w:rPr>
        <w:t xml:space="preserve">Meals must be delivered to the aircraft prior to </w:t>
      </w:r>
      <w:proofErr w:type="spellStart"/>
      <w:proofErr w:type="gramStart"/>
      <w:r w:rsidR="00F01E03" w:rsidRPr="00912EC7">
        <w:rPr>
          <w:rFonts w:ascii="Century Gothic" w:hAnsi="Century Gothic"/>
        </w:rPr>
        <w:t>it’s</w:t>
      </w:r>
      <w:proofErr w:type="spellEnd"/>
      <w:proofErr w:type="gramEnd"/>
      <w:r w:rsidR="00F01E03" w:rsidRPr="00912EC7">
        <w:rPr>
          <w:rFonts w:ascii="Century Gothic" w:hAnsi="Century Gothic"/>
        </w:rPr>
        <w:t xml:space="preserve"> departure, and any orders for additional meals after 4 hours prior to STD which subsequently cause a delay in the departure of the aircraft, will not lead to a delay being attributed to the supplier.</w:t>
      </w:r>
    </w:p>
    <w:p w14:paraId="3B14697D" w14:textId="758C3B04" w:rsidR="001428BA" w:rsidRPr="00912EC7" w:rsidRDefault="00F01E03" w:rsidP="00316E55">
      <w:pPr>
        <w:pStyle w:val="Heading2"/>
        <w:numPr>
          <w:ilvl w:val="0"/>
          <w:numId w:val="0"/>
        </w:numPr>
        <w:ind w:left="1418"/>
        <w:jc w:val="left"/>
        <w:rPr>
          <w:rFonts w:ascii="Century Gothic" w:hAnsi="Century Gothic"/>
        </w:rPr>
      </w:pPr>
      <w:r w:rsidRPr="00912EC7">
        <w:rPr>
          <w:rFonts w:ascii="Century Gothic" w:hAnsi="Century Gothic"/>
        </w:rPr>
        <w:t xml:space="preserve"> </w:t>
      </w:r>
    </w:p>
    <w:p w14:paraId="527C4431" w14:textId="718BAFF0" w:rsidR="00B61E39" w:rsidRPr="00912EC7" w:rsidRDefault="001428BA" w:rsidP="009A418A">
      <w:pPr>
        <w:pStyle w:val="Heading2"/>
        <w:numPr>
          <w:ilvl w:val="1"/>
          <w:numId w:val="21"/>
        </w:numPr>
        <w:ind w:left="1418" w:hanging="851"/>
        <w:jc w:val="left"/>
        <w:rPr>
          <w:rFonts w:ascii="Century Gothic" w:hAnsi="Century Gothic"/>
        </w:rPr>
      </w:pPr>
      <w:r w:rsidRPr="00912EC7">
        <w:rPr>
          <w:rFonts w:ascii="Century Gothic" w:hAnsi="Century Gothic"/>
        </w:rPr>
        <w:lastRenderedPageBreak/>
        <w:t xml:space="preserve">If an order for additional meals is requested after 4 hours prior to STD, the supplier shall dispatch the additional meals and charge Virgin for an additional van run out via </w:t>
      </w:r>
      <w:proofErr w:type="spellStart"/>
      <w:r w:rsidRPr="00912EC7">
        <w:rPr>
          <w:rFonts w:ascii="Century Gothic" w:hAnsi="Century Gothic"/>
        </w:rPr>
        <w:t>Promeus</w:t>
      </w:r>
      <w:proofErr w:type="spellEnd"/>
      <w:r w:rsidRPr="00912EC7">
        <w:rPr>
          <w:rFonts w:ascii="Century Gothic" w:hAnsi="Century Gothic"/>
        </w:rPr>
        <w:t>.</w:t>
      </w:r>
      <w:r w:rsidR="00EF54BC" w:rsidRPr="00912EC7">
        <w:rPr>
          <w:rFonts w:ascii="Century Gothic" w:hAnsi="Century Gothic"/>
        </w:rPr>
        <w:br/>
      </w:r>
    </w:p>
    <w:p w14:paraId="0450FE25" w14:textId="77777777" w:rsidR="00AB5AAA" w:rsidRPr="00912EC7" w:rsidRDefault="00AB5AAA"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 xml:space="preserve">Catering Engagement Times </w:t>
      </w:r>
    </w:p>
    <w:p w14:paraId="32328BF6" w14:textId="77777777" w:rsidR="00AB5AAA" w:rsidRPr="00912EC7" w:rsidRDefault="00AB5AAA" w:rsidP="009A4DF3">
      <w:pPr>
        <w:pStyle w:val="Heading2"/>
        <w:numPr>
          <w:ilvl w:val="0"/>
          <w:numId w:val="0"/>
        </w:numPr>
        <w:rPr>
          <w:rFonts w:ascii="Century Gothic" w:hAnsi="Century Gothic"/>
        </w:rPr>
      </w:pPr>
    </w:p>
    <w:p w14:paraId="583030E3" w14:textId="101E3D25"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The Supplier shall deploy the required resources including vehicles, loading agents</w:t>
      </w:r>
      <w:r w:rsidR="00C5607D" w:rsidRPr="00912EC7">
        <w:rPr>
          <w:rFonts w:ascii="Century Gothic" w:hAnsi="Century Gothic"/>
        </w:rPr>
        <w:t>,</w:t>
      </w:r>
      <w:r w:rsidRPr="00912EC7">
        <w:rPr>
          <w:rFonts w:ascii="Century Gothic" w:hAnsi="Century Gothic"/>
        </w:rPr>
        <w:t xml:space="preserve"> </w:t>
      </w:r>
      <w:proofErr w:type="gramStart"/>
      <w:r w:rsidRPr="00912EC7">
        <w:rPr>
          <w:rFonts w:ascii="Century Gothic" w:hAnsi="Century Gothic"/>
        </w:rPr>
        <w:t>drivers</w:t>
      </w:r>
      <w:proofErr w:type="gramEnd"/>
      <w:r w:rsidRPr="00912EC7">
        <w:rPr>
          <w:rFonts w:ascii="Century Gothic" w:hAnsi="Century Gothic"/>
        </w:rPr>
        <w:t xml:space="preserve"> </w:t>
      </w:r>
      <w:r w:rsidR="00C5607D" w:rsidRPr="00912EC7">
        <w:rPr>
          <w:rFonts w:ascii="Century Gothic" w:hAnsi="Century Gothic"/>
        </w:rPr>
        <w:t xml:space="preserve">and flight co-ordinators </w:t>
      </w:r>
      <w:r w:rsidRPr="00912EC7">
        <w:rPr>
          <w:rFonts w:ascii="Century Gothic" w:hAnsi="Century Gothic"/>
        </w:rPr>
        <w:t xml:space="preserve">in order to facilitate an </w:t>
      </w:r>
      <w:r w:rsidR="00BD4B01" w:rsidRPr="00912EC7">
        <w:rPr>
          <w:rFonts w:ascii="Century Gothic" w:hAnsi="Century Gothic"/>
        </w:rPr>
        <w:t>on-time</w:t>
      </w:r>
      <w:r w:rsidRPr="00912EC7">
        <w:rPr>
          <w:rFonts w:ascii="Century Gothic" w:hAnsi="Century Gothic"/>
        </w:rPr>
        <w:t xml:space="preserve"> departure. This includes the management of off-schedule arrivals and re-timed departures. </w:t>
      </w:r>
    </w:p>
    <w:p w14:paraId="4BD04A1C"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10B7DF41" w14:textId="6AE82251" w:rsidR="00AB5AAA" w:rsidRPr="00912EC7" w:rsidRDefault="00F152EA"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meet all aircraft upon arrival. Where the arrival of the aircraft is </w:t>
      </w:r>
      <w:r w:rsidR="00BD4B01" w:rsidRPr="00912EC7">
        <w:rPr>
          <w:rFonts w:ascii="Century Gothic" w:hAnsi="Century Gothic"/>
        </w:rPr>
        <w:t>off schedule</w:t>
      </w:r>
      <w:r w:rsidRPr="00912EC7">
        <w:rPr>
          <w:rFonts w:ascii="Century Gothic" w:hAnsi="Century Gothic"/>
        </w:rPr>
        <w:t xml:space="preserve"> by more than 60 minutes, the Supplier shall use its best efforts to meet the aircraft upon arrival but in all circumstances shall ensure that the aircraft is </w:t>
      </w:r>
      <w:proofErr w:type="spellStart"/>
      <w:r w:rsidRPr="00912EC7">
        <w:rPr>
          <w:rFonts w:ascii="Century Gothic" w:hAnsi="Century Gothic"/>
        </w:rPr>
        <w:t>decatered</w:t>
      </w:r>
      <w:proofErr w:type="spellEnd"/>
      <w:r w:rsidRPr="00912EC7">
        <w:rPr>
          <w:rFonts w:ascii="Century Gothic" w:hAnsi="Century Gothic"/>
        </w:rPr>
        <w:t xml:space="preserve"> within 60 minutes of ATA. </w:t>
      </w:r>
    </w:p>
    <w:p w14:paraId="78FC743C" w14:textId="77777777" w:rsidR="00251169" w:rsidRPr="00912EC7" w:rsidRDefault="00251169" w:rsidP="009A4DF3">
      <w:pPr>
        <w:pStyle w:val="BodyText2"/>
        <w:tabs>
          <w:tab w:val="num" w:pos="1418"/>
        </w:tabs>
        <w:ind w:left="1418" w:hanging="851"/>
        <w:rPr>
          <w:rFonts w:ascii="Century Gothic" w:hAnsi="Century Gothic"/>
          <w:sz w:val="20"/>
        </w:rPr>
      </w:pPr>
    </w:p>
    <w:p w14:paraId="080427C6" w14:textId="0A60EB3A"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The catering-loading / off-loading window when the aircraft remains on stand begins when the Virgin Turnaround Coordinator (“TCO”) gives clearance to connect to the aircraft (normally after post arrival walk around &amp; passenger offload)</w:t>
      </w:r>
      <w:r w:rsidR="00F01E03" w:rsidRPr="00912EC7">
        <w:rPr>
          <w:rFonts w:ascii="Century Gothic" w:hAnsi="Century Gothic"/>
        </w:rPr>
        <w:t xml:space="preserve"> </w:t>
      </w:r>
      <w:r w:rsidRPr="00912EC7">
        <w:rPr>
          <w:rFonts w:ascii="Century Gothic" w:hAnsi="Century Gothic"/>
        </w:rPr>
        <w:t xml:space="preserve">and finishes </w:t>
      </w:r>
      <w:r w:rsidR="00F01E03" w:rsidRPr="00912EC7">
        <w:rPr>
          <w:rFonts w:ascii="Century Gothic" w:hAnsi="Century Gothic"/>
        </w:rPr>
        <w:t xml:space="preserve">45 minutes after the time when the TCO provides clearance. The supplier will ensure that catering is complete at least 50 minutes </w:t>
      </w:r>
      <w:r w:rsidRPr="00912EC7">
        <w:rPr>
          <w:rFonts w:ascii="Century Gothic" w:hAnsi="Century Gothic"/>
        </w:rPr>
        <w:t xml:space="preserve">before departure or according to TCO advice on the day. </w:t>
      </w:r>
      <w:r w:rsidR="00F01E03" w:rsidRPr="00912EC7">
        <w:rPr>
          <w:rFonts w:ascii="Century Gothic" w:hAnsi="Century Gothic"/>
        </w:rPr>
        <w:t xml:space="preserve">The completion time shall </w:t>
      </w:r>
      <w:r w:rsidR="005D7336" w:rsidRPr="00912EC7">
        <w:rPr>
          <w:rFonts w:ascii="Century Gothic" w:hAnsi="Century Gothic"/>
        </w:rPr>
        <w:t>come earlier if the aircraft is due to tow from one stand to another and shall be dictated by Virgins’ local representative on the day.</w:t>
      </w:r>
    </w:p>
    <w:p w14:paraId="227681B7" w14:textId="77777777" w:rsidR="0040679D" w:rsidRPr="00912EC7" w:rsidRDefault="0040679D" w:rsidP="009A4DF3">
      <w:pPr>
        <w:pStyle w:val="Heading2"/>
        <w:numPr>
          <w:ilvl w:val="0"/>
          <w:numId w:val="0"/>
        </w:numPr>
        <w:tabs>
          <w:tab w:val="num" w:pos="1418"/>
        </w:tabs>
        <w:ind w:left="1418" w:hanging="851"/>
        <w:rPr>
          <w:rFonts w:ascii="Century Gothic" w:hAnsi="Century Gothic"/>
        </w:rPr>
      </w:pPr>
    </w:p>
    <w:p w14:paraId="375B1875" w14:textId="4FB0ED21" w:rsidR="00AB5AAA" w:rsidRPr="00912EC7" w:rsidRDefault="00067EB0" w:rsidP="009A418A">
      <w:pPr>
        <w:pStyle w:val="Heading2"/>
        <w:numPr>
          <w:ilvl w:val="1"/>
          <w:numId w:val="21"/>
        </w:numPr>
        <w:ind w:left="1418" w:hanging="851"/>
        <w:rPr>
          <w:rFonts w:ascii="Century Gothic" w:hAnsi="Century Gothic"/>
        </w:rPr>
      </w:pPr>
      <w:r w:rsidRPr="00912EC7">
        <w:rPr>
          <w:rFonts w:ascii="Century Gothic" w:hAnsi="Century Gothic"/>
        </w:rPr>
        <w:t>In a timely manner, t</w:t>
      </w:r>
      <w:r w:rsidR="00AB5AAA" w:rsidRPr="00912EC7">
        <w:rPr>
          <w:rFonts w:ascii="Century Gothic" w:hAnsi="Century Gothic"/>
        </w:rPr>
        <w:t xml:space="preserve">he Supplier catering dispatch representative (Flight Co-ordinator) shall hand over to Virgin </w:t>
      </w:r>
      <w:r w:rsidR="000F655B" w:rsidRPr="00912EC7">
        <w:rPr>
          <w:rFonts w:ascii="Century Gothic" w:hAnsi="Century Gothic"/>
        </w:rPr>
        <w:t>c</w:t>
      </w:r>
      <w:r w:rsidR="00AB5AAA" w:rsidRPr="00912EC7">
        <w:rPr>
          <w:rFonts w:ascii="Century Gothic" w:hAnsi="Century Gothic"/>
        </w:rPr>
        <w:t xml:space="preserve">abin </w:t>
      </w:r>
      <w:r w:rsidR="000F655B" w:rsidRPr="00912EC7">
        <w:rPr>
          <w:rFonts w:ascii="Century Gothic" w:hAnsi="Century Gothic"/>
        </w:rPr>
        <w:t>c</w:t>
      </w:r>
      <w:r w:rsidR="00AB5AAA" w:rsidRPr="00912EC7">
        <w:rPr>
          <w:rFonts w:ascii="Century Gothic" w:hAnsi="Century Gothic"/>
        </w:rPr>
        <w:t>rew</w:t>
      </w:r>
      <w:r w:rsidRPr="00912EC7">
        <w:rPr>
          <w:rFonts w:ascii="Century Gothic" w:hAnsi="Century Gothic"/>
        </w:rPr>
        <w:t xml:space="preserve"> </w:t>
      </w:r>
      <w:r w:rsidR="00AB5AAA" w:rsidRPr="00912EC7">
        <w:rPr>
          <w:rFonts w:ascii="Century Gothic" w:hAnsi="Century Gothic"/>
        </w:rPr>
        <w:t>prior to departure</w:t>
      </w:r>
      <w:r w:rsidR="009966CC" w:rsidRPr="00912EC7">
        <w:rPr>
          <w:rFonts w:ascii="Century Gothic" w:hAnsi="Century Gothic"/>
        </w:rPr>
        <w:t xml:space="preserve"> or as and when crew is on board and have completed their</w:t>
      </w:r>
      <w:r w:rsidR="009E2006" w:rsidRPr="00912EC7">
        <w:rPr>
          <w:rFonts w:ascii="Century Gothic" w:hAnsi="Century Gothic"/>
        </w:rPr>
        <w:t xml:space="preserve"> safety and</w:t>
      </w:r>
      <w:r w:rsidR="009966CC" w:rsidRPr="00912EC7">
        <w:rPr>
          <w:rFonts w:ascii="Century Gothic" w:hAnsi="Century Gothic"/>
        </w:rPr>
        <w:t xml:space="preserve"> security checks</w:t>
      </w:r>
      <w:r w:rsidR="00AB5AAA" w:rsidRPr="00912EC7">
        <w:rPr>
          <w:rFonts w:ascii="Century Gothic" w:hAnsi="Century Gothic"/>
        </w:rPr>
        <w:t xml:space="preserve">. The Supplier representative shall remain available to Virgin for liaison until door closure. </w:t>
      </w:r>
      <w:r w:rsidR="005D7336" w:rsidRPr="00912EC7">
        <w:rPr>
          <w:rFonts w:ascii="Century Gothic" w:hAnsi="Century Gothic"/>
        </w:rPr>
        <w:t>The representative shall ensure they have appropriate tools to monitor temperatures of meals should the aircraft begin to enter a rolling delay situation.</w:t>
      </w:r>
    </w:p>
    <w:p w14:paraId="3CC60537"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13C2D81D"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The Supplier shall deliver any reasona</w:t>
      </w:r>
      <w:r w:rsidR="00753980" w:rsidRPr="00912EC7">
        <w:rPr>
          <w:rFonts w:ascii="Century Gothic" w:hAnsi="Century Gothic"/>
        </w:rPr>
        <w:t>ble</w:t>
      </w:r>
      <w:r w:rsidR="00DF73A9" w:rsidRPr="00912EC7">
        <w:rPr>
          <w:rFonts w:ascii="Century Gothic" w:hAnsi="Century Gothic"/>
        </w:rPr>
        <w:t xml:space="preserve"> catering top up requirements </w:t>
      </w:r>
      <w:r w:rsidRPr="00912EC7">
        <w:rPr>
          <w:rFonts w:ascii="Century Gothic" w:hAnsi="Century Gothic"/>
        </w:rPr>
        <w:t>by 20</w:t>
      </w:r>
      <w:r w:rsidR="00B12BC1" w:rsidRPr="00912EC7">
        <w:rPr>
          <w:rFonts w:ascii="Century Gothic" w:hAnsi="Century Gothic"/>
        </w:rPr>
        <w:t xml:space="preserve"> minutes prior to door closure.</w:t>
      </w:r>
    </w:p>
    <w:p w14:paraId="34E98ECD" w14:textId="77777777" w:rsidR="00635EFF" w:rsidRPr="00912EC7" w:rsidRDefault="00635EFF" w:rsidP="009A4DF3">
      <w:pPr>
        <w:pStyle w:val="BodyText2"/>
        <w:tabs>
          <w:tab w:val="num" w:pos="1418"/>
        </w:tabs>
        <w:ind w:left="1418" w:hanging="851"/>
        <w:rPr>
          <w:rFonts w:ascii="Century Gothic" w:hAnsi="Century Gothic"/>
          <w:sz w:val="20"/>
        </w:rPr>
      </w:pPr>
    </w:p>
    <w:p w14:paraId="7F182623" w14:textId="77777777" w:rsidR="00D122A0"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Final local operational solutions are designed as per Virgin’s requirements </w:t>
      </w:r>
      <w:proofErr w:type="gramStart"/>
      <w:r w:rsidRPr="00912EC7">
        <w:rPr>
          <w:rFonts w:ascii="Century Gothic" w:hAnsi="Century Gothic"/>
        </w:rPr>
        <w:t>taking into account</w:t>
      </w:r>
      <w:proofErr w:type="gramEnd"/>
      <w:r w:rsidRPr="00912EC7">
        <w:rPr>
          <w:rFonts w:ascii="Century Gothic" w:hAnsi="Century Gothic"/>
        </w:rPr>
        <w:t xml:space="preserve"> flight schedules and volumes. The outline solution described below is based on local knowledge and similar services for other customers.</w:t>
      </w:r>
      <w:r w:rsidR="00067EB0" w:rsidRPr="00912EC7">
        <w:rPr>
          <w:rFonts w:ascii="Century Gothic" w:hAnsi="Century Gothic"/>
        </w:rPr>
        <w:t xml:space="preserve"> </w:t>
      </w:r>
    </w:p>
    <w:p w14:paraId="5C7BFA7C"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1B4544EF" w14:textId="4F882CE0" w:rsidR="00AB5AAA" w:rsidRPr="00912EC7" w:rsidRDefault="00AB5AAA" w:rsidP="009A418A">
      <w:pPr>
        <w:pStyle w:val="Heading2"/>
        <w:numPr>
          <w:ilvl w:val="1"/>
          <w:numId w:val="21"/>
        </w:numPr>
        <w:ind w:left="1418" w:hanging="851"/>
        <w:rPr>
          <w:rFonts w:ascii="Century Gothic" w:hAnsi="Century Gothic"/>
        </w:rPr>
      </w:pPr>
      <w:bookmarkStart w:id="139" w:name="OLE_LINK3"/>
      <w:r w:rsidRPr="00912EC7">
        <w:rPr>
          <w:rFonts w:ascii="Century Gothic" w:hAnsi="Century Gothic"/>
        </w:rPr>
        <w:t xml:space="preserve">The final point for a decrease of meals is </w:t>
      </w:r>
      <w:r w:rsidR="005D7336" w:rsidRPr="00912EC7">
        <w:rPr>
          <w:rFonts w:ascii="Century Gothic" w:hAnsi="Century Gothic"/>
        </w:rPr>
        <w:t xml:space="preserve">4 </w:t>
      </w:r>
      <w:r w:rsidRPr="00912EC7">
        <w:rPr>
          <w:rFonts w:ascii="Century Gothic" w:hAnsi="Century Gothic"/>
        </w:rPr>
        <w:t xml:space="preserve">prior to </w:t>
      </w:r>
      <w:r w:rsidR="005D7336" w:rsidRPr="00912EC7">
        <w:rPr>
          <w:rFonts w:ascii="Century Gothic" w:hAnsi="Century Gothic"/>
        </w:rPr>
        <w:t>STD</w:t>
      </w:r>
      <w:r w:rsidR="008310DB" w:rsidRPr="00912EC7">
        <w:rPr>
          <w:rFonts w:ascii="Century Gothic" w:hAnsi="Century Gothic"/>
        </w:rPr>
        <w:t>.</w:t>
      </w:r>
      <w:r w:rsidRPr="00912EC7">
        <w:rPr>
          <w:rFonts w:ascii="Century Gothic" w:hAnsi="Century Gothic"/>
        </w:rPr>
        <w:t xml:space="preserve"> In these circumstances the Supplier shall replace any removals with dead-head equipment prior to final search and seal of outbound meal carts.</w:t>
      </w:r>
    </w:p>
    <w:bookmarkEnd w:id="139"/>
    <w:p w14:paraId="4B724F27"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7B536C32"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The Supplier shall have an agreed stand</w:t>
      </w:r>
      <w:r w:rsidR="009A3E2C" w:rsidRPr="00912EC7">
        <w:rPr>
          <w:rFonts w:ascii="Century Gothic" w:hAnsi="Century Gothic"/>
        </w:rPr>
        <w:t>-</w:t>
      </w:r>
      <w:r w:rsidRPr="00912EC7">
        <w:rPr>
          <w:rFonts w:ascii="Century Gothic" w:hAnsi="Century Gothic"/>
        </w:rPr>
        <w:t xml:space="preserve">off time of 20 minutes after ATA before they can de-cater the aircraft to allow passenger disembarkation and baggage and cargo areas priority access. Where a particularly quick </w:t>
      </w:r>
      <w:r w:rsidR="009A3E2C" w:rsidRPr="00912EC7">
        <w:rPr>
          <w:rFonts w:ascii="Century Gothic" w:hAnsi="Century Gothic"/>
        </w:rPr>
        <w:t>turnaround</w:t>
      </w:r>
      <w:r w:rsidRPr="00912EC7">
        <w:rPr>
          <w:rFonts w:ascii="Century Gothic" w:hAnsi="Century Gothic"/>
        </w:rPr>
        <w:t xml:space="preserve"> is </w:t>
      </w:r>
      <w:proofErr w:type="gramStart"/>
      <w:r w:rsidRPr="00912EC7">
        <w:rPr>
          <w:rFonts w:ascii="Century Gothic" w:hAnsi="Century Gothic"/>
        </w:rPr>
        <w:t>required</w:t>
      </w:r>
      <w:proofErr w:type="gramEnd"/>
      <w:r w:rsidRPr="00912EC7">
        <w:rPr>
          <w:rFonts w:ascii="Century Gothic" w:hAnsi="Century Gothic"/>
        </w:rPr>
        <w:t xml:space="preserve"> it is expected that the Supplier will proactively and helpfully engage with the Virgin TCO in order to speed up the </w:t>
      </w:r>
      <w:r w:rsidR="009A3E2C" w:rsidRPr="00912EC7">
        <w:rPr>
          <w:rFonts w:ascii="Century Gothic" w:hAnsi="Century Gothic"/>
        </w:rPr>
        <w:t>turnaround</w:t>
      </w:r>
      <w:r w:rsidRPr="00912EC7">
        <w:rPr>
          <w:rFonts w:ascii="Century Gothic" w:hAnsi="Century Gothic"/>
        </w:rPr>
        <w:t xml:space="preserve"> process by any safe means that does not counter the minimum requirements herein. In all cases, instructions from the Virgin TCO on the day must prevail. </w:t>
      </w:r>
    </w:p>
    <w:p w14:paraId="4A6AC2FC"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7CC70B18"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be allowed to part load the aircraft when parked on a remote or off stand, on the provision that this shall not delay the tow or prevent any engineering maintenance tasks to take place or jeopardise the safety of the food </w:t>
      </w:r>
      <w:r w:rsidR="009A3E2C" w:rsidRPr="00912EC7">
        <w:rPr>
          <w:rFonts w:ascii="Century Gothic" w:hAnsi="Century Gothic"/>
        </w:rPr>
        <w:t>on-board.</w:t>
      </w:r>
      <w:r w:rsidRPr="00912EC7">
        <w:rPr>
          <w:rFonts w:ascii="Century Gothic" w:hAnsi="Century Gothic"/>
        </w:rPr>
        <w:t xml:space="preserve"> The Supplier shall communicate with the Virgin airport team and TCO to ensure a robust process. Where an aircraft is part-loaded the catering items loaded shall be sealed with a numbered seal provided by the Supplier </w:t>
      </w:r>
      <w:r w:rsidRPr="00912EC7">
        <w:rPr>
          <w:rFonts w:ascii="Century Gothic" w:hAnsi="Century Gothic"/>
        </w:rPr>
        <w:lastRenderedPageBreak/>
        <w:t xml:space="preserve">and these shall be checked again by the Supplier on completion of the loading to ensure no interference has taken place. These checks shall be documented and made available to </w:t>
      </w:r>
      <w:proofErr w:type="gramStart"/>
      <w:r w:rsidRPr="00912EC7">
        <w:rPr>
          <w:rFonts w:ascii="Century Gothic" w:hAnsi="Century Gothic"/>
        </w:rPr>
        <w:t>Virgin</w:t>
      </w:r>
      <w:proofErr w:type="gramEnd"/>
      <w:r w:rsidRPr="00912EC7">
        <w:rPr>
          <w:rFonts w:ascii="Century Gothic" w:hAnsi="Century Gothic"/>
        </w:rPr>
        <w:t xml:space="preserve"> or their representative as required. Supplier seals used for this purpose, once checked, can be removed by the Supplier.</w:t>
      </w:r>
    </w:p>
    <w:p w14:paraId="7B0197D8" w14:textId="77777777" w:rsidR="00AB5AAA" w:rsidRPr="00912EC7" w:rsidRDefault="00AB5AAA" w:rsidP="009A4DF3">
      <w:pPr>
        <w:pStyle w:val="Heading2"/>
        <w:numPr>
          <w:ilvl w:val="0"/>
          <w:numId w:val="0"/>
        </w:numPr>
        <w:tabs>
          <w:tab w:val="num" w:pos="1418"/>
        </w:tabs>
        <w:ind w:left="1418" w:hanging="851"/>
        <w:rPr>
          <w:rFonts w:ascii="Century Gothic" w:hAnsi="Century Gothic"/>
        </w:rPr>
      </w:pPr>
    </w:p>
    <w:p w14:paraId="072B2AB0" w14:textId="77777777" w:rsidR="00AB5AAA" w:rsidRPr="00912EC7" w:rsidRDefault="00AB5AAA"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w:t>
      </w:r>
    </w:p>
    <w:p w14:paraId="1E116719" w14:textId="77777777" w:rsidR="00D122A0" w:rsidRPr="00912EC7" w:rsidRDefault="00D122A0" w:rsidP="009A4DF3">
      <w:pPr>
        <w:widowControl w:val="0"/>
        <w:overflowPunct w:val="0"/>
        <w:autoSpaceDE w:val="0"/>
        <w:autoSpaceDN w:val="0"/>
        <w:adjustRightInd w:val="0"/>
        <w:rPr>
          <w:rFonts w:ascii="Century Gothic" w:hAnsi="Century Gothic" w:cs="Calibri"/>
          <w:sz w:val="20"/>
        </w:rPr>
      </w:pPr>
    </w:p>
    <w:p w14:paraId="1CACF6A9" w14:textId="77777777" w:rsidR="00D122A0" w:rsidRPr="00FE1BD6" w:rsidRDefault="00D122A0" w:rsidP="009A418A">
      <w:pPr>
        <w:pStyle w:val="Heading3"/>
        <w:numPr>
          <w:ilvl w:val="2"/>
          <w:numId w:val="121"/>
        </w:numPr>
        <w:rPr>
          <w:rFonts w:ascii="Century Gothic" w:hAnsi="Century Gothic"/>
        </w:rPr>
      </w:pPr>
      <w:r w:rsidRPr="00FE1BD6">
        <w:rPr>
          <w:rFonts w:ascii="Century Gothic" w:hAnsi="Century Gothic"/>
        </w:rPr>
        <w:t xml:space="preserve">That no catering leaves the catering unit more than 4 hours prior to STD. </w:t>
      </w:r>
    </w:p>
    <w:p w14:paraId="327F7D4C" w14:textId="77777777" w:rsidR="00D122A0" w:rsidRPr="00912EC7" w:rsidRDefault="00D122A0" w:rsidP="009A4DF3">
      <w:pPr>
        <w:pStyle w:val="Heading3"/>
        <w:tabs>
          <w:tab w:val="num" w:pos="1985"/>
        </w:tabs>
        <w:ind w:left="1985" w:hanging="567"/>
        <w:rPr>
          <w:rFonts w:ascii="Century Gothic" w:hAnsi="Century Gothic"/>
        </w:rPr>
      </w:pPr>
    </w:p>
    <w:p w14:paraId="5FF6A686" w14:textId="1D2AC4C3"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The timely commencement of </w:t>
      </w:r>
      <w:r w:rsidR="00551540" w:rsidRPr="00912EC7">
        <w:rPr>
          <w:rFonts w:ascii="Century Gothic" w:hAnsi="Century Gothic"/>
        </w:rPr>
        <w:t>all bulk loading and operations</w:t>
      </w:r>
      <w:r w:rsidRPr="00912EC7">
        <w:rPr>
          <w:rFonts w:ascii="Century Gothic" w:hAnsi="Century Gothic"/>
        </w:rPr>
        <w:t xml:space="preserve"> to begin no earlier than </w:t>
      </w:r>
      <w:r w:rsidR="009966CC" w:rsidRPr="00912EC7">
        <w:rPr>
          <w:rFonts w:ascii="Century Gothic" w:hAnsi="Century Gothic"/>
        </w:rPr>
        <w:t>18</w:t>
      </w:r>
      <w:r w:rsidR="00D02BA6" w:rsidRPr="00912EC7">
        <w:rPr>
          <w:rFonts w:ascii="Century Gothic" w:hAnsi="Century Gothic"/>
        </w:rPr>
        <w:t>0</w:t>
      </w:r>
      <w:r w:rsidRPr="00912EC7">
        <w:rPr>
          <w:rFonts w:ascii="Century Gothic" w:hAnsi="Century Gothic"/>
        </w:rPr>
        <w:t xml:space="preserve"> minutes before Scheduled Time of Departure (“STD”); and the timely completion of all bulk loading and operations no later than </w:t>
      </w:r>
      <w:r w:rsidR="0065136F" w:rsidRPr="00912EC7">
        <w:rPr>
          <w:rFonts w:ascii="Century Gothic" w:hAnsi="Century Gothic"/>
        </w:rPr>
        <w:t>50</w:t>
      </w:r>
      <w:r w:rsidRPr="00912EC7">
        <w:rPr>
          <w:rFonts w:ascii="Century Gothic" w:hAnsi="Century Gothic"/>
        </w:rPr>
        <w:t xml:space="preserve"> minutes before STD, provided Virgin will give Supplier access to the aircraft during this entire </w:t>
      </w:r>
      <w:proofErr w:type="gramStart"/>
      <w:r w:rsidRPr="00912EC7">
        <w:rPr>
          <w:rFonts w:ascii="Century Gothic" w:hAnsi="Century Gothic"/>
        </w:rPr>
        <w:t>time period</w:t>
      </w:r>
      <w:proofErr w:type="gramEnd"/>
      <w:r w:rsidRPr="00912EC7">
        <w:rPr>
          <w:rFonts w:ascii="Century Gothic" w:hAnsi="Century Gothic"/>
        </w:rPr>
        <w:t xml:space="preserve">. </w:t>
      </w:r>
    </w:p>
    <w:p w14:paraId="145F3B53" w14:textId="77777777" w:rsidR="00D122A0" w:rsidRPr="00912EC7" w:rsidRDefault="00D122A0" w:rsidP="009A4DF3">
      <w:pPr>
        <w:pStyle w:val="Heading3"/>
        <w:tabs>
          <w:tab w:val="num" w:pos="1985"/>
        </w:tabs>
        <w:ind w:left="1985" w:hanging="567"/>
        <w:rPr>
          <w:rFonts w:ascii="Century Gothic" w:hAnsi="Century Gothic"/>
        </w:rPr>
      </w:pPr>
    </w:p>
    <w:p w14:paraId="24738E0F" w14:textId="77777777"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That the senior cabin crew and the nominated airport representative are informed of any substitutions or situations that may impact the operation and service on board. </w:t>
      </w:r>
    </w:p>
    <w:p w14:paraId="001DA40E" w14:textId="77777777" w:rsidR="00D122A0" w:rsidRPr="00912EC7" w:rsidRDefault="00D122A0" w:rsidP="009A4DF3">
      <w:pPr>
        <w:pStyle w:val="Heading3"/>
        <w:tabs>
          <w:tab w:val="num" w:pos="1985"/>
        </w:tabs>
        <w:ind w:left="1985" w:hanging="567"/>
        <w:rPr>
          <w:rFonts w:ascii="Century Gothic" w:hAnsi="Century Gothic"/>
        </w:rPr>
      </w:pPr>
    </w:p>
    <w:p w14:paraId="0C2B4EF5" w14:textId="77777777"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That the jet way is clear of materials in line with applicable airport regulations. </w:t>
      </w:r>
    </w:p>
    <w:p w14:paraId="7480C460" w14:textId="77777777" w:rsidR="00D122A0" w:rsidRPr="00912EC7" w:rsidRDefault="00D122A0" w:rsidP="009A4DF3">
      <w:pPr>
        <w:widowControl w:val="0"/>
        <w:autoSpaceDE w:val="0"/>
        <w:autoSpaceDN w:val="0"/>
        <w:adjustRightInd w:val="0"/>
        <w:rPr>
          <w:rFonts w:ascii="Century Gothic" w:hAnsi="Century Gothic" w:cs="Calibri"/>
          <w:sz w:val="20"/>
        </w:rPr>
      </w:pPr>
    </w:p>
    <w:p w14:paraId="0AFA8803" w14:textId="77777777" w:rsidR="00D122A0" w:rsidRPr="00912EC7" w:rsidRDefault="00E7220F"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Food and Equipment Changes</w:t>
      </w:r>
    </w:p>
    <w:p w14:paraId="48408A12" w14:textId="77777777" w:rsidR="00D122A0" w:rsidRPr="00912EC7" w:rsidRDefault="00D122A0" w:rsidP="009A4DF3">
      <w:pPr>
        <w:pStyle w:val="Heading2"/>
        <w:numPr>
          <w:ilvl w:val="0"/>
          <w:numId w:val="0"/>
        </w:numPr>
        <w:rPr>
          <w:rFonts w:ascii="Century Gothic" w:hAnsi="Century Gothic"/>
        </w:rPr>
      </w:pPr>
    </w:p>
    <w:p w14:paraId="6EFDAA1B" w14:textId="77777777" w:rsidR="00D122A0" w:rsidRPr="00FE1BD6" w:rsidRDefault="00D122A0" w:rsidP="009A418A">
      <w:pPr>
        <w:pStyle w:val="Heading2"/>
        <w:numPr>
          <w:ilvl w:val="1"/>
          <w:numId w:val="122"/>
        </w:numPr>
        <w:rPr>
          <w:rFonts w:ascii="Century Gothic" w:hAnsi="Century Gothic"/>
        </w:rPr>
      </w:pPr>
      <w:r w:rsidRPr="00FE1BD6">
        <w:rPr>
          <w:rFonts w:ascii="Century Gothic" w:hAnsi="Century Gothic"/>
        </w:rPr>
        <w:t xml:space="preserve">All equipment changes can be done in 1-3 days. All Food changes can be done within </w:t>
      </w:r>
      <w:r w:rsidR="001116FD" w:rsidRPr="00FE1BD6">
        <w:rPr>
          <w:rFonts w:ascii="Century Gothic" w:hAnsi="Century Gothic"/>
        </w:rPr>
        <w:t>10 Business Days</w:t>
      </w:r>
      <w:r w:rsidRPr="00FE1BD6">
        <w:rPr>
          <w:rFonts w:ascii="Century Gothic" w:hAnsi="Century Gothic"/>
        </w:rPr>
        <w:t xml:space="preserve"> (provided Products are available). </w:t>
      </w:r>
    </w:p>
    <w:p w14:paraId="1473B849" w14:textId="77777777" w:rsidR="00B61E39" w:rsidRPr="00912EC7" w:rsidRDefault="00B61E39" w:rsidP="009A4DF3">
      <w:pPr>
        <w:pStyle w:val="BodyText2"/>
        <w:rPr>
          <w:rFonts w:ascii="Century Gothic" w:hAnsi="Century Gothic"/>
          <w:sz w:val="20"/>
        </w:rPr>
      </w:pPr>
    </w:p>
    <w:p w14:paraId="36718058" w14:textId="77777777" w:rsidR="00D122A0" w:rsidRPr="00912EC7" w:rsidRDefault="00D122A0" w:rsidP="009A4DF3">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b/>
          <w:bCs/>
          <w:sz w:val="20"/>
        </w:rPr>
        <w:t xml:space="preserve">A Minor Change example (1-3 days): </w:t>
      </w:r>
    </w:p>
    <w:p w14:paraId="3B556FCF" w14:textId="77777777" w:rsidR="00D122A0" w:rsidRPr="00912EC7" w:rsidRDefault="00D122A0" w:rsidP="009A4DF3">
      <w:pPr>
        <w:widowControl w:val="0"/>
        <w:autoSpaceDE w:val="0"/>
        <w:autoSpaceDN w:val="0"/>
        <w:adjustRightInd w:val="0"/>
        <w:ind w:left="1418"/>
        <w:rPr>
          <w:rFonts w:ascii="Century Gothic" w:hAnsi="Century Gothic" w:cs="Arial"/>
          <w:sz w:val="20"/>
        </w:rPr>
      </w:pPr>
    </w:p>
    <w:p w14:paraId="57AF28BF" w14:textId="77777777" w:rsidR="00D122A0" w:rsidRPr="00912EC7" w:rsidRDefault="00D122A0" w:rsidP="009A4DF3">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sz w:val="20"/>
        </w:rPr>
        <w:t xml:space="preserve">Equipment set up on a tray, change in packing plan – adding/removing items, change in equipment part number, food loading ratio change, meal type changes, etc. </w:t>
      </w:r>
    </w:p>
    <w:p w14:paraId="75BB0B57" w14:textId="77777777" w:rsidR="00D122A0" w:rsidRPr="00912EC7" w:rsidRDefault="00D122A0" w:rsidP="009A4DF3">
      <w:pPr>
        <w:widowControl w:val="0"/>
        <w:autoSpaceDE w:val="0"/>
        <w:autoSpaceDN w:val="0"/>
        <w:adjustRightInd w:val="0"/>
        <w:ind w:left="1418"/>
        <w:rPr>
          <w:rFonts w:ascii="Century Gothic" w:hAnsi="Century Gothic" w:cs="Arial"/>
          <w:sz w:val="20"/>
        </w:rPr>
      </w:pPr>
    </w:p>
    <w:p w14:paraId="23AEEE49" w14:textId="77777777" w:rsidR="00D122A0" w:rsidRPr="00912EC7" w:rsidRDefault="00D122A0" w:rsidP="009A4DF3">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b/>
          <w:bCs/>
          <w:sz w:val="20"/>
        </w:rPr>
        <w:t>A Major Change example (</w:t>
      </w:r>
      <w:r w:rsidR="001116FD" w:rsidRPr="00912EC7">
        <w:rPr>
          <w:rFonts w:ascii="Century Gothic" w:hAnsi="Century Gothic" w:cs="Arial"/>
          <w:b/>
          <w:bCs/>
          <w:sz w:val="20"/>
        </w:rPr>
        <w:t>10 Business D</w:t>
      </w:r>
      <w:r w:rsidRPr="00912EC7">
        <w:rPr>
          <w:rFonts w:ascii="Century Gothic" w:hAnsi="Century Gothic" w:cs="Arial"/>
          <w:b/>
          <w:bCs/>
          <w:sz w:val="20"/>
        </w:rPr>
        <w:t xml:space="preserve">ays): </w:t>
      </w:r>
    </w:p>
    <w:p w14:paraId="08F82CBB" w14:textId="77777777" w:rsidR="00D122A0" w:rsidRPr="00912EC7" w:rsidRDefault="00D122A0" w:rsidP="009A4DF3">
      <w:pPr>
        <w:widowControl w:val="0"/>
        <w:autoSpaceDE w:val="0"/>
        <w:autoSpaceDN w:val="0"/>
        <w:adjustRightInd w:val="0"/>
        <w:ind w:left="1418"/>
        <w:rPr>
          <w:rFonts w:ascii="Century Gothic" w:hAnsi="Century Gothic" w:cs="Arial"/>
          <w:sz w:val="20"/>
        </w:rPr>
      </w:pPr>
    </w:p>
    <w:p w14:paraId="33D8BCFA" w14:textId="77777777" w:rsidR="00D122A0" w:rsidRPr="00912EC7" w:rsidRDefault="00D122A0" w:rsidP="009A4DF3">
      <w:pPr>
        <w:widowControl w:val="0"/>
        <w:overflowPunct w:val="0"/>
        <w:autoSpaceDE w:val="0"/>
        <w:autoSpaceDN w:val="0"/>
        <w:adjustRightInd w:val="0"/>
        <w:ind w:left="1418"/>
        <w:rPr>
          <w:rFonts w:ascii="Century Gothic" w:hAnsi="Century Gothic" w:cs="Arial"/>
          <w:sz w:val="20"/>
        </w:rPr>
      </w:pPr>
      <w:r w:rsidRPr="00912EC7">
        <w:rPr>
          <w:rFonts w:ascii="Century Gothic" w:hAnsi="Century Gothic" w:cs="Arial"/>
          <w:sz w:val="20"/>
        </w:rPr>
        <w:t>A completely new launch i.e. new service or an introduction of new class, introduction of new equipment</w:t>
      </w:r>
      <w:r w:rsidR="00921949" w:rsidRPr="00912EC7">
        <w:rPr>
          <w:rFonts w:ascii="Century Gothic" w:hAnsi="Century Gothic" w:cs="Arial"/>
          <w:sz w:val="20"/>
        </w:rPr>
        <w:t>.</w:t>
      </w:r>
    </w:p>
    <w:p w14:paraId="1CD6A1C2" w14:textId="77777777" w:rsidR="00D122A0" w:rsidRPr="00912EC7" w:rsidRDefault="00D122A0" w:rsidP="009A4DF3">
      <w:pPr>
        <w:widowControl w:val="0"/>
        <w:autoSpaceDE w:val="0"/>
        <w:autoSpaceDN w:val="0"/>
        <w:adjustRightInd w:val="0"/>
        <w:rPr>
          <w:rFonts w:ascii="Century Gothic" w:hAnsi="Century Gothic" w:cs="Calibri"/>
          <w:sz w:val="20"/>
        </w:rPr>
      </w:pPr>
    </w:p>
    <w:p w14:paraId="71084845" w14:textId="77777777" w:rsidR="00D122A0" w:rsidRPr="00912EC7" w:rsidRDefault="00D122A0"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 xml:space="preserve">The Supplier's Responsibilities to Virgin Engineering </w:t>
      </w:r>
    </w:p>
    <w:p w14:paraId="65C97321" w14:textId="77777777" w:rsidR="00D122A0" w:rsidRPr="00912EC7" w:rsidRDefault="00D122A0" w:rsidP="009A4DF3">
      <w:pPr>
        <w:pStyle w:val="Heading2"/>
        <w:numPr>
          <w:ilvl w:val="0"/>
          <w:numId w:val="0"/>
        </w:numPr>
        <w:rPr>
          <w:rFonts w:ascii="Century Gothic" w:hAnsi="Century Gothic"/>
        </w:rPr>
      </w:pPr>
    </w:p>
    <w:p w14:paraId="7C52A0C3" w14:textId="77777777" w:rsidR="00D122A0" w:rsidRPr="00FE1BD6" w:rsidRDefault="00D122A0" w:rsidP="009A418A">
      <w:pPr>
        <w:pStyle w:val="Heading2"/>
        <w:numPr>
          <w:ilvl w:val="1"/>
          <w:numId w:val="123"/>
        </w:numPr>
        <w:rPr>
          <w:rFonts w:ascii="Century Gothic" w:hAnsi="Century Gothic"/>
        </w:rPr>
      </w:pPr>
      <w:r w:rsidRPr="00FE1BD6">
        <w:rPr>
          <w:rFonts w:ascii="Century Gothic" w:hAnsi="Century Gothic"/>
        </w:rPr>
        <w:t xml:space="preserve">The Supplier shall immediately report to the local Virgin representative any damage to the aircraft caused by the Supplier in the performance of the Services. </w:t>
      </w:r>
    </w:p>
    <w:p w14:paraId="08EE48A3"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386548FE"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The Supplier shall immediately notify the local Virgin representative of any damage found to the aircraft prior to the start of any catering or uplift procedures.</w:t>
      </w:r>
    </w:p>
    <w:p w14:paraId="20ADFF75"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4E2DF469"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not attempt to remove or load any containers, which have become wedged in the stowage where to forcibly remove would damage the aircraft. In such circumstances a Virgin engineering representative shall be called to assist. </w:t>
      </w:r>
    </w:p>
    <w:p w14:paraId="54062FDE"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0C673BAE"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when loading the aircraft that trolleys are not overloaded (i.e. </w:t>
      </w:r>
      <w:r w:rsidR="00D97C49" w:rsidRPr="00912EC7">
        <w:rPr>
          <w:rFonts w:ascii="Century Gothic" w:hAnsi="Century Gothic"/>
        </w:rPr>
        <w:t>atlas boxes</w:t>
      </w:r>
      <w:r w:rsidR="004803C9" w:rsidRPr="00912EC7">
        <w:rPr>
          <w:rFonts w:ascii="Century Gothic" w:hAnsi="Century Gothic"/>
        </w:rPr>
        <w:t xml:space="preserve"> </w:t>
      </w:r>
      <w:r w:rsidRPr="00912EC7">
        <w:rPr>
          <w:rFonts w:ascii="Century Gothic" w:hAnsi="Century Gothic"/>
        </w:rPr>
        <w:t xml:space="preserve">not stacked more than 2 high and 3 along on a full trolley) so as not to unnecessarily damage / stress the aircraft structure. </w:t>
      </w:r>
    </w:p>
    <w:p w14:paraId="6F69487E"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350EF226"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lastRenderedPageBreak/>
        <w:t xml:space="preserve">If access to an aircraft door is blocked and cannot be cleared safely the Supplier is to contact their operations office who shall contact the Virgin airport team. </w:t>
      </w:r>
    </w:p>
    <w:p w14:paraId="196C76B2"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71124ACD"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If in the event of an immovable blockage (e.g. a </w:t>
      </w:r>
      <w:proofErr w:type="gramStart"/>
      <w:r w:rsidRPr="00912EC7">
        <w:rPr>
          <w:rFonts w:ascii="Century Gothic" w:hAnsi="Century Gothic"/>
        </w:rPr>
        <w:t>broken down</w:t>
      </w:r>
      <w:proofErr w:type="gramEnd"/>
      <w:r w:rsidRPr="00912EC7">
        <w:rPr>
          <w:rFonts w:ascii="Century Gothic" w:hAnsi="Century Gothic"/>
        </w:rPr>
        <w:t xml:space="preserve"> FMC) Virgin shall give authority to allow the Supplier to push the carts through the cabin. In such circumstances the Supplier shall ensure that both ends of the trolley are to be manned to avoid any damage to the aircraft cabin. </w:t>
      </w:r>
    </w:p>
    <w:p w14:paraId="65CC86E4"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725FD2BC"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The Supplier shall ensure that catering equipment shall not be left in an aircraft aisle or doorway such that they would cause an obstruction to others on the aircraft or such that they may block an evacuation route.</w:t>
      </w:r>
    </w:p>
    <w:p w14:paraId="61246471" w14:textId="77777777" w:rsidR="00EA094E" w:rsidRPr="00912EC7" w:rsidRDefault="00EA094E" w:rsidP="009A4DF3">
      <w:pPr>
        <w:pStyle w:val="Heading2"/>
        <w:numPr>
          <w:ilvl w:val="0"/>
          <w:numId w:val="0"/>
        </w:numPr>
        <w:tabs>
          <w:tab w:val="num" w:pos="1418"/>
        </w:tabs>
        <w:ind w:left="1418" w:hanging="851"/>
        <w:rPr>
          <w:rFonts w:ascii="Century Gothic" w:hAnsi="Century Gothic"/>
        </w:rPr>
      </w:pPr>
    </w:p>
    <w:p w14:paraId="4C2E1D7D"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The Supplier shall not use aircraft toilets or sinks to dispose of any liquid left on the aircraft.</w:t>
      </w:r>
    </w:p>
    <w:p w14:paraId="202E2778"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25ACDF04"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Any cages carrying atlas boxes shall </w:t>
      </w:r>
      <w:proofErr w:type="gramStart"/>
      <w:r w:rsidRPr="00912EC7">
        <w:rPr>
          <w:rFonts w:ascii="Century Gothic" w:hAnsi="Century Gothic"/>
        </w:rPr>
        <w:t>remain on the catering vehicle at all times</w:t>
      </w:r>
      <w:proofErr w:type="gramEnd"/>
      <w:r w:rsidRPr="00912EC7">
        <w:rPr>
          <w:rFonts w:ascii="Century Gothic" w:hAnsi="Century Gothic"/>
        </w:rPr>
        <w:t xml:space="preserve"> to avoid any stress and damage to the aircraft structure.</w:t>
      </w:r>
    </w:p>
    <w:p w14:paraId="73F46DAC"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03205BCB"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shall ensure full compliance with Virgin’s procedures for the actions to be taken in the event of fire </w:t>
      </w:r>
      <w:r w:rsidR="00D34D3E" w:rsidRPr="00912EC7">
        <w:rPr>
          <w:rFonts w:ascii="Century Gothic" w:hAnsi="Century Gothic"/>
        </w:rPr>
        <w:t>on-board</w:t>
      </w:r>
      <w:r w:rsidR="00804517" w:rsidRPr="00912EC7">
        <w:rPr>
          <w:rFonts w:ascii="Century Gothic" w:hAnsi="Century Gothic"/>
        </w:rPr>
        <w:t>.</w:t>
      </w:r>
    </w:p>
    <w:p w14:paraId="0B6E3B6A"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1EE9FB9F" w14:textId="77777777" w:rsidR="00D122A0" w:rsidRPr="00912EC7" w:rsidRDefault="00D122A0" w:rsidP="009A418A">
      <w:pPr>
        <w:pStyle w:val="Heading2"/>
        <w:numPr>
          <w:ilvl w:val="1"/>
          <w:numId w:val="21"/>
        </w:numPr>
        <w:ind w:left="1418" w:hanging="851"/>
        <w:rPr>
          <w:rFonts w:ascii="Century Gothic" w:hAnsi="Century Gothic"/>
        </w:rPr>
      </w:pPr>
      <w:r w:rsidRPr="00912EC7">
        <w:rPr>
          <w:rFonts w:ascii="Century Gothic" w:hAnsi="Century Gothic"/>
        </w:rPr>
        <w:t xml:space="preserve">The Supplier understands that loading and offloading of aircraft involves working at height and shall ensure, </w:t>
      </w:r>
      <w:proofErr w:type="gramStart"/>
      <w:r w:rsidRPr="00912EC7">
        <w:rPr>
          <w:rFonts w:ascii="Century Gothic" w:hAnsi="Century Gothic"/>
        </w:rPr>
        <w:t>at all times</w:t>
      </w:r>
      <w:proofErr w:type="gramEnd"/>
      <w:r w:rsidRPr="00912EC7">
        <w:rPr>
          <w:rFonts w:ascii="Century Gothic" w:hAnsi="Century Gothic"/>
        </w:rPr>
        <w:t xml:space="preserve"> that a safe method of working is employed by its entire staff. This shall </w:t>
      </w:r>
      <w:proofErr w:type="gramStart"/>
      <w:r w:rsidRPr="00912EC7">
        <w:rPr>
          <w:rFonts w:ascii="Century Gothic" w:hAnsi="Century Gothic"/>
        </w:rPr>
        <w:t>comply at all times</w:t>
      </w:r>
      <w:proofErr w:type="gramEnd"/>
      <w:r w:rsidRPr="00912EC7">
        <w:rPr>
          <w:rFonts w:ascii="Century Gothic" w:hAnsi="Century Gothic"/>
        </w:rPr>
        <w:t xml:space="preserve"> with Virgin’s requirements as detailed in the </w:t>
      </w:r>
      <w:r w:rsidR="0044450E" w:rsidRPr="00912EC7">
        <w:rPr>
          <w:rFonts w:ascii="Century Gothic" w:hAnsi="Century Gothic"/>
        </w:rPr>
        <w:t>Inflight Services Procedures Manual</w:t>
      </w:r>
      <w:r w:rsidRPr="00912EC7">
        <w:rPr>
          <w:rFonts w:ascii="Century Gothic" w:hAnsi="Century Gothic"/>
        </w:rPr>
        <w:t xml:space="preserve">. </w:t>
      </w:r>
    </w:p>
    <w:p w14:paraId="1166D062" w14:textId="77777777" w:rsidR="00C5607D" w:rsidRPr="00912EC7" w:rsidRDefault="00C5607D" w:rsidP="00C5607D">
      <w:pPr>
        <w:pStyle w:val="BodyText2"/>
        <w:rPr>
          <w:rFonts w:ascii="Century Gothic" w:hAnsi="Century Gothic"/>
          <w:sz w:val="20"/>
          <w:szCs w:val="18"/>
        </w:rPr>
      </w:pPr>
    </w:p>
    <w:p w14:paraId="3054EAB9" w14:textId="77777777" w:rsidR="00953D01" w:rsidRPr="00912EC7" w:rsidRDefault="00C5607D" w:rsidP="009A418A">
      <w:pPr>
        <w:pStyle w:val="Heading2"/>
        <w:numPr>
          <w:ilvl w:val="1"/>
          <w:numId w:val="21"/>
        </w:numPr>
        <w:ind w:left="1418" w:hanging="851"/>
        <w:rPr>
          <w:rFonts w:ascii="Century Gothic" w:hAnsi="Century Gothic"/>
        </w:rPr>
      </w:pPr>
      <w:r w:rsidRPr="00912EC7">
        <w:rPr>
          <w:rFonts w:ascii="Century Gothic" w:hAnsi="Century Gothic"/>
        </w:rPr>
        <w:t>The Suppler shall undertake a visual check of all door seal areas to ensure that no catering equipment or waste may obstruct the correct closure of the door.</w:t>
      </w:r>
    </w:p>
    <w:p w14:paraId="44BD965B" w14:textId="77777777" w:rsidR="00C5607D" w:rsidRPr="00912EC7" w:rsidRDefault="00C5607D" w:rsidP="00C5607D">
      <w:pPr>
        <w:pStyle w:val="BodyText2"/>
        <w:rPr>
          <w:rFonts w:ascii="Century Gothic" w:hAnsi="Century Gothic"/>
          <w:sz w:val="20"/>
          <w:szCs w:val="18"/>
        </w:rPr>
      </w:pPr>
    </w:p>
    <w:p w14:paraId="383E0CC5" w14:textId="77777777" w:rsidR="00D122A0" w:rsidRPr="00912EC7" w:rsidRDefault="00D122A0"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 xml:space="preserve">Dispatch Services </w:t>
      </w:r>
    </w:p>
    <w:p w14:paraId="3F7CAC58" w14:textId="77777777" w:rsidR="00D122A0" w:rsidRPr="00912EC7" w:rsidRDefault="00D122A0" w:rsidP="009A4DF3">
      <w:pPr>
        <w:widowControl w:val="0"/>
        <w:autoSpaceDE w:val="0"/>
        <w:autoSpaceDN w:val="0"/>
        <w:adjustRightInd w:val="0"/>
        <w:spacing w:line="271" w:lineRule="exact"/>
        <w:ind w:left="567"/>
        <w:rPr>
          <w:rFonts w:ascii="Century Gothic" w:hAnsi="Century Gothic" w:cs="Calibri"/>
          <w:b/>
          <w:bCs/>
          <w:sz w:val="20"/>
        </w:rPr>
      </w:pPr>
    </w:p>
    <w:p w14:paraId="2CEC9073" w14:textId="77777777" w:rsidR="00D122A0" w:rsidRPr="00126D70" w:rsidRDefault="00D122A0" w:rsidP="009A418A">
      <w:pPr>
        <w:pStyle w:val="Heading2"/>
        <w:numPr>
          <w:ilvl w:val="1"/>
          <w:numId w:val="124"/>
        </w:numPr>
        <w:rPr>
          <w:rFonts w:ascii="Century Gothic" w:hAnsi="Century Gothic"/>
        </w:rPr>
      </w:pPr>
      <w:r w:rsidRPr="00126D70">
        <w:rPr>
          <w:rFonts w:ascii="Century Gothic" w:hAnsi="Century Gothic"/>
        </w:rPr>
        <w:t xml:space="preserve">The Supplier shall nominate a flight coordinator for each aircraft turnaround and departure. They will be based either airside or at the assembly operation(s), depending on location and the specific operating procedures of each assembly point, which the Supplier might change (with Virgin’s agreement) from time to time to improve process efficiency. </w:t>
      </w:r>
    </w:p>
    <w:p w14:paraId="0A6E5583" w14:textId="77777777" w:rsidR="00D122A0" w:rsidRPr="00912EC7" w:rsidRDefault="00D122A0" w:rsidP="009A4DF3">
      <w:pPr>
        <w:pStyle w:val="Heading2"/>
        <w:numPr>
          <w:ilvl w:val="0"/>
          <w:numId w:val="0"/>
        </w:numPr>
        <w:tabs>
          <w:tab w:val="num" w:pos="1418"/>
        </w:tabs>
        <w:ind w:left="1418" w:hanging="851"/>
        <w:rPr>
          <w:rFonts w:ascii="Century Gothic" w:hAnsi="Century Gothic"/>
        </w:rPr>
      </w:pPr>
    </w:p>
    <w:p w14:paraId="45D32BE0" w14:textId="77777777" w:rsidR="00D122A0" w:rsidRPr="00912EC7" w:rsidRDefault="00B61E39" w:rsidP="009A418A">
      <w:pPr>
        <w:pStyle w:val="Heading2"/>
        <w:numPr>
          <w:ilvl w:val="1"/>
          <w:numId w:val="21"/>
        </w:numPr>
        <w:ind w:left="1418" w:hanging="851"/>
        <w:rPr>
          <w:rFonts w:ascii="Century Gothic" w:hAnsi="Century Gothic"/>
        </w:rPr>
      </w:pPr>
      <w:r w:rsidRPr="00912EC7">
        <w:rPr>
          <w:rFonts w:ascii="Century Gothic" w:hAnsi="Century Gothic"/>
        </w:rPr>
        <w:t>The flight coordinator shall:</w:t>
      </w:r>
      <w:r w:rsidR="00D122A0" w:rsidRPr="00912EC7">
        <w:rPr>
          <w:rFonts w:ascii="Century Gothic" w:hAnsi="Century Gothic"/>
        </w:rPr>
        <w:t xml:space="preserve"> </w:t>
      </w:r>
    </w:p>
    <w:p w14:paraId="51470D6F" w14:textId="77777777" w:rsidR="00D122A0" w:rsidRPr="00912EC7" w:rsidRDefault="00D122A0" w:rsidP="009A4DF3">
      <w:pPr>
        <w:widowControl w:val="0"/>
        <w:autoSpaceDE w:val="0"/>
        <w:autoSpaceDN w:val="0"/>
        <w:adjustRightInd w:val="0"/>
        <w:spacing w:line="269" w:lineRule="exact"/>
        <w:ind w:left="567"/>
        <w:rPr>
          <w:rFonts w:ascii="Century Gothic" w:hAnsi="Century Gothic" w:cs="Calibri"/>
          <w:sz w:val="20"/>
        </w:rPr>
      </w:pPr>
    </w:p>
    <w:p w14:paraId="2DDB4C18" w14:textId="77777777" w:rsidR="00D122A0" w:rsidRPr="00126D70" w:rsidRDefault="00D122A0" w:rsidP="009A418A">
      <w:pPr>
        <w:pStyle w:val="Heading3"/>
        <w:numPr>
          <w:ilvl w:val="2"/>
          <w:numId w:val="125"/>
        </w:numPr>
        <w:rPr>
          <w:rFonts w:ascii="Century Gothic" w:hAnsi="Century Gothic"/>
        </w:rPr>
      </w:pPr>
      <w:r w:rsidRPr="00126D70">
        <w:rPr>
          <w:rFonts w:ascii="Century Gothic" w:hAnsi="Century Gothic"/>
        </w:rPr>
        <w:t xml:space="preserve">Ensure the timely departure from the catering unit of the catering </w:t>
      </w:r>
      <w:proofErr w:type="gramStart"/>
      <w:r w:rsidRPr="00126D70">
        <w:rPr>
          <w:rFonts w:ascii="Century Gothic" w:hAnsi="Century Gothic"/>
        </w:rPr>
        <w:t>product;</w:t>
      </w:r>
      <w:proofErr w:type="gramEnd"/>
      <w:r w:rsidRPr="00126D70">
        <w:rPr>
          <w:rFonts w:ascii="Century Gothic" w:hAnsi="Century Gothic"/>
        </w:rPr>
        <w:t xml:space="preserve"> </w:t>
      </w:r>
    </w:p>
    <w:p w14:paraId="5102F65B" w14:textId="77777777" w:rsidR="00D122A0" w:rsidRPr="00912EC7" w:rsidRDefault="00D122A0" w:rsidP="009A4DF3">
      <w:pPr>
        <w:pStyle w:val="Heading3"/>
        <w:tabs>
          <w:tab w:val="num" w:pos="1985"/>
        </w:tabs>
        <w:ind w:left="1985" w:hanging="567"/>
        <w:rPr>
          <w:rFonts w:ascii="Century Gothic" w:hAnsi="Century Gothic"/>
        </w:rPr>
      </w:pPr>
    </w:p>
    <w:p w14:paraId="79B1DF64" w14:textId="17B13AF2"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Ensure the quantity and quality of the uplift is correct against the </w:t>
      </w:r>
      <w:proofErr w:type="spellStart"/>
      <w:r w:rsidR="004E2C87" w:rsidRPr="00912EC7">
        <w:rPr>
          <w:rFonts w:ascii="Century Gothic" w:hAnsi="Century Gothic"/>
        </w:rPr>
        <w:t>Promeus</w:t>
      </w:r>
      <w:proofErr w:type="spellEnd"/>
      <w:r w:rsidRPr="00912EC7">
        <w:rPr>
          <w:rFonts w:ascii="Century Gothic" w:hAnsi="Century Gothic"/>
        </w:rPr>
        <w:t xml:space="preserve"> printed boarding bill and passenger number </w:t>
      </w:r>
      <w:proofErr w:type="gramStart"/>
      <w:r w:rsidRPr="00912EC7">
        <w:rPr>
          <w:rFonts w:ascii="Century Gothic" w:hAnsi="Century Gothic"/>
        </w:rPr>
        <w:t>forecast;</w:t>
      </w:r>
      <w:proofErr w:type="gramEnd"/>
      <w:r w:rsidRPr="00912EC7">
        <w:rPr>
          <w:rFonts w:ascii="Century Gothic" w:hAnsi="Century Gothic"/>
        </w:rPr>
        <w:t xml:space="preserve"> </w:t>
      </w:r>
    </w:p>
    <w:p w14:paraId="37D3F378" w14:textId="77777777" w:rsidR="00D122A0" w:rsidRPr="00912EC7" w:rsidRDefault="00D122A0" w:rsidP="009A4DF3">
      <w:pPr>
        <w:pStyle w:val="Heading3"/>
        <w:tabs>
          <w:tab w:val="num" w:pos="1985"/>
        </w:tabs>
        <w:ind w:left="1985" w:hanging="567"/>
        <w:rPr>
          <w:rFonts w:ascii="Century Gothic" w:hAnsi="Century Gothic"/>
        </w:rPr>
      </w:pPr>
    </w:p>
    <w:p w14:paraId="59300B0C" w14:textId="77777777"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Remain </w:t>
      </w:r>
      <w:r w:rsidR="00993D13" w:rsidRPr="00912EC7">
        <w:rPr>
          <w:rFonts w:ascii="Century Gothic" w:hAnsi="Century Gothic"/>
        </w:rPr>
        <w:t>on-board</w:t>
      </w:r>
      <w:r w:rsidR="00551540" w:rsidRPr="00912EC7">
        <w:rPr>
          <w:rFonts w:ascii="Century Gothic" w:hAnsi="Century Gothic"/>
        </w:rPr>
        <w:t xml:space="preserve"> and be avail</w:t>
      </w:r>
      <w:r w:rsidRPr="00912EC7">
        <w:rPr>
          <w:rFonts w:ascii="Century Gothic" w:hAnsi="Century Gothic"/>
        </w:rPr>
        <w:t xml:space="preserve">able for the despatch of </w:t>
      </w:r>
      <w:r w:rsidR="00551540" w:rsidRPr="00912EC7">
        <w:rPr>
          <w:rFonts w:ascii="Century Gothic" w:hAnsi="Century Gothic"/>
        </w:rPr>
        <w:t xml:space="preserve">the flight until door </w:t>
      </w:r>
      <w:proofErr w:type="gramStart"/>
      <w:r w:rsidR="00551540" w:rsidRPr="00912EC7">
        <w:rPr>
          <w:rFonts w:ascii="Century Gothic" w:hAnsi="Century Gothic"/>
        </w:rPr>
        <w:t>closing;</w:t>
      </w:r>
      <w:proofErr w:type="gramEnd"/>
      <w:r w:rsidR="00551540" w:rsidRPr="00912EC7">
        <w:rPr>
          <w:rFonts w:ascii="Century Gothic" w:hAnsi="Century Gothic"/>
        </w:rPr>
        <w:t xml:space="preserve"> </w:t>
      </w:r>
    </w:p>
    <w:p w14:paraId="2324BE00" w14:textId="77777777" w:rsidR="00D122A0" w:rsidRPr="00912EC7" w:rsidRDefault="00D122A0" w:rsidP="009A4DF3">
      <w:pPr>
        <w:pStyle w:val="Heading3"/>
        <w:tabs>
          <w:tab w:val="num" w:pos="1985"/>
        </w:tabs>
        <w:ind w:left="1985" w:hanging="567"/>
        <w:rPr>
          <w:rFonts w:ascii="Century Gothic" w:hAnsi="Century Gothic"/>
        </w:rPr>
      </w:pPr>
    </w:p>
    <w:p w14:paraId="5399DC64" w14:textId="77777777" w:rsidR="00B10B8B"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Check that the retail carts have not been tampered with and that seals are intact</w:t>
      </w:r>
      <w:r w:rsidR="00645529" w:rsidRPr="00912EC7">
        <w:rPr>
          <w:rFonts w:ascii="Century Gothic" w:hAnsi="Century Gothic"/>
        </w:rPr>
        <w:t xml:space="preserve">, in addition check the seals number against the delivery </w:t>
      </w:r>
      <w:proofErr w:type="gramStart"/>
      <w:r w:rsidR="00645529" w:rsidRPr="00912EC7">
        <w:rPr>
          <w:rFonts w:ascii="Century Gothic" w:hAnsi="Century Gothic"/>
        </w:rPr>
        <w:t>documentation</w:t>
      </w:r>
      <w:r w:rsidRPr="00912EC7">
        <w:rPr>
          <w:rFonts w:ascii="Century Gothic" w:hAnsi="Century Gothic"/>
        </w:rPr>
        <w:t>;</w:t>
      </w:r>
      <w:proofErr w:type="gramEnd"/>
    </w:p>
    <w:p w14:paraId="50A8D2BA" w14:textId="77777777" w:rsidR="00D122A0" w:rsidRPr="00912EC7" w:rsidRDefault="00D122A0" w:rsidP="009A4DF3">
      <w:pPr>
        <w:pStyle w:val="Heading3"/>
        <w:tabs>
          <w:tab w:val="num" w:pos="1985"/>
        </w:tabs>
        <w:ind w:left="1985" w:hanging="567"/>
        <w:rPr>
          <w:rFonts w:ascii="Century Gothic" w:hAnsi="Century Gothic"/>
        </w:rPr>
      </w:pPr>
    </w:p>
    <w:p w14:paraId="77A900B5" w14:textId="77777777"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Carry out temperature checks </w:t>
      </w:r>
      <w:proofErr w:type="gramStart"/>
      <w:r w:rsidR="00993D13" w:rsidRPr="00912EC7">
        <w:rPr>
          <w:rFonts w:ascii="Century Gothic" w:hAnsi="Century Gothic"/>
        </w:rPr>
        <w:t>on-board</w:t>
      </w:r>
      <w:r w:rsidRPr="00912EC7">
        <w:rPr>
          <w:rFonts w:ascii="Century Gothic" w:hAnsi="Century Gothic"/>
        </w:rPr>
        <w:t>;</w:t>
      </w:r>
      <w:proofErr w:type="gramEnd"/>
      <w:r w:rsidRPr="00912EC7">
        <w:rPr>
          <w:rFonts w:ascii="Century Gothic" w:hAnsi="Century Gothic"/>
        </w:rPr>
        <w:t xml:space="preserve"> </w:t>
      </w:r>
    </w:p>
    <w:p w14:paraId="298D2979" w14:textId="77777777" w:rsidR="00D122A0" w:rsidRPr="00912EC7" w:rsidRDefault="00D122A0" w:rsidP="009A4DF3">
      <w:pPr>
        <w:pStyle w:val="Heading3"/>
        <w:tabs>
          <w:tab w:val="num" w:pos="1985"/>
        </w:tabs>
        <w:ind w:left="1985" w:hanging="567"/>
        <w:rPr>
          <w:rFonts w:ascii="Century Gothic" w:hAnsi="Century Gothic"/>
        </w:rPr>
      </w:pPr>
    </w:p>
    <w:p w14:paraId="277CDB67" w14:textId="77777777"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 xml:space="preserve">Organise any additional food and non- food uplift if </w:t>
      </w:r>
      <w:proofErr w:type="gramStart"/>
      <w:r w:rsidRPr="00912EC7">
        <w:rPr>
          <w:rFonts w:ascii="Century Gothic" w:hAnsi="Century Gothic"/>
        </w:rPr>
        <w:t>necessary;</w:t>
      </w:r>
      <w:proofErr w:type="gramEnd"/>
      <w:r w:rsidRPr="00912EC7">
        <w:rPr>
          <w:rFonts w:ascii="Century Gothic" w:hAnsi="Century Gothic"/>
        </w:rPr>
        <w:t xml:space="preserve"> </w:t>
      </w:r>
    </w:p>
    <w:p w14:paraId="7BF9CD17" w14:textId="77777777" w:rsidR="00D122A0" w:rsidRPr="00912EC7" w:rsidRDefault="00D122A0" w:rsidP="009A4DF3">
      <w:pPr>
        <w:pStyle w:val="Heading3"/>
        <w:tabs>
          <w:tab w:val="num" w:pos="1985"/>
        </w:tabs>
        <w:ind w:left="1985" w:hanging="567"/>
        <w:rPr>
          <w:rFonts w:ascii="Century Gothic" w:hAnsi="Century Gothic"/>
        </w:rPr>
      </w:pPr>
    </w:p>
    <w:p w14:paraId="393DE0EB" w14:textId="41D597E4" w:rsidR="00D122A0"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lastRenderedPageBreak/>
        <w:t xml:space="preserve">Liaise with Virgin, ground staff and other </w:t>
      </w:r>
      <w:r w:rsidR="00126D70" w:rsidRPr="00912EC7">
        <w:rPr>
          <w:rFonts w:ascii="Century Gothic" w:hAnsi="Century Gothic"/>
        </w:rPr>
        <w:t>Third-Party</w:t>
      </w:r>
      <w:r w:rsidRPr="00912EC7">
        <w:rPr>
          <w:rFonts w:ascii="Century Gothic" w:hAnsi="Century Gothic"/>
        </w:rPr>
        <w:t xml:space="preserve"> Suppliers in order to ensure the safe on time departure of the </w:t>
      </w:r>
      <w:proofErr w:type="gramStart"/>
      <w:r w:rsidRPr="00912EC7">
        <w:rPr>
          <w:rFonts w:ascii="Century Gothic" w:hAnsi="Century Gothic"/>
        </w:rPr>
        <w:t>aircraft;</w:t>
      </w:r>
      <w:proofErr w:type="gramEnd"/>
      <w:r w:rsidRPr="00912EC7">
        <w:rPr>
          <w:rFonts w:ascii="Century Gothic" w:hAnsi="Century Gothic"/>
        </w:rPr>
        <w:t xml:space="preserve"> </w:t>
      </w:r>
    </w:p>
    <w:p w14:paraId="15EA7110" w14:textId="77777777" w:rsidR="00D122A0" w:rsidRPr="00912EC7" w:rsidRDefault="00D122A0" w:rsidP="009A4DF3">
      <w:pPr>
        <w:pStyle w:val="Heading3"/>
        <w:tabs>
          <w:tab w:val="num" w:pos="1985"/>
        </w:tabs>
        <w:ind w:left="1985" w:hanging="567"/>
        <w:rPr>
          <w:rFonts w:ascii="Century Gothic" w:hAnsi="Century Gothic"/>
        </w:rPr>
      </w:pPr>
    </w:p>
    <w:p w14:paraId="5E00368C" w14:textId="24B13682" w:rsidR="00682754" w:rsidRPr="00912EC7" w:rsidRDefault="00D122A0" w:rsidP="009A418A">
      <w:pPr>
        <w:pStyle w:val="Heading3"/>
        <w:numPr>
          <w:ilvl w:val="2"/>
          <w:numId w:val="21"/>
        </w:numPr>
        <w:ind w:left="1985" w:hanging="567"/>
        <w:rPr>
          <w:rFonts w:ascii="Century Gothic" w:hAnsi="Century Gothic"/>
        </w:rPr>
      </w:pPr>
      <w:r w:rsidRPr="00912EC7">
        <w:rPr>
          <w:rFonts w:ascii="Century Gothic" w:hAnsi="Century Gothic"/>
        </w:rPr>
        <w:t>Advise Virgin cabin crew of substitution changes and printing errors with menu cards</w:t>
      </w:r>
      <w:r w:rsidR="00020DF9" w:rsidRPr="00912EC7">
        <w:rPr>
          <w:rFonts w:ascii="Century Gothic" w:hAnsi="Century Gothic"/>
        </w:rPr>
        <w:t xml:space="preserve">, and provide the allergen guide for the </w:t>
      </w:r>
      <w:proofErr w:type="gramStart"/>
      <w:r w:rsidR="00020DF9" w:rsidRPr="00912EC7">
        <w:rPr>
          <w:rFonts w:ascii="Century Gothic" w:hAnsi="Century Gothic"/>
        </w:rPr>
        <w:t>flight</w:t>
      </w:r>
      <w:r w:rsidR="005704F5" w:rsidRPr="00912EC7">
        <w:rPr>
          <w:rFonts w:ascii="Century Gothic" w:hAnsi="Century Gothic"/>
        </w:rPr>
        <w:t>;</w:t>
      </w:r>
      <w:proofErr w:type="gramEnd"/>
    </w:p>
    <w:p w14:paraId="49397A7E" w14:textId="77777777" w:rsidR="00755D60" w:rsidRPr="00912EC7" w:rsidRDefault="00D122A0" w:rsidP="009A4DF3">
      <w:pPr>
        <w:pStyle w:val="Heading3"/>
        <w:tabs>
          <w:tab w:val="num" w:pos="1985"/>
        </w:tabs>
        <w:ind w:left="1985" w:hanging="567"/>
        <w:rPr>
          <w:rFonts w:ascii="Century Gothic" w:hAnsi="Century Gothic"/>
        </w:rPr>
      </w:pPr>
      <w:r w:rsidRPr="00912EC7">
        <w:rPr>
          <w:rFonts w:ascii="Century Gothic" w:hAnsi="Century Gothic"/>
        </w:rPr>
        <w:t xml:space="preserve"> </w:t>
      </w:r>
    </w:p>
    <w:p w14:paraId="3D1D0140" w14:textId="77777777" w:rsidR="00755D60" w:rsidRPr="00912EC7" w:rsidRDefault="00755D60" w:rsidP="009A418A">
      <w:pPr>
        <w:pStyle w:val="Heading3"/>
        <w:numPr>
          <w:ilvl w:val="2"/>
          <w:numId w:val="21"/>
        </w:numPr>
        <w:ind w:left="1985" w:hanging="567"/>
        <w:rPr>
          <w:rFonts w:ascii="Century Gothic" w:hAnsi="Century Gothic"/>
        </w:rPr>
      </w:pPr>
      <w:r w:rsidRPr="00912EC7">
        <w:rPr>
          <w:rFonts w:ascii="Century Gothic" w:hAnsi="Century Gothic"/>
        </w:rPr>
        <w:t xml:space="preserve">Handover and sign off the catering boarding bill with the cabin crew Flight Service Manager (“FSM”). Relevant copies to be left with Virgin </w:t>
      </w:r>
      <w:proofErr w:type="gramStart"/>
      <w:r w:rsidRPr="00912EC7">
        <w:rPr>
          <w:rFonts w:ascii="Century Gothic" w:hAnsi="Century Gothic"/>
        </w:rPr>
        <w:t>FSM;</w:t>
      </w:r>
      <w:proofErr w:type="gramEnd"/>
      <w:r w:rsidRPr="00912EC7">
        <w:rPr>
          <w:rFonts w:ascii="Century Gothic" w:hAnsi="Century Gothic"/>
        </w:rPr>
        <w:t xml:space="preserve"> </w:t>
      </w:r>
    </w:p>
    <w:p w14:paraId="1CC5C70C" w14:textId="77777777" w:rsidR="00755D60" w:rsidRPr="00912EC7" w:rsidRDefault="00755D60" w:rsidP="009A4DF3">
      <w:pPr>
        <w:pStyle w:val="Heading3"/>
        <w:tabs>
          <w:tab w:val="num" w:pos="1985"/>
        </w:tabs>
        <w:ind w:left="1985" w:hanging="567"/>
        <w:rPr>
          <w:rFonts w:ascii="Century Gothic" w:hAnsi="Century Gothic"/>
        </w:rPr>
      </w:pPr>
    </w:p>
    <w:p w14:paraId="6A71E62F" w14:textId="24281E8E" w:rsidR="00755D60" w:rsidRPr="00912EC7" w:rsidRDefault="00755D60" w:rsidP="009A418A">
      <w:pPr>
        <w:pStyle w:val="Heading3"/>
        <w:numPr>
          <w:ilvl w:val="2"/>
          <w:numId w:val="21"/>
        </w:numPr>
        <w:ind w:left="1985" w:hanging="567"/>
        <w:rPr>
          <w:rFonts w:ascii="Century Gothic" w:hAnsi="Century Gothic"/>
        </w:rPr>
      </w:pPr>
      <w:r w:rsidRPr="00912EC7">
        <w:rPr>
          <w:rFonts w:ascii="Century Gothic" w:hAnsi="Century Gothic"/>
        </w:rPr>
        <w:t xml:space="preserve">Report to the catering unit any delays or </w:t>
      </w:r>
      <w:proofErr w:type="gramStart"/>
      <w:r w:rsidRPr="00912EC7">
        <w:rPr>
          <w:rFonts w:ascii="Century Gothic" w:hAnsi="Century Gothic"/>
        </w:rPr>
        <w:t>breakdowns;</w:t>
      </w:r>
      <w:proofErr w:type="gramEnd"/>
      <w:r w:rsidRPr="00912EC7">
        <w:rPr>
          <w:rFonts w:ascii="Century Gothic" w:hAnsi="Century Gothic"/>
        </w:rPr>
        <w:t xml:space="preserve"> </w:t>
      </w:r>
    </w:p>
    <w:p w14:paraId="2E987636" w14:textId="77777777" w:rsidR="00755D60" w:rsidRPr="00912EC7" w:rsidRDefault="00755D60" w:rsidP="009A4DF3">
      <w:pPr>
        <w:pStyle w:val="Heading3"/>
        <w:tabs>
          <w:tab w:val="num" w:pos="1985"/>
        </w:tabs>
        <w:ind w:left="1985" w:hanging="567"/>
        <w:rPr>
          <w:rFonts w:ascii="Century Gothic" w:hAnsi="Century Gothic"/>
        </w:rPr>
      </w:pPr>
    </w:p>
    <w:p w14:paraId="29FBC6FE" w14:textId="5020D140" w:rsidR="00755D60" w:rsidRPr="00912EC7" w:rsidRDefault="00755D60" w:rsidP="009A418A">
      <w:pPr>
        <w:pStyle w:val="Heading3"/>
        <w:numPr>
          <w:ilvl w:val="2"/>
          <w:numId w:val="21"/>
        </w:numPr>
        <w:ind w:left="1985" w:hanging="567"/>
        <w:rPr>
          <w:rFonts w:ascii="Century Gothic" w:hAnsi="Century Gothic"/>
        </w:rPr>
      </w:pPr>
      <w:r w:rsidRPr="00912EC7">
        <w:rPr>
          <w:rFonts w:ascii="Century Gothic" w:hAnsi="Century Gothic"/>
        </w:rPr>
        <w:t xml:space="preserve">Ensure that any problems are rectified and reported back to the catering </w:t>
      </w:r>
      <w:proofErr w:type="gramStart"/>
      <w:r w:rsidRPr="00912EC7">
        <w:rPr>
          <w:rFonts w:ascii="Century Gothic" w:hAnsi="Century Gothic"/>
        </w:rPr>
        <w:t>unit;</w:t>
      </w:r>
      <w:proofErr w:type="gramEnd"/>
      <w:r w:rsidRPr="00912EC7">
        <w:rPr>
          <w:rFonts w:ascii="Century Gothic" w:hAnsi="Century Gothic"/>
        </w:rPr>
        <w:t xml:space="preserve"> </w:t>
      </w:r>
    </w:p>
    <w:p w14:paraId="3B0DBBCA" w14:textId="77777777" w:rsidR="00755D60" w:rsidRPr="00912EC7" w:rsidRDefault="00755D60" w:rsidP="009A4DF3">
      <w:pPr>
        <w:pStyle w:val="Heading3"/>
        <w:tabs>
          <w:tab w:val="num" w:pos="1985"/>
        </w:tabs>
        <w:ind w:left="1985" w:hanging="567"/>
        <w:rPr>
          <w:rFonts w:ascii="Century Gothic" w:hAnsi="Century Gothic"/>
        </w:rPr>
      </w:pPr>
    </w:p>
    <w:p w14:paraId="18EA1318" w14:textId="1CEA04F6" w:rsidR="00755D60" w:rsidRPr="00912EC7" w:rsidRDefault="00755D60" w:rsidP="009A418A">
      <w:pPr>
        <w:pStyle w:val="Heading3"/>
        <w:numPr>
          <w:ilvl w:val="2"/>
          <w:numId w:val="21"/>
        </w:numPr>
        <w:ind w:left="1985" w:hanging="567"/>
        <w:rPr>
          <w:rFonts w:ascii="Century Gothic" w:hAnsi="Century Gothic"/>
        </w:rPr>
      </w:pPr>
      <w:r w:rsidRPr="00912EC7">
        <w:rPr>
          <w:rFonts w:ascii="Century Gothic" w:hAnsi="Century Gothic"/>
        </w:rPr>
        <w:t>Feedback any specific cab</w:t>
      </w:r>
      <w:r w:rsidR="000F655B" w:rsidRPr="00912EC7">
        <w:rPr>
          <w:rFonts w:ascii="Century Gothic" w:hAnsi="Century Gothic"/>
        </w:rPr>
        <w:t>in crew issues to the Supplier.</w:t>
      </w:r>
    </w:p>
    <w:p w14:paraId="66EB49F8" w14:textId="77777777" w:rsidR="00755D60" w:rsidRPr="00912EC7" w:rsidRDefault="00755D60" w:rsidP="009A4DF3">
      <w:pPr>
        <w:widowControl w:val="0"/>
        <w:autoSpaceDE w:val="0"/>
        <w:autoSpaceDN w:val="0"/>
        <w:adjustRightInd w:val="0"/>
        <w:spacing w:line="389" w:lineRule="exact"/>
        <w:ind w:left="1701" w:hanging="567"/>
        <w:rPr>
          <w:rFonts w:ascii="Century Gothic" w:hAnsi="Century Gothic" w:cs="Calibri"/>
          <w:sz w:val="20"/>
        </w:rPr>
      </w:pPr>
    </w:p>
    <w:p w14:paraId="6B81AF85" w14:textId="77777777" w:rsidR="00755D60" w:rsidRPr="00912EC7" w:rsidRDefault="00755D60" w:rsidP="009A418A">
      <w:pPr>
        <w:pStyle w:val="Heading2"/>
        <w:numPr>
          <w:ilvl w:val="1"/>
          <w:numId w:val="21"/>
        </w:numPr>
        <w:ind w:left="1418" w:hanging="851"/>
        <w:rPr>
          <w:rFonts w:ascii="Century Gothic" w:hAnsi="Century Gothic"/>
        </w:rPr>
      </w:pPr>
      <w:r w:rsidRPr="00912EC7">
        <w:rPr>
          <w:rFonts w:ascii="Century Gothic" w:hAnsi="Century Gothic"/>
        </w:rPr>
        <w:t>In the case of any delayed aircraft</w:t>
      </w:r>
      <w:r w:rsidR="000F655B" w:rsidRPr="00912EC7">
        <w:rPr>
          <w:rFonts w:ascii="Century Gothic" w:hAnsi="Century Gothic"/>
        </w:rPr>
        <w:t>, F</w:t>
      </w:r>
      <w:r w:rsidRPr="00912EC7">
        <w:rPr>
          <w:rFonts w:ascii="Century Gothic" w:hAnsi="Century Gothic"/>
        </w:rPr>
        <w:t xml:space="preserve">ood safety checks </w:t>
      </w:r>
      <w:r w:rsidR="000F655B" w:rsidRPr="00912EC7">
        <w:rPr>
          <w:rFonts w:ascii="Century Gothic" w:hAnsi="Century Gothic"/>
        </w:rPr>
        <w:t xml:space="preserve">shall be </w:t>
      </w:r>
      <w:r w:rsidRPr="00912EC7">
        <w:rPr>
          <w:rFonts w:ascii="Century Gothic" w:hAnsi="Century Gothic"/>
        </w:rPr>
        <w:t>in accor</w:t>
      </w:r>
      <w:r w:rsidR="00DD6071" w:rsidRPr="00912EC7">
        <w:rPr>
          <w:rFonts w:ascii="Century Gothic" w:hAnsi="Century Gothic"/>
        </w:rPr>
        <w:t>dance with 1.</w:t>
      </w:r>
      <w:r w:rsidR="00F139FD" w:rsidRPr="00912EC7">
        <w:rPr>
          <w:rFonts w:ascii="Century Gothic" w:hAnsi="Century Gothic"/>
        </w:rPr>
        <w:t>1</w:t>
      </w:r>
      <w:r w:rsidR="000F655B" w:rsidRPr="00912EC7">
        <w:rPr>
          <w:rFonts w:ascii="Century Gothic" w:hAnsi="Century Gothic"/>
        </w:rPr>
        <w:t>1</w:t>
      </w:r>
      <w:r w:rsidR="001002BF" w:rsidRPr="00912EC7">
        <w:rPr>
          <w:rFonts w:ascii="Century Gothic" w:hAnsi="Century Gothic"/>
        </w:rPr>
        <w:t xml:space="preserve"> </w:t>
      </w:r>
      <w:r w:rsidR="00DD6071" w:rsidRPr="00912EC7">
        <w:rPr>
          <w:rFonts w:ascii="Century Gothic" w:hAnsi="Century Gothic"/>
        </w:rPr>
        <w:t>and 1.</w:t>
      </w:r>
      <w:r w:rsidR="00F139FD" w:rsidRPr="00912EC7">
        <w:rPr>
          <w:rFonts w:ascii="Century Gothic" w:hAnsi="Century Gothic"/>
        </w:rPr>
        <w:t>1</w:t>
      </w:r>
      <w:r w:rsidR="000F655B" w:rsidRPr="00912EC7">
        <w:rPr>
          <w:rFonts w:ascii="Century Gothic" w:hAnsi="Century Gothic"/>
        </w:rPr>
        <w:t>2</w:t>
      </w:r>
      <w:r w:rsidR="00F139FD" w:rsidRPr="00912EC7">
        <w:rPr>
          <w:rFonts w:ascii="Century Gothic" w:hAnsi="Century Gothic"/>
        </w:rPr>
        <w:t xml:space="preserve"> </w:t>
      </w:r>
      <w:r w:rsidR="0088320B" w:rsidRPr="00912EC7">
        <w:rPr>
          <w:rFonts w:ascii="Century Gothic" w:hAnsi="Century Gothic"/>
        </w:rPr>
        <w:t xml:space="preserve">of this </w:t>
      </w:r>
      <w:r w:rsidR="000F655B" w:rsidRPr="00912EC7">
        <w:rPr>
          <w:rFonts w:ascii="Century Gothic" w:hAnsi="Century Gothic"/>
        </w:rPr>
        <w:t>S</w:t>
      </w:r>
      <w:r w:rsidR="0088320B" w:rsidRPr="00912EC7">
        <w:rPr>
          <w:rFonts w:ascii="Century Gothic" w:hAnsi="Century Gothic"/>
        </w:rPr>
        <w:t>chedule</w:t>
      </w:r>
      <w:r w:rsidR="00647308" w:rsidRPr="00912EC7">
        <w:rPr>
          <w:rFonts w:ascii="Century Gothic" w:hAnsi="Century Gothic"/>
        </w:rPr>
        <w:t>.</w:t>
      </w:r>
    </w:p>
    <w:p w14:paraId="693767E4" w14:textId="77777777" w:rsidR="00D337D3" w:rsidRPr="00912EC7" w:rsidRDefault="00D337D3" w:rsidP="009A4DF3">
      <w:pPr>
        <w:pStyle w:val="BodyText2"/>
        <w:ind w:left="0"/>
        <w:rPr>
          <w:rFonts w:ascii="Century Gothic" w:hAnsi="Century Gothic"/>
          <w:sz w:val="20"/>
        </w:rPr>
      </w:pPr>
    </w:p>
    <w:p w14:paraId="0D99894C" w14:textId="77777777" w:rsidR="00D337D3" w:rsidRPr="00912EC7" w:rsidRDefault="005C5676"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Equipment</w:t>
      </w:r>
    </w:p>
    <w:p w14:paraId="5634D890" w14:textId="77777777" w:rsidR="00D337D3" w:rsidRPr="00912EC7" w:rsidRDefault="00D337D3" w:rsidP="009A4DF3">
      <w:pPr>
        <w:pStyle w:val="BodyText2"/>
        <w:ind w:left="0"/>
        <w:rPr>
          <w:rFonts w:ascii="Century Gothic" w:hAnsi="Century Gothic"/>
          <w:sz w:val="20"/>
        </w:rPr>
      </w:pPr>
    </w:p>
    <w:p w14:paraId="4464EFBE" w14:textId="77777777" w:rsidR="0015535E" w:rsidRPr="00126D70" w:rsidRDefault="00682754" w:rsidP="009A418A">
      <w:pPr>
        <w:pStyle w:val="Heading2"/>
        <w:numPr>
          <w:ilvl w:val="1"/>
          <w:numId w:val="126"/>
        </w:numPr>
        <w:rPr>
          <w:rStyle w:val="Heading2Char"/>
          <w:rFonts w:ascii="Century Gothic" w:hAnsi="Century Gothic"/>
        </w:rPr>
      </w:pPr>
      <w:r w:rsidRPr="00126D70">
        <w:rPr>
          <w:rStyle w:val="Heading2Char"/>
          <w:rFonts w:ascii="Century Gothic" w:hAnsi="Century Gothic"/>
        </w:rPr>
        <w:t xml:space="preserve">From </w:t>
      </w:r>
      <w:proofErr w:type="gramStart"/>
      <w:r w:rsidRPr="00126D70">
        <w:rPr>
          <w:rStyle w:val="Heading2Char"/>
          <w:rFonts w:ascii="Century Gothic" w:hAnsi="Century Gothic"/>
        </w:rPr>
        <w:t>time to time</w:t>
      </w:r>
      <w:proofErr w:type="gramEnd"/>
      <w:r w:rsidRPr="00126D70">
        <w:rPr>
          <w:rStyle w:val="Heading2Char"/>
          <w:rFonts w:ascii="Century Gothic" w:hAnsi="Century Gothic"/>
        </w:rPr>
        <w:t xml:space="preserve"> Virgin may choose to discontinue catering equipment lines, either on a planned basis</w:t>
      </w:r>
      <w:r w:rsidR="0015535E" w:rsidRPr="00126D70">
        <w:rPr>
          <w:rStyle w:val="Heading2Char"/>
          <w:rFonts w:ascii="Century Gothic" w:hAnsi="Century Gothic"/>
        </w:rPr>
        <w:t xml:space="preserve">, or with immediate effect. </w:t>
      </w:r>
      <w:r w:rsidRPr="00126D70">
        <w:rPr>
          <w:rStyle w:val="Heading2Char"/>
          <w:rFonts w:ascii="Century Gothic" w:hAnsi="Century Gothic"/>
        </w:rPr>
        <w:t>Supplie</w:t>
      </w:r>
      <w:r w:rsidR="00205D18" w:rsidRPr="00126D70">
        <w:rPr>
          <w:rStyle w:val="Heading2Char"/>
          <w:rFonts w:ascii="Century Gothic" w:hAnsi="Century Gothic"/>
        </w:rPr>
        <w:t>r shall receive instructions fro</w:t>
      </w:r>
      <w:r w:rsidRPr="00126D70">
        <w:rPr>
          <w:rStyle w:val="Heading2Char"/>
          <w:rFonts w:ascii="Century Gothic" w:hAnsi="Century Gothic"/>
        </w:rPr>
        <w:t xml:space="preserve">m </w:t>
      </w:r>
      <w:r w:rsidR="00205D18" w:rsidRPr="00126D70">
        <w:rPr>
          <w:rStyle w:val="Heading2Char"/>
          <w:rFonts w:ascii="Century Gothic" w:hAnsi="Century Gothic"/>
        </w:rPr>
        <w:t xml:space="preserve">either </w:t>
      </w:r>
      <w:r w:rsidRPr="00126D70">
        <w:rPr>
          <w:rStyle w:val="Heading2Char"/>
          <w:rFonts w:ascii="Century Gothic" w:hAnsi="Century Gothic"/>
        </w:rPr>
        <w:t xml:space="preserve">Virgin </w:t>
      </w:r>
      <w:r w:rsidR="00205D18" w:rsidRPr="00126D70">
        <w:rPr>
          <w:rStyle w:val="Heading2Char"/>
          <w:rFonts w:ascii="Century Gothic" w:hAnsi="Century Gothic"/>
        </w:rPr>
        <w:t xml:space="preserve">or an authorised </w:t>
      </w:r>
      <w:proofErr w:type="gramStart"/>
      <w:r w:rsidR="00205D18" w:rsidRPr="00126D70">
        <w:rPr>
          <w:rStyle w:val="Heading2Char"/>
          <w:rFonts w:ascii="Century Gothic" w:hAnsi="Century Gothic"/>
        </w:rPr>
        <w:t>Third Party</w:t>
      </w:r>
      <w:proofErr w:type="gramEnd"/>
      <w:r w:rsidR="00205D18" w:rsidRPr="00126D70">
        <w:rPr>
          <w:rStyle w:val="Heading2Char"/>
          <w:rFonts w:ascii="Century Gothic" w:hAnsi="Century Gothic"/>
        </w:rPr>
        <w:t xml:space="preserve"> Supplier </w:t>
      </w:r>
      <w:r w:rsidRPr="00126D70">
        <w:rPr>
          <w:rStyle w:val="Heading2Char"/>
          <w:rFonts w:ascii="Century Gothic" w:hAnsi="Century Gothic"/>
        </w:rPr>
        <w:t>advising</w:t>
      </w:r>
      <w:r w:rsidR="0015535E" w:rsidRPr="00126D70">
        <w:rPr>
          <w:rStyle w:val="Heading2Char"/>
          <w:rFonts w:ascii="Century Gothic" w:hAnsi="Century Gothic"/>
        </w:rPr>
        <w:t>:</w:t>
      </w:r>
      <w:r w:rsidRPr="00126D70">
        <w:rPr>
          <w:rStyle w:val="Heading2Char"/>
          <w:rFonts w:ascii="Century Gothic" w:hAnsi="Century Gothic"/>
        </w:rPr>
        <w:t xml:space="preserve"> </w:t>
      </w:r>
    </w:p>
    <w:p w14:paraId="6F4E2749" w14:textId="77777777" w:rsidR="0015535E" w:rsidRPr="00912EC7" w:rsidRDefault="0015535E" w:rsidP="009A4DF3">
      <w:pPr>
        <w:pStyle w:val="Heading2"/>
        <w:numPr>
          <w:ilvl w:val="0"/>
          <w:numId w:val="0"/>
        </w:numPr>
        <w:ind w:left="1430"/>
        <w:rPr>
          <w:rStyle w:val="Heading2Char"/>
          <w:rFonts w:ascii="Century Gothic" w:hAnsi="Century Gothic"/>
        </w:rPr>
      </w:pPr>
    </w:p>
    <w:p w14:paraId="2445FE80" w14:textId="77777777" w:rsidR="00205D18" w:rsidRPr="00126D70" w:rsidRDefault="00205D18" w:rsidP="009A418A">
      <w:pPr>
        <w:pStyle w:val="Heading3"/>
        <w:numPr>
          <w:ilvl w:val="2"/>
          <w:numId w:val="127"/>
        </w:numPr>
        <w:rPr>
          <w:rStyle w:val="Heading2Char"/>
          <w:rFonts w:ascii="Century Gothic" w:hAnsi="Century Gothic"/>
        </w:rPr>
      </w:pPr>
      <w:r w:rsidRPr="00126D70">
        <w:rPr>
          <w:rStyle w:val="Heading2Char"/>
          <w:rFonts w:ascii="Century Gothic" w:hAnsi="Century Gothic"/>
        </w:rPr>
        <w:t xml:space="preserve">from </w:t>
      </w:r>
      <w:r w:rsidR="00682754" w:rsidRPr="00126D70">
        <w:rPr>
          <w:rStyle w:val="Heading2Char"/>
          <w:rFonts w:ascii="Century Gothic" w:hAnsi="Century Gothic"/>
        </w:rPr>
        <w:t xml:space="preserve">when the discontinuation </w:t>
      </w:r>
      <w:r w:rsidRPr="00126D70">
        <w:rPr>
          <w:rStyle w:val="Heading2Char"/>
          <w:rFonts w:ascii="Century Gothic" w:hAnsi="Century Gothic"/>
        </w:rPr>
        <w:t xml:space="preserve">shall take </w:t>
      </w:r>
      <w:proofErr w:type="gramStart"/>
      <w:r w:rsidRPr="00126D70">
        <w:rPr>
          <w:rStyle w:val="Heading2Char"/>
          <w:rFonts w:ascii="Century Gothic" w:hAnsi="Century Gothic"/>
        </w:rPr>
        <w:t>effect</w:t>
      </w:r>
      <w:r w:rsidR="0015535E" w:rsidRPr="00126D70">
        <w:rPr>
          <w:rStyle w:val="Heading2Char"/>
          <w:rFonts w:ascii="Century Gothic" w:hAnsi="Century Gothic"/>
        </w:rPr>
        <w:t>;</w:t>
      </w:r>
      <w:proofErr w:type="gramEnd"/>
    </w:p>
    <w:p w14:paraId="2C414C64" w14:textId="77777777" w:rsidR="0015535E" w:rsidRPr="00912EC7" w:rsidRDefault="0015535E" w:rsidP="009A4DF3">
      <w:pPr>
        <w:tabs>
          <w:tab w:val="num" w:pos="1985"/>
        </w:tabs>
        <w:ind w:left="1985" w:hanging="567"/>
        <w:rPr>
          <w:rFonts w:ascii="Century Gothic" w:hAnsi="Century Gothic"/>
          <w:sz w:val="20"/>
        </w:rPr>
      </w:pPr>
    </w:p>
    <w:p w14:paraId="601C74A3" w14:textId="77777777" w:rsidR="00205D18" w:rsidRPr="00912EC7" w:rsidRDefault="00682754" w:rsidP="009A418A">
      <w:pPr>
        <w:pStyle w:val="Heading3"/>
        <w:numPr>
          <w:ilvl w:val="2"/>
          <w:numId w:val="21"/>
        </w:numPr>
        <w:ind w:left="1985" w:hanging="567"/>
        <w:rPr>
          <w:rFonts w:ascii="Century Gothic" w:hAnsi="Century Gothic"/>
        </w:rPr>
      </w:pPr>
      <w:r w:rsidRPr="00912EC7">
        <w:rPr>
          <w:rFonts w:ascii="Century Gothic" w:hAnsi="Century Gothic"/>
        </w:rPr>
        <w:t>requi</w:t>
      </w:r>
      <w:r w:rsidR="00205D18" w:rsidRPr="00912EC7">
        <w:rPr>
          <w:rFonts w:ascii="Century Gothic" w:hAnsi="Century Gothic"/>
        </w:rPr>
        <w:t xml:space="preserve">rements for final stock </w:t>
      </w:r>
      <w:proofErr w:type="gramStart"/>
      <w:r w:rsidR="00205D18" w:rsidRPr="00912EC7">
        <w:rPr>
          <w:rFonts w:ascii="Century Gothic" w:hAnsi="Century Gothic"/>
        </w:rPr>
        <w:t>counts;</w:t>
      </w:r>
      <w:proofErr w:type="gramEnd"/>
    </w:p>
    <w:p w14:paraId="3EB38907" w14:textId="77777777" w:rsidR="00205D18" w:rsidRPr="00912EC7" w:rsidRDefault="00205D18" w:rsidP="009A4DF3">
      <w:pPr>
        <w:tabs>
          <w:tab w:val="num" w:pos="1985"/>
        </w:tabs>
        <w:ind w:left="1985" w:hanging="567"/>
        <w:rPr>
          <w:rFonts w:ascii="Century Gothic" w:hAnsi="Century Gothic"/>
          <w:sz w:val="20"/>
        </w:rPr>
      </w:pPr>
    </w:p>
    <w:p w14:paraId="089C9608" w14:textId="426743E9" w:rsidR="00682754" w:rsidRPr="00912EC7" w:rsidRDefault="00682754" w:rsidP="009A418A">
      <w:pPr>
        <w:pStyle w:val="Heading3"/>
        <w:numPr>
          <w:ilvl w:val="2"/>
          <w:numId w:val="21"/>
        </w:numPr>
        <w:ind w:left="1985" w:hanging="567"/>
        <w:rPr>
          <w:rFonts w:ascii="Century Gothic" w:hAnsi="Century Gothic"/>
        </w:rPr>
      </w:pPr>
      <w:r w:rsidRPr="00912EC7">
        <w:rPr>
          <w:rFonts w:ascii="Century Gothic" w:hAnsi="Century Gothic"/>
        </w:rPr>
        <w:t>details of how products should</w:t>
      </w:r>
      <w:r w:rsidR="0015535E" w:rsidRPr="00912EC7">
        <w:rPr>
          <w:rFonts w:ascii="Century Gothic" w:hAnsi="Century Gothic"/>
        </w:rPr>
        <w:t xml:space="preserve"> be </w:t>
      </w:r>
      <w:r w:rsidRPr="00912EC7">
        <w:rPr>
          <w:rFonts w:ascii="Century Gothic" w:hAnsi="Century Gothic"/>
        </w:rPr>
        <w:t xml:space="preserve">sent back to the </w:t>
      </w:r>
      <w:r w:rsidR="00126D70" w:rsidRPr="00912EC7">
        <w:rPr>
          <w:rFonts w:ascii="Century Gothic" w:hAnsi="Century Gothic"/>
        </w:rPr>
        <w:t>UK or</w:t>
      </w:r>
      <w:r w:rsidRPr="00912EC7">
        <w:rPr>
          <w:rFonts w:ascii="Century Gothic" w:hAnsi="Century Gothic"/>
        </w:rPr>
        <w:t xml:space="preserve"> disposed of locally. </w:t>
      </w:r>
    </w:p>
    <w:p w14:paraId="7A346521" w14:textId="77777777" w:rsidR="00682754" w:rsidRPr="00912EC7" w:rsidRDefault="00682754" w:rsidP="009A4DF3">
      <w:pPr>
        <w:rPr>
          <w:rFonts w:ascii="Century Gothic" w:hAnsi="Century Gothic"/>
          <w:sz w:val="20"/>
        </w:rPr>
      </w:pPr>
    </w:p>
    <w:p w14:paraId="471893FB" w14:textId="001E8B39" w:rsidR="0015535E"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 xml:space="preserve">Following approval of final stock counts, Virgin or an authorised </w:t>
      </w:r>
      <w:r w:rsidR="00126D70" w:rsidRPr="00912EC7">
        <w:rPr>
          <w:rFonts w:ascii="Century Gothic" w:hAnsi="Century Gothic"/>
        </w:rPr>
        <w:t>Third-Party</w:t>
      </w:r>
      <w:r w:rsidRPr="00912EC7">
        <w:rPr>
          <w:rFonts w:ascii="Century Gothic" w:hAnsi="Century Gothic"/>
        </w:rPr>
        <w:t xml:space="preserve"> Supplier shall provide Supplier with formal</w:t>
      </w:r>
      <w:r w:rsidR="00682754" w:rsidRPr="00912EC7">
        <w:rPr>
          <w:rFonts w:ascii="Century Gothic" w:hAnsi="Century Gothic"/>
        </w:rPr>
        <w:t xml:space="preserve"> documented clearance </w:t>
      </w:r>
      <w:r w:rsidRPr="00912EC7">
        <w:rPr>
          <w:rFonts w:ascii="Century Gothic" w:hAnsi="Century Gothic"/>
        </w:rPr>
        <w:t>to dispose of equipment.</w:t>
      </w:r>
    </w:p>
    <w:p w14:paraId="14F1DABB" w14:textId="77777777" w:rsidR="0015535E" w:rsidRPr="00912EC7" w:rsidRDefault="0015535E" w:rsidP="009A4DF3">
      <w:pPr>
        <w:pStyle w:val="Heading2"/>
        <w:numPr>
          <w:ilvl w:val="0"/>
          <w:numId w:val="0"/>
        </w:numPr>
        <w:tabs>
          <w:tab w:val="num" w:pos="1418"/>
        </w:tabs>
        <w:ind w:left="1418" w:hanging="851"/>
        <w:rPr>
          <w:rFonts w:ascii="Century Gothic" w:hAnsi="Century Gothic"/>
        </w:rPr>
      </w:pPr>
    </w:p>
    <w:p w14:paraId="1D60E38B" w14:textId="77777777" w:rsidR="0015535E"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 xml:space="preserve">Upon receipt of </w:t>
      </w:r>
      <w:proofErr w:type="gramStart"/>
      <w:r w:rsidRPr="00912EC7">
        <w:rPr>
          <w:rFonts w:ascii="Century Gothic" w:hAnsi="Century Gothic"/>
        </w:rPr>
        <w:t>aforementioned approval</w:t>
      </w:r>
      <w:proofErr w:type="gramEnd"/>
      <w:r w:rsidRPr="00912EC7">
        <w:rPr>
          <w:rFonts w:ascii="Century Gothic" w:hAnsi="Century Gothic"/>
        </w:rPr>
        <w:t xml:space="preserve">, Supplier shall review all possible means of avoiding landfill disposal. </w:t>
      </w:r>
    </w:p>
    <w:p w14:paraId="29061A66" w14:textId="77777777" w:rsidR="0015535E" w:rsidRPr="00912EC7" w:rsidRDefault="0015535E" w:rsidP="009A4DF3">
      <w:pPr>
        <w:pStyle w:val="Heading2"/>
        <w:numPr>
          <w:ilvl w:val="0"/>
          <w:numId w:val="0"/>
        </w:numPr>
        <w:tabs>
          <w:tab w:val="num" w:pos="1418"/>
        </w:tabs>
        <w:ind w:left="1418" w:hanging="851"/>
        <w:rPr>
          <w:rFonts w:ascii="Century Gothic" w:hAnsi="Century Gothic"/>
        </w:rPr>
      </w:pPr>
    </w:p>
    <w:p w14:paraId="6A2F78CB" w14:textId="77777777" w:rsidR="0015535E"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Supplier shall confirm the intended recipient of any charitable donations prior to making any commitments in this regard. Supplier shall always consider the appropriateness of the end user in the context of Virgin’s brand and sustainability requirements when assessing charitable donations.</w:t>
      </w:r>
    </w:p>
    <w:p w14:paraId="3A39F75C" w14:textId="77777777" w:rsidR="0015535E" w:rsidRPr="00912EC7" w:rsidRDefault="0015535E" w:rsidP="009A4DF3">
      <w:pPr>
        <w:tabs>
          <w:tab w:val="num" w:pos="1418"/>
        </w:tabs>
        <w:ind w:left="1418" w:hanging="851"/>
        <w:rPr>
          <w:rFonts w:ascii="Century Gothic" w:hAnsi="Century Gothic" w:cs="Arial"/>
          <w:i/>
          <w:iCs/>
          <w:color w:val="FF0000"/>
          <w:sz w:val="20"/>
        </w:rPr>
      </w:pPr>
    </w:p>
    <w:p w14:paraId="5CD368AD" w14:textId="43426ECF" w:rsidR="00266748"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Supplier shall undertake inventory counts at</w:t>
      </w:r>
      <w:r w:rsidR="00AD4F32" w:rsidRPr="00912EC7">
        <w:rPr>
          <w:rFonts w:ascii="Century Gothic" w:hAnsi="Century Gothic"/>
        </w:rPr>
        <w:t xml:space="preserve"> designated times as advised by </w:t>
      </w:r>
      <w:r w:rsidRPr="00912EC7">
        <w:rPr>
          <w:rFonts w:ascii="Century Gothic" w:hAnsi="Century Gothic"/>
        </w:rPr>
        <w:t xml:space="preserve">Virgin and/or </w:t>
      </w:r>
      <w:r w:rsidR="00AD4F32" w:rsidRPr="00912EC7">
        <w:rPr>
          <w:rFonts w:ascii="Century Gothic" w:hAnsi="Century Gothic"/>
        </w:rPr>
        <w:t xml:space="preserve">an authorised </w:t>
      </w:r>
      <w:r w:rsidR="00126D70" w:rsidRPr="00912EC7">
        <w:rPr>
          <w:rFonts w:ascii="Century Gothic" w:hAnsi="Century Gothic"/>
        </w:rPr>
        <w:t>Third-Party</w:t>
      </w:r>
      <w:r w:rsidR="00AD4F32" w:rsidRPr="00912EC7">
        <w:rPr>
          <w:rFonts w:ascii="Century Gothic" w:hAnsi="Century Gothic"/>
        </w:rPr>
        <w:t xml:space="preserve"> Supplier, and such counts must be completed within </w:t>
      </w:r>
      <w:proofErr w:type="gramStart"/>
      <w:r w:rsidR="00AD4F32" w:rsidRPr="00912EC7">
        <w:rPr>
          <w:rFonts w:ascii="Century Gothic" w:hAnsi="Century Gothic"/>
        </w:rPr>
        <w:t>twenty four</w:t>
      </w:r>
      <w:proofErr w:type="gramEnd"/>
      <w:r w:rsidR="00AD4F32" w:rsidRPr="00912EC7">
        <w:rPr>
          <w:rFonts w:ascii="Century Gothic" w:hAnsi="Century Gothic"/>
        </w:rPr>
        <w:t xml:space="preserve"> (24) hours either side of the designated time.</w:t>
      </w:r>
    </w:p>
    <w:p w14:paraId="35639009" w14:textId="77777777" w:rsidR="0015535E" w:rsidRPr="00912EC7" w:rsidRDefault="0015535E" w:rsidP="009A4DF3">
      <w:pPr>
        <w:pStyle w:val="Heading2"/>
        <w:numPr>
          <w:ilvl w:val="0"/>
          <w:numId w:val="0"/>
        </w:numPr>
        <w:tabs>
          <w:tab w:val="num" w:pos="1418"/>
        </w:tabs>
        <w:ind w:left="1418" w:hanging="851"/>
        <w:rPr>
          <w:rFonts w:ascii="Century Gothic" w:hAnsi="Century Gothic"/>
        </w:rPr>
      </w:pPr>
      <w:r w:rsidRPr="00912EC7">
        <w:rPr>
          <w:rFonts w:ascii="Century Gothic" w:hAnsi="Century Gothic"/>
        </w:rPr>
        <w:t xml:space="preserve"> </w:t>
      </w:r>
    </w:p>
    <w:p w14:paraId="47998548" w14:textId="35E9BA7E" w:rsidR="0015535E"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 xml:space="preserve">Counts must be accurate and in full and any recounts requested by Virgin and/or the </w:t>
      </w:r>
      <w:r w:rsidR="00126D70" w:rsidRPr="00912EC7">
        <w:rPr>
          <w:rFonts w:ascii="Century Gothic" w:hAnsi="Century Gothic"/>
        </w:rPr>
        <w:t>Third-Party</w:t>
      </w:r>
      <w:r w:rsidR="00AD4F32" w:rsidRPr="00912EC7">
        <w:rPr>
          <w:rFonts w:ascii="Century Gothic" w:hAnsi="Century Gothic"/>
        </w:rPr>
        <w:t xml:space="preserve"> Supplier</w:t>
      </w:r>
      <w:r w:rsidRPr="00912EC7">
        <w:rPr>
          <w:rFonts w:ascii="Century Gothic" w:hAnsi="Century Gothic"/>
        </w:rPr>
        <w:t xml:space="preserve"> must be p</w:t>
      </w:r>
      <w:r w:rsidR="00AD4F32" w:rsidRPr="00912EC7">
        <w:rPr>
          <w:rFonts w:ascii="Century Gothic" w:hAnsi="Century Gothic"/>
        </w:rPr>
        <w:t>erformed within agreed timelines.</w:t>
      </w:r>
    </w:p>
    <w:p w14:paraId="679AF717" w14:textId="77777777" w:rsidR="00B57FF9" w:rsidRPr="00912EC7" w:rsidRDefault="00B57FF9" w:rsidP="009A4DF3">
      <w:pPr>
        <w:pStyle w:val="BodyText2"/>
        <w:rPr>
          <w:rFonts w:ascii="Century Gothic" w:hAnsi="Century Gothic"/>
          <w:sz w:val="20"/>
        </w:rPr>
      </w:pPr>
    </w:p>
    <w:p w14:paraId="3F0628B0" w14:textId="34820400" w:rsidR="00266748" w:rsidRPr="00912EC7" w:rsidRDefault="00266748" w:rsidP="009A418A">
      <w:pPr>
        <w:pStyle w:val="Heading2"/>
        <w:numPr>
          <w:ilvl w:val="1"/>
          <w:numId w:val="21"/>
        </w:numPr>
        <w:ind w:left="1418" w:hanging="851"/>
        <w:rPr>
          <w:rFonts w:ascii="Century Gothic" w:hAnsi="Century Gothic"/>
        </w:rPr>
      </w:pPr>
      <w:r w:rsidRPr="00912EC7">
        <w:rPr>
          <w:rFonts w:ascii="Century Gothic" w:hAnsi="Century Gothic"/>
        </w:rPr>
        <w:t xml:space="preserve">Supplier shall receipt goods within 24 hours of arrival of </w:t>
      </w:r>
      <w:r w:rsidR="0069409F" w:rsidRPr="00912EC7">
        <w:rPr>
          <w:rFonts w:ascii="Century Gothic" w:hAnsi="Century Gothic"/>
        </w:rPr>
        <w:t>G</w:t>
      </w:r>
      <w:r w:rsidRPr="00912EC7">
        <w:rPr>
          <w:rFonts w:ascii="Century Gothic" w:hAnsi="Century Gothic"/>
        </w:rPr>
        <w:t xml:space="preserve">oods into the facility. This will be via either </w:t>
      </w:r>
      <w:r w:rsidRPr="00912EC7">
        <w:rPr>
          <w:rStyle w:val="Heading2Char"/>
          <w:rFonts w:ascii="Century Gothic" w:hAnsi="Century Gothic"/>
        </w:rPr>
        <w:t xml:space="preserve">Virgin or an authorised </w:t>
      </w:r>
      <w:r w:rsidR="00126D70" w:rsidRPr="00912EC7">
        <w:rPr>
          <w:rStyle w:val="Heading2Char"/>
          <w:rFonts w:ascii="Century Gothic" w:hAnsi="Century Gothic"/>
        </w:rPr>
        <w:t>Third-Party</w:t>
      </w:r>
      <w:r w:rsidRPr="00912EC7">
        <w:rPr>
          <w:rStyle w:val="Heading2Char"/>
          <w:rFonts w:ascii="Century Gothic" w:hAnsi="Century Gothic"/>
        </w:rPr>
        <w:t xml:space="preserve"> Supplier inventory process</w:t>
      </w:r>
      <w:r w:rsidR="0069409F" w:rsidRPr="00912EC7">
        <w:rPr>
          <w:rStyle w:val="Heading2Char"/>
          <w:rFonts w:ascii="Century Gothic" w:hAnsi="Century Gothic"/>
        </w:rPr>
        <w:t>.</w:t>
      </w:r>
      <w:r w:rsidRPr="00912EC7">
        <w:rPr>
          <w:rStyle w:val="Heading2Char"/>
          <w:rFonts w:ascii="Century Gothic" w:hAnsi="Century Gothic"/>
        </w:rPr>
        <w:t xml:space="preserve"> </w:t>
      </w:r>
    </w:p>
    <w:p w14:paraId="6A53C106" w14:textId="77777777" w:rsidR="0015535E" w:rsidRPr="00912EC7" w:rsidRDefault="0015535E" w:rsidP="009A4DF3">
      <w:pPr>
        <w:rPr>
          <w:rFonts w:ascii="Century Gothic" w:hAnsi="Century Gothic" w:cs="Arial"/>
          <w:i/>
          <w:iCs/>
          <w:color w:val="FF0000"/>
          <w:sz w:val="20"/>
        </w:rPr>
      </w:pPr>
    </w:p>
    <w:p w14:paraId="2A210242" w14:textId="27F0589E" w:rsidR="0015535E"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lastRenderedPageBreak/>
        <w:t xml:space="preserve">Supplier shall report to Virgin and/or </w:t>
      </w:r>
      <w:r w:rsidR="00AD4F32" w:rsidRPr="00912EC7">
        <w:rPr>
          <w:rFonts w:ascii="Century Gothic" w:hAnsi="Century Gothic"/>
        </w:rPr>
        <w:t xml:space="preserve">a </w:t>
      </w:r>
      <w:r w:rsidR="00126D70" w:rsidRPr="00912EC7">
        <w:rPr>
          <w:rFonts w:ascii="Century Gothic" w:hAnsi="Century Gothic"/>
        </w:rPr>
        <w:t>Third-Party</w:t>
      </w:r>
      <w:r w:rsidRPr="00912EC7">
        <w:rPr>
          <w:rFonts w:ascii="Century Gothic" w:hAnsi="Century Gothic"/>
        </w:rPr>
        <w:t xml:space="preserve"> </w:t>
      </w:r>
      <w:r w:rsidR="00AD4F32" w:rsidRPr="00912EC7">
        <w:rPr>
          <w:rFonts w:ascii="Century Gothic" w:hAnsi="Century Gothic"/>
        </w:rPr>
        <w:t xml:space="preserve">Supplier </w:t>
      </w:r>
      <w:r w:rsidRPr="00912EC7">
        <w:rPr>
          <w:rFonts w:ascii="Century Gothic" w:hAnsi="Century Gothic"/>
        </w:rPr>
        <w:t xml:space="preserve">any breakages of </w:t>
      </w:r>
      <w:proofErr w:type="spellStart"/>
      <w:r w:rsidR="00AD4F32" w:rsidRPr="00912EC7">
        <w:rPr>
          <w:rFonts w:ascii="Century Gothic" w:hAnsi="Century Gothic"/>
        </w:rPr>
        <w:t>rotable</w:t>
      </w:r>
      <w:proofErr w:type="spellEnd"/>
      <w:r w:rsidR="00AD4F32" w:rsidRPr="00912EC7">
        <w:rPr>
          <w:rFonts w:ascii="Century Gothic" w:hAnsi="Century Gothic"/>
        </w:rPr>
        <w:t xml:space="preserve"> </w:t>
      </w:r>
      <w:r w:rsidRPr="00912EC7">
        <w:rPr>
          <w:rFonts w:ascii="Century Gothic" w:hAnsi="Century Gothic"/>
        </w:rPr>
        <w:t>equipment requiring disposal in a format and at times as agr</w:t>
      </w:r>
      <w:r w:rsidR="00AD4F32" w:rsidRPr="00912EC7">
        <w:rPr>
          <w:rFonts w:ascii="Century Gothic" w:hAnsi="Century Gothic"/>
        </w:rPr>
        <w:t xml:space="preserve">eed between the </w:t>
      </w:r>
      <w:r w:rsidR="006E3DA7" w:rsidRPr="00912EC7">
        <w:rPr>
          <w:rFonts w:ascii="Century Gothic" w:hAnsi="Century Gothic"/>
        </w:rPr>
        <w:t>parties</w:t>
      </w:r>
      <w:r w:rsidR="00AD4F32" w:rsidRPr="00912EC7">
        <w:rPr>
          <w:rFonts w:ascii="Century Gothic" w:hAnsi="Century Gothic"/>
        </w:rPr>
        <w:t>.</w:t>
      </w:r>
      <w:r w:rsidRPr="00912EC7">
        <w:rPr>
          <w:rFonts w:ascii="Century Gothic" w:hAnsi="Century Gothic"/>
        </w:rPr>
        <w:t xml:space="preserve"> </w:t>
      </w:r>
    </w:p>
    <w:p w14:paraId="4F607A36" w14:textId="77777777" w:rsidR="0015535E" w:rsidRPr="00912EC7" w:rsidRDefault="0015535E" w:rsidP="009A4DF3">
      <w:pPr>
        <w:rPr>
          <w:rFonts w:ascii="Century Gothic" w:hAnsi="Century Gothic" w:cs="Arial"/>
          <w:i/>
          <w:iCs/>
          <w:color w:val="FF0000"/>
          <w:sz w:val="20"/>
        </w:rPr>
      </w:pPr>
    </w:p>
    <w:p w14:paraId="433D5A76" w14:textId="77777777" w:rsidR="0015535E" w:rsidRPr="00912EC7" w:rsidRDefault="00AD4F32" w:rsidP="009A418A">
      <w:pPr>
        <w:pStyle w:val="Heading2"/>
        <w:numPr>
          <w:ilvl w:val="1"/>
          <w:numId w:val="21"/>
        </w:numPr>
        <w:ind w:left="1418" w:hanging="851"/>
        <w:rPr>
          <w:rFonts w:ascii="Century Gothic" w:hAnsi="Century Gothic"/>
        </w:rPr>
      </w:pPr>
      <w:r w:rsidRPr="00912EC7">
        <w:rPr>
          <w:rFonts w:ascii="Century Gothic" w:hAnsi="Century Gothic"/>
        </w:rPr>
        <w:t>Supplier shall ensure that equipment stocks are balanced by loading outbound equipment volumes to match the galley and passenger configuration rather than passenger loads (“Deadheading”).</w:t>
      </w:r>
    </w:p>
    <w:p w14:paraId="23C4297A" w14:textId="77777777" w:rsidR="00194FD8" w:rsidRPr="00912EC7" w:rsidRDefault="00194FD8" w:rsidP="009A4DF3">
      <w:pPr>
        <w:pStyle w:val="BodyText2"/>
        <w:tabs>
          <w:tab w:val="num" w:pos="1418"/>
        </w:tabs>
        <w:ind w:left="1418" w:hanging="851"/>
        <w:rPr>
          <w:rFonts w:ascii="Century Gothic" w:hAnsi="Century Gothic"/>
          <w:sz w:val="20"/>
        </w:rPr>
      </w:pPr>
    </w:p>
    <w:p w14:paraId="3777E12C" w14:textId="4BBF152C" w:rsidR="008103E8" w:rsidRPr="00912EC7" w:rsidRDefault="0015535E" w:rsidP="009A418A">
      <w:pPr>
        <w:pStyle w:val="Heading2"/>
        <w:numPr>
          <w:ilvl w:val="1"/>
          <w:numId w:val="21"/>
        </w:numPr>
        <w:ind w:left="1418" w:hanging="851"/>
        <w:rPr>
          <w:rFonts w:ascii="Century Gothic" w:hAnsi="Century Gothic"/>
        </w:rPr>
      </w:pPr>
      <w:r w:rsidRPr="00912EC7">
        <w:rPr>
          <w:rFonts w:ascii="Century Gothic" w:hAnsi="Century Gothic"/>
        </w:rPr>
        <w:t>Supplier</w:t>
      </w:r>
      <w:r w:rsidR="00066D0C" w:rsidRPr="00912EC7">
        <w:rPr>
          <w:rFonts w:ascii="Century Gothic" w:hAnsi="Century Gothic"/>
        </w:rPr>
        <w:t xml:space="preserve"> shall audit inbound equipment D</w:t>
      </w:r>
      <w:r w:rsidRPr="00912EC7">
        <w:rPr>
          <w:rFonts w:ascii="Century Gothic" w:hAnsi="Century Gothic"/>
        </w:rPr>
        <w:t>eadheading and shall</w:t>
      </w:r>
      <w:r w:rsidR="00194FD8" w:rsidRPr="00912EC7">
        <w:rPr>
          <w:rFonts w:ascii="Century Gothic" w:hAnsi="Century Gothic"/>
        </w:rPr>
        <w:t xml:space="preserve"> report to Virgin or an authorised </w:t>
      </w:r>
      <w:r w:rsidR="00126D70" w:rsidRPr="00912EC7">
        <w:rPr>
          <w:rFonts w:ascii="Century Gothic" w:hAnsi="Century Gothic"/>
        </w:rPr>
        <w:t>Third-Party</w:t>
      </w:r>
      <w:r w:rsidR="00194FD8" w:rsidRPr="00912EC7">
        <w:rPr>
          <w:rFonts w:ascii="Century Gothic" w:hAnsi="Century Gothic"/>
        </w:rPr>
        <w:t xml:space="preserve"> Supplier any failures to meet</w:t>
      </w:r>
      <w:r w:rsidRPr="00912EC7">
        <w:rPr>
          <w:rFonts w:ascii="Century Gothic" w:hAnsi="Century Gothic"/>
        </w:rPr>
        <w:t xml:space="preserve"> Virgi</w:t>
      </w:r>
      <w:r w:rsidR="00194FD8" w:rsidRPr="00912EC7">
        <w:rPr>
          <w:rFonts w:ascii="Century Gothic" w:hAnsi="Century Gothic"/>
        </w:rPr>
        <w:t>n’s requirements.</w:t>
      </w:r>
      <w:r w:rsidRPr="00912EC7">
        <w:rPr>
          <w:rFonts w:ascii="Century Gothic" w:hAnsi="Century Gothic"/>
        </w:rPr>
        <w:t xml:space="preserve"> </w:t>
      </w:r>
    </w:p>
    <w:p w14:paraId="0D062323" w14:textId="77777777" w:rsidR="0069409F" w:rsidRPr="00912EC7" w:rsidRDefault="0069409F" w:rsidP="009A4DF3">
      <w:pPr>
        <w:pStyle w:val="BodyText2"/>
        <w:rPr>
          <w:rFonts w:ascii="Century Gothic" w:hAnsi="Century Gothic"/>
          <w:sz w:val="20"/>
          <w:szCs w:val="18"/>
        </w:rPr>
      </w:pPr>
    </w:p>
    <w:p w14:paraId="3F7EBA80" w14:textId="570F9C73" w:rsidR="008103E8" w:rsidRPr="00912EC7" w:rsidRDefault="008103E8" w:rsidP="009A418A">
      <w:pPr>
        <w:pStyle w:val="Heading2"/>
        <w:numPr>
          <w:ilvl w:val="1"/>
          <w:numId w:val="21"/>
        </w:numPr>
        <w:ind w:left="1418" w:hanging="851"/>
        <w:rPr>
          <w:rStyle w:val="Heading2Char"/>
          <w:rFonts w:ascii="Century Gothic" w:hAnsi="Century Gothic"/>
          <w:b/>
          <w:kern w:val="28"/>
        </w:rPr>
      </w:pPr>
      <w:r w:rsidRPr="00912EC7">
        <w:rPr>
          <w:rFonts w:ascii="Century Gothic" w:hAnsi="Century Gothic"/>
        </w:rPr>
        <w:t xml:space="preserve">Supplier shall manage stocks of equipment in line with levels agreed with </w:t>
      </w:r>
      <w:r w:rsidRPr="00912EC7">
        <w:rPr>
          <w:rStyle w:val="Heading2Char"/>
          <w:rFonts w:ascii="Century Gothic" w:hAnsi="Century Gothic"/>
        </w:rPr>
        <w:t xml:space="preserve">Virgin or an authorised </w:t>
      </w:r>
      <w:r w:rsidR="00126D70" w:rsidRPr="00912EC7">
        <w:rPr>
          <w:rStyle w:val="Heading2Char"/>
          <w:rFonts w:ascii="Century Gothic" w:hAnsi="Century Gothic"/>
        </w:rPr>
        <w:t>Third-Party</w:t>
      </w:r>
      <w:r w:rsidRPr="00912EC7">
        <w:rPr>
          <w:rStyle w:val="Heading2Char"/>
          <w:rFonts w:ascii="Century Gothic" w:hAnsi="Century Gothic"/>
        </w:rPr>
        <w:t xml:space="preserve"> Supplier</w:t>
      </w:r>
      <w:r w:rsidR="0069409F" w:rsidRPr="00912EC7">
        <w:rPr>
          <w:rStyle w:val="Heading2Char"/>
          <w:rFonts w:ascii="Century Gothic" w:hAnsi="Century Gothic"/>
        </w:rPr>
        <w:t>.</w:t>
      </w:r>
    </w:p>
    <w:p w14:paraId="7BC59098" w14:textId="77777777" w:rsidR="008103E8" w:rsidRPr="00912EC7" w:rsidRDefault="008103E8" w:rsidP="009A4DF3">
      <w:pPr>
        <w:pStyle w:val="BodyText2"/>
        <w:rPr>
          <w:rStyle w:val="Heading2Char"/>
          <w:rFonts w:ascii="Century Gothic" w:hAnsi="Century Gothic"/>
          <w:b/>
          <w:kern w:val="28"/>
          <w:sz w:val="20"/>
        </w:rPr>
      </w:pPr>
    </w:p>
    <w:p w14:paraId="5BE1B6FF" w14:textId="5F516D23" w:rsidR="00D60987" w:rsidRDefault="00D60987" w:rsidP="009A418A">
      <w:pPr>
        <w:pStyle w:val="Heading2"/>
        <w:numPr>
          <w:ilvl w:val="1"/>
          <w:numId w:val="1"/>
        </w:numPr>
        <w:ind w:left="1418" w:hanging="851"/>
        <w:rPr>
          <w:rStyle w:val="Heading2Char"/>
          <w:rFonts w:ascii="Century Gothic" w:hAnsi="Century Gothic"/>
        </w:rPr>
      </w:pPr>
      <w:r>
        <w:rPr>
          <w:rStyle w:val="Heading2Char"/>
          <w:rFonts w:ascii="Century Gothic" w:hAnsi="Century Gothic"/>
        </w:rPr>
        <w:t xml:space="preserve">Supplier shall advise Virgin and it’s authorised Third-Party Supplier when the Supplier begins using it’s </w:t>
      </w:r>
      <w:r w:rsidR="00763B9E">
        <w:rPr>
          <w:rStyle w:val="Heading2Char"/>
          <w:rFonts w:ascii="Century Gothic" w:hAnsi="Century Gothic"/>
        </w:rPr>
        <w:t>21-day buffer stock in line with the IFS Procedures Manual</w:t>
      </w:r>
    </w:p>
    <w:p w14:paraId="6F41459F" w14:textId="77777777" w:rsidR="00763B9E" w:rsidRPr="006427CA" w:rsidRDefault="00763B9E" w:rsidP="006427CA">
      <w:pPr>
        <w:pStyle w:val="BodyText2"/>
      </w:pPr>
    </w:p>
    <w:p w14:paraId="65491E16" w14:textId="37877093" w:rsidR="008103E8" w:rsidRPr="00912EC7" w:rsidRDefault="008103E8" w:rsidP="009A418A">
      <w:pPr>
        <w:pStyle w:val="Heading2"/>
        <w:numPr>
          <w:ilvl w:val="1"/>
          <w:numId w:val="21"/>
        </w:numPr>
        <w:ind w:left="1418" w:hanging="851"/>
        <w:rPr>
          <w:rStyle w:val="Heading2Char"/>
          <w:rFonts w:ascii="Century Gothic" w:hAnsi="Century Gothic"/>
        </w:rPr>
      </w:pPr>
      <w:r w:rsidRPr="00912EC7">
        <w:rPr>
          <w:rStyle w:val="Heading2Char"/>
          <w:rFonts w:ascii="Century Gothic" w:hAnsi="Century Gothic"/>
        </w:rPr>
        <w:t xml:space="preserve">Should an out of stock and/or substitution situation arise, the </w:t>
      </w:r>
      <w:r w:rsidR="0069409F" w:rsidRPr="00912EC7">
        <w:rPr>
          <w:rStyle w:val="Heading2Char"/>
          <w:rFonts w:ascii="Century Gothic" w:hAnsi="Century Gothic"/>
        </w:rPr>
        <w:t>S</w:t>
      </w:r>
      <w:r w:rsidRPr="00912EC7">
        <w:rPr>
          <w:rStyle w:val="Heading2Char"/>
          <w:rFonts w:ascii="Century Gothic" w:hAnsi="Century Gothic"/>
        </w:rPr>
        <w:t xml:space="preserve">upplier shall advise Virgin or an authorised </w:t>
      </w:r>
      <w:r w:rsidR="00126D70" w:rsidRPr="00912EC7">
        <w:rPr>
          <w:rStyle w:val="Heading2Char"/>
          <w:rFonts w:ascii="Century Gothic" w:hAnsi="Century Gothic"/>
        </w:rPr>
        <w:t>Third-Party</w:t>
      </w:r>
      <w:r w:rsidRPr="00912EC7">
        <w:rPr>
          <w:rStyle w:val="Heading2Char"/>
          <w:rFonts w:ascii="Century Gothic" w:hAnsi="Century Gothic"/>
        </w:rPr>
        <w:t xml:space="preserve"> Supplier at least 24 hours in advance of the out of stock and/or substitution occurring</w:t>
      </w:r>
      <w:r w:rsidR="0069409F" w:rsidRPr="00912EC7">
        <w:rPr>
          <w:rStyle w:val="Heading2Char"/>
          <w:rFonts w:ascii="Century Gothic" w:hAnsi="Century Gothic"/>
        </w:rPr>
        <w:t>.</w:t>
      </w:r>
    </w:p>
    <w:p w14:paraId="41143065" w14:textId="77777777" w:rsidR="0069409F" w:rsidRPr="00912EC7" w:rsidRDefault="0069409F" w:rsidP="009A4DF3">
      <w:pPr>
        <w:pStyle w:val="BodyText2"/>
        <w:rPr>
          <w:rFonts w:ascii="Century Gothic" w:hAnsi="Century Gothic"/>
          <w:sz w:val="20"/>
          <w:szCs w:val="18"/>
        </w:rPr>
      </w:pPr>
    </w:p>
    <w:p w14:paraId="3E917CF1" w14:textId="76D82DFF" w:rsidR="003D3473" w:rsidRPr="00912EC7" w:rsidRDefault="0069409F" w:rsidP="009A418A">
      <w:pPr>
        <w:pStyle w:val="Heading2"/>
        <w:numPr>
          <w:ilvl w:val="1"/>
          <w:numId w:val="21"/>
        </w:numPr>
        <w:ind w:left="1418" w:hanging="851"/>
        <w:rPr>
          <w:rFonts w:ascii="Century Gothic" w:hAnsi="Century Gothic"/>
          <w:sz w:val="18"/>
          <w:szCs w:val="18"/>
        </w:rPr>
      </w:pPr>
      <w:r w:rsidRPr="4FA37EAE">
        <w:rPr>
          <w:rFonts w:ascii="Century Gothic" w:hAnsi="Century Gothic" w:cs="Arial"/>
          <w:color w:val="000000" w:themeColor="text1"/>
        </w:rPr>
        <w:t xml:space="preserve">Any equipment shortage caused by the </w:t>
      </w:r>
      <w:proofErr w:type="gramStart"/>
      <w:r w:rsidRPr="4FA37EAE">
        <w:rPr>
          <w:rFonts w:ascii="Century Gothic" w:hAnsi="Century Gothic" w:cs="Arial"/>
          <w:color w:val="000000" w:themeColor="text1"/>
        </w:rPr>
        <w:t>Supplier,</w:t>
      </w:r>
      <w:proofErr w:type="gramEnd"/>
      <w:r w:rsidRPr="4FA37EAE">
        <w:rPr>
          <w:rFonts w:ascii="Century Gothic" w:hAnsi="Century Gothic" w:cs="Arial"/>
          <w:color w:val="000000" w:themeColor="text1"/>
        </w:rPr>
        <w:t xml:space="preserve"> the Supplier will credit Virgin for any costs relating to an emergency shipment</w:t>
      </w:r>
      <w:r w:rsidR="003D3473" w:rsidRPr="4FA37EAE">
        <w:rPr>
          <w:rFonts w:ascii="Century Gothic" w:hAnsi="Century Gothic" w:cs="Arial"/>
          <w:color w:val="000000" w:themeColor="text1"/>
        </w:rPr>
        <w:t xml:space="preserve"> of </w:t>
      </w:r>
      <w:r w:rsidRPr="4FA37EAE">
        <w:rPr>
          <w:rFonts w:ascii="Century Gothic" w:hAnsi="Century Gothic" w:cs="Arial"/>
          <w:color w:val="000000" w:themeColor="text1"/>
        </w:rPr>
        <w:t xml:space="preserve">the </w:t>
      </w:r>
      <w:r w:rsidR="003D3473" w:rsidRPr="4FA37EAE">
        <w:rPr>
          <w:rFonts w:ascii="Century Gothic" w:hAnsi="Century Gothic" w:cs="Arial"/>
          <w:color w:val="000000" w:themeColor="text1"/>
        </w:rPr>
        <w:t>equipment</w:t>
      </w:r>
      <w:r w:rsidRPr="4FA37EAE">
        <w:rPr>
          <w:rFonts w:ascii="Century Gothic" w:hAnsi="Century Gothic" w:cs="Arial"/>
          <w:color w:val="000000" w:themeColor="text1"/>
        </w:rPr>
        <w:t>.</w:t>
      </w:r>
      <w:r w:rsidR="00333159" w:rsidRPr="4FA37EAE">
        <w:rPr>
          <w:rFonts w:ascii="Century Gothic" w:hAnsi="Century Gothic" w:cs="Arial"/>
          <w:color w:val="000000" w:themeColor="text1"/>
        </w:rPr>
        <w:t xml:space="preserve"> An example of this would be a </w:t>
      </w:r>
      <w:proofErr w:type="gramStart"/>
      <w:r w:rsidR="00333159" w:rsidRPr="4FA37EAE">
        <w:rPr>
          <w:rFonts w:ascii="Century Gothic" w:hAnsi="Century Gothic" w:cs="Arial"/>
          <w:color w:val="000000" w:themeColor="text1"/>
        </w:rPr>
        <w:t>mis-count</w:t>
      </w:r>
      <w:proofErr w:type="gramEnd"/>
      <w:r w:rsidR="00333159" w:rsidRPr="4FA37EAE">
        <w:rPr>
          <w:rFonts w:ascii="Century Gothic" w:hAnsi="Century Gothic" w:cs="Arial"/>
          <w:color w:val="000000" w:themeColor="text1"/>
        </w:rPr>
        <w:t xml:space="preserve"> at the previous inventory report causing Virgin’s authorised third-party supplier to ship </w:t>
      </w:r>
      <w:r w:rsidR="00207787" w:rsidRPr="4FA37EAE">
        <w:rPr>
          <w:rFonts w:ascii="Century Gothic" w:hAnsi="Century Gothic" w:cs="Arial"/>
          <w:color w:val="000000" w:themeColor="text1"/>
        </w:rPr>
        <w:t xml:space="preserve">a smaller than required volume of an item required to service Virgin’s flight requirements. </w:t>
      </w:r>
    </w:p>
    <w:p w14:paraId="6E72F2C1" w14:textId="77777777" w:rsidR="008103E8" w:rsidRPr="00912EC7" w:rsidRDefault="008103E8" w:rsidP="009A4DF3">
      <w:pPr>
        <w:pStyle w:val="BodyText2"/>
        <w:ind w:left="0"/>
        <w:rPr>
          <w:rFonts w:ascii="Century Gothic" w:hAnsi="Century Gothic"/>
          <w:sz w:val="20"/>
        </w:rPr>
      </w:pPr>
    </w:p>
    <w:p w14:paraId="4AD7C1B6" w14:textId="1382F40F" w:rsidR="0069409F" w:rsidRPr="00912EC7" w:rsidRDefault="00056B60" w:rsidP="009A418A">
      <w:pPr>
        <w:pStyle w:val="Heading1"/>
        <w:numPr>
          <w:ilvl w:val="0"/>
          <w:numId w:val="21"/>
        </w:numPr>
        <w:tabs>
          <w:tab w:val="clear" w:pos="720"/>
          <w:tab w:val="num" w:pos="567"/>
        </w:tabs>
        <w:rPr>
          <w:rFonts w:ascii="Century Gothic" w:hAnsi="Century Gothic"/>
          <w:sz w:val="20"/>
        </w:rPr>
      </w:pPr>
      <w:r w:rsidRPr="00912EC7">
        <w:rPr>
          <w:rFonts w:ascii="Century Gothic" w:hAnsi="Century Gothic"/>
          <w:sz w:val="20"/>
        </w:rPr>
        <w:t>L</w:t>
      </w:r>
      <w:r w:rsidR="005C5676" w:rsidRPr="00912EC7">
        <w:rPr>
          <w:rFonts w:ascii="Century Gothic" w:hAnsi="Century Gothic"/>
          <w:sz w:val="20"/>
        </w:rPr>
        <w:t>aundry</w:t>
      </w:r>
    </w:p>
    <w:p w14:paraId="522F36A9" w14:textId="77777777" w:rsidR="0069409F" w:rsidRPr="00912EC7" w:rsidRDefault="0069409F" w:rsidP="009A4DF3">
      <w:pPr>
        <w:pStyle w:val="BodyText2"/>
        <w:ind w:left="0"/>
        <w:rPr>
          <w:rFonts w:ascii="Century Gothic" w:hAnsi="Century Gothic"/>
          <w:b/>
          <w:sz w:val="20"/>
        </w:rPr>
      </w:pPr>
    </w:p>
    <w:p w14:paraId="7850DF89" w14:textId="0413D56B" w:rsidR="00056B60" w:rsidRPr="00912EC7" w:rsidRDefault="00056B60" w:rsidP="009A4DF3">
      <w:pPr>
        <w:ind w:left="1418" w:hanging="851"/>
        <w:rPr>
          <w:rFonts w:ascii="Century Gothic" w:hAnsi="Century Gothic" w:cs="Arial"/>
          <w:sz w:val="20"/>
          <w:highlight w:val="yellow"/>
        </w:rPr>
      </w:pPr>
      <w:r w:rsidRPr="00912EC7">
        <w:rPr>
          <w:rFonts w:ascii="Century Gothic" w:hAnsi="Century Gothic" w:cs="Arial"/>
          <w:sz w:val="20"/>
        </w:rPr>
        <w:t>8.1        </w:t>
      </w:r>
      <w:r w:rsidR="001E0E3B" w:rsidRPr="00912EC7">
        <w:rPr>
          <w:rFonts w:ascii="Century Gothic" w:hAnsi="Century Gothic" w:cs="Arial"/>
          <w:sz w:val="20"/>
        </w:rPr>
        <w:t xml:space="preserve"> </w:t>
      </w:r>
      <w:r w:rsidRPr="00912EC7">
        <w:rPr>
          <w:rFonts w:ascii="Century Gothic" w:hAnsi="Century Gothic" w:cs="Arial"/>
          <w:sz w:val="20"/>
        </w:rPr>
        <w:t xml:space="preserve">The Supplier will </w:t>
      </w:r>
      <w:r w:rsidR="00AE77D5">
        <w:rPr>
          <w:rFonts w:ascii="Century Gothic" w:hAnsi="Century Gothic" w:cs="Arial"/>
          <w:sz w:val="20"/>
        </w:rPr>
        <w:t xml:space="preserve">appoint and </w:t>
      </w:r>
      <w:r w:rsidRPr="00912EC7">
        <w:rPr>
          <w:rFonts w:ascii="Century Gothic" w:hAnsi="Century Gothic" w:cs="Arial"/>
          <w:sz w:val="20"/>
        </w:rPr>
        <w:t xml:space="preserve">manage the </w:t>
      </w:r>
      <w:r w:rsidR="00AE77D5">
        <w:rPr>
          <w:rFonts w:ascii="Century Gothic" w:hAnsi="Century Gothic" w:cs="Arial"/>
          <w:sz w:val="20"/>
        </w:rPr>
        <w:t>r</w:t>
      </w:r>
      <w:r w:rsidRPr="00912EC7">
        <w:rPr>
          <w:rFonts w:ascii="Century Gothic" w:hAnsi="Century Gothic" w:cs="Arial"/>
          <w:sz w:val="20"/>
        </w:rPr>
        <w:t xml:space="preserve">elationship with </w:t>
      </w:r>
      <w:r w:rsidR="00AE77D5">
        <w:rPr>
          <w:rFonts w:ascii="Century Gothic" w:hAnsi="Century Gothic" w:cs="Arial"/>
          <w:sz w:val="20"/>
        </w:rPr>
        <w:t xml:space="preserve">a laundry service provider at each location, ensuring the following: </w:t>
      </w:r>
    </w:p>
    <w:p w14:paraId="519C8B6C" w14:textId="77777777" w:rsidR="00056B60" w:rsidRPr="00912EC7" w:rsidRDefault="00056B60" w:rsidP="009A4DF3">
      <w:pPr>
        <w:rPr>
          <w:rFonts w:ascii="Century Gothic" w:hAnsi="Century Gothic" w:cs="Arial"/>
          <w:sz w:val="20"/>
        </w:rPr>
      </w:pPr>
    </w:p>
    <w:p w14:paraId="7D9D836D" w14:textId="77777777" w:rsidR="00056B60" w:rsidRPr="00912EC7" w:rsidRDefault="0069409F" w:rsidP="009A418A">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a</w:t>
      </w:r>
      <w:r w:rsidR="00056B60" w:rsidRPr="00912EC7">
        <w:rPr>
          <w:rFonts w:ascii="Century Gothic" w:hAnsi="Century Gothic" w:cs="Arial"/>
          <w:sz w:val="20"/>
        </w:rPr>
        <w:t xml:space="preserve">rranging for all IFS catering laundry materials to be laundered by being collected by or delivered to, the laundry </w:t>
      </w:r>
      <w:proofErr w:type="gramStart"/>
      <w:r w:rsidR="00056B60" w:rsidRPr="00912EC7">
        <w:rPr>
          <w:rFonts w:ascii="Century Gothic" w:hAnsi="Century Gothic" w:cs="Arial"/>
          <w:sz w:val="20"/>
        </w:rPr>
        <w:t>provider</w:t>
      </w:r>
      <w:r w:rsidRPr="00912EC7">
        <w:rPr>
          <w:rFonts w:ascii="Century Gothic" w:hAnsi="Century Gothic" w:cs="Arial"/>
          <w:sz w:val="20"/>
        </w:rPr>
        <w:t>;</w:t>
      </w:r>
      <w:proofErr w:type="gramEnd"/>
    </w:p>
    <w:p w14:paraId="1EC7DA98" w14:textId="77777777" w:rsidR="0069409F" w:rsidRPr="00912EC7" w:rsidRDefault="0069409F" w:rsidP="009A4DF3">
      <w:pPr>
        <w:pStyle w:val="ListParagraph"/>
        <w:ind w:left="1985" w:hanging="567"/>
        <w:rPr>
          <w:rFonts w:ascii="Century Gothic" w:hAnsi="Century Gothic" w:cs="Arial"/>
          <w:sz w:val="20"/>
        </w:rPr>
      </w:pPr>
    </w:p>
    <w:p w14:paraId="7419C591" w14:textId="77777777" w:rsidR="00056B60" w:rsidRPr="00912EC7" w:rsidRDefault="0069409F" w:rsidP="009A418A">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r</w:t>
      </w:r>
      <w:r w:rsidR="00056B60" w:rsidRPr="00912EC7">
        <w:rPr>
          <w:rFonts w:ascii="Century Gothic" w:hAnsi="Century Gothic" w:cs="Arial"/>
          <w:sz w:val="20"/>
        </w:rPr>
        <w:t xml:space="preserve">eceiving IFS catering laundry materials from the laundry provider in preparation for provisioning to the </w:t>
      </w:r>
      <w:proofErr w:type="gramStart"/>
      <w:r w:rsidR="00056B60" w:rsidRPr="00912EC7">
        <w:rPr>
          <w:rFonts w:ascii="Century Gothic" w:hAnsi="Century Gothic" w:cs="Arial"/>
          <w:sz w:val="20"/>
        </w:rPr>
        <w:t>aircraft</w:t>
      </w:r>
      <w:r w:rsidRPr="00912EC7">
        <w:rPr>
          <w:rFonts w:ascii="Century Gothic" w:hAnsi="Century Gothic" w:cs="Arial"/>
          <w:sz w:val="20"/>
        </w:rPr>
        <w:t>;</w:t>
      </w:r>
      <w:proofErr w:type="gramEnd"/>
    </w:p>
    <w:p w14:paraId="1BBD4F67" w14:textId="77777777" w:rsidR="0069409F" w:rsidRPr="00912EC7" w:rsidRDefault="0069409F" w:rsidP="009A4DF3">
      <w:pPr>
        <w:ind w:left="1985" w:hanging="567"/>
        <w:rPr>
          <w:rFonts w:ascii="Century Gothic" w:hAnsi="Century Gothic" w:cs="Arial"/>
          <w:sz w:val="20"/>
        </w:rPr>
      </w:pPr>
    </w:p>
    <w:p w14:paraId="489BE27B" w14:textId="77777777" w:rsidR="0069409F" w:rsidRPr="00912EC7" w:rsidRDefault="0069409F" w:rsidP="009A418A">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e</w:t>
      </w:r>
      <w:r w:rsidR="00056B60" w:rsidRPr="00912EC7">
        <w:rPr>
          <w:rFonts w:ascii="Century Gothic" w:hAnsi="Century Gothic" w:cs="Arial"/>
          <w:sz w:val="20"/>
        </w:rPr>
        <w:t xml:space="preserve">nsuring all IFS catering laundry materials are reconciled with the delivery note when laundry is received from the laundry </w:t>
      </w:r>
      <w:proofErr w:type="gramStart"/>
      <w:r w:rsidR="00056B60" w:rsidRPr="00912EC7">
        <w:rPr>
          <w:rFonts w:ascii="Century Gothic" w:hAnsi="Century Gothic" w:cs="Arial"/>
          <w:sz w:val="20"/>
        </w:rPr>
        <w:t>provider</w:t>
      </w:r>
      <w:r w:rsidRPr="00912EC7">
        <w:rPr>
          <w:rFonts w:ascii="Century Gothic" w:hAnsi="Century Gothic" w:cs="Arial"/>
          <w:sz w:val="20"/>
        </w:rPr>
        <w:t>;</w:t>
      </w:r>
      <w:proofErr w:type="gramEnd"/>
    </w:p>
    <w:p w14:paraId="1F4C6E24" w14:textId="77777777" w:rsidR="00056B60" w:rsidRPr="00912EC7" w:rsidRDefault="00056B60" w:rsidP="009A4DF3">
      <w:pPr>
        <w:ind w:left="1985" w:hanging="567"/>
        <w:rPr>
          <w:rFonts w:ascii="Century Gothic" w:hAnsi="Century Gothic" w:cs="Arial"/>
          <w:sz w:val="20"/>
        </w:rPr>
      </w:pPr>
    </w:p>
    <w:p w14:paraId="522A0C4E" w14:textId="2C53B37E" w:rsidR="00056B60" w:rsidRPr="00912EC7" w:rsidRDefault="0069409F" w:rsidP="009A418A">
      <w:pPr>
        <w:pStyle w:val="ListParagraph"/>
        <w:numPr>
          <w:ilvl w:val="2"/>
          <w:numId w:val="25"/>
        </w:numPr>
        <w:ind w:left="1985" w:hanging="567"/>
        <w:rPr>
          <w:rFonts w:ascii="Century Gothic" w:hAnsi="Century Gothic" w:cs="Arial"/>
          <w:sz w:val="20"/>
        </w:rPr>
      </w:pPr>
      <w:r w:rsidRPr="00912EC7">
        <w:rPr>
          <w:rFonts w:ascii="Century Gothic" w:hAnsi="Century Gothic" w:cs="Arial"/>
          <w:sz w:val="20"/>
        </w:rPr>
        <w:t>e</w:t>
      </w:r>
      <w:r w:rsidR="00056B60" w:rsidRPr="00912EC7">
        <w:rPr>
          <w:rFonts w:ascii="Century Gothic" w:hAnsi="Century Gothic" w:cs="Arial"/>
          <w:sz w:val="20"/>
        </w:rPr>
        <w:t>nsuring delivery schedules between the Supplier and the laundry provider are adhered to and that the laundry provider meets agreed turnaround times</w:t>
      </w:r>
      <w:r w:rsidR="003B1912" w:rsidRPr="00912EC7">
        <w:rPr>
          <w:rFonts w:ascii="Century Gothic" w:hAnsi="Century Gothic" w:cs="Arial"/>
          <w:sz w:val="20"/>
        </w:rPr>
        <w:t>.</w:t>
      </w:r>
    </w:p>
    <w:p w14:paraId="3226F324" w14:textId="77777777" w:rsidR="0069409F" w:rsidRPr="00912EC7" w:rsidRDefault="0069409F" w:rsidP="009A4DF3">
      <w:pPr>
        <w:rPr>
          <w:rFonts w:ascii="Century Gothic" w:hAnsi="Century Gothic" w:cs="Arial"/>
          <w:sz w:val="20"/>
        </w:rPr>
      </w:pPr>
    </w:p>
    <w:p w14:paraId="1B4A67A6" w14:textId="77777777" w:rsidR="003B1912" w:rsidRPr="00912EC7" w:rsidRDefault="003B1912" w:rsidP="009A418A">
      <w:pPr>
        <w:pStyle w:val="ListParagraph"/>
        <w:numPr>
          <w:ilvl w:val="1"/>
          <w:numId w:val="25"/>
        </w:numPr>
        <w:ind w:left="1418" w:hanging="851"/>
        <w:rPr>
          <w:rFonts w:ascii="Century Gothic" w:hAnsi="Century Gothic" w:cs="Arial"/>
          <w:sz w:val="20"/>
        </w:rPr>
      </w:pPr>
      <w:r w:rsidRPr="00912EC7">
        <w:rPr>
          <w:rFonts w:ascii="Century Gothic" w:hAnsi="Century Gothic" w:cs="Arial"/>
          <w:sz w:val="20"/>
        </w:rPr>
        <w:t>The Supplier shall be responsible for inventory control of the IFS catering laundry and shall record the movement of stock. The Supplier will ensure product stock control takes place between the Supplier and laundry provider.</w:t>
      </w:r>
    </w:p>
    <w:p w14:paraId="10770E4B" w14:textId="77777777" w:rsidR="003B1912" w:rsidRPr="00912EC7" w:rsidRDefault="003B1912" w:rsidP="009A4DF3">
      <w:pPr>
        <w:pStyle w:val="ListParagraph"/>
        <w:ind w:left="1418"/>
        <w:rPr>
          <w:rFonts w:ascii="Century Gothic" w:hAnsi="Century Gothic" w:cs="Arial"/>
          <w:sz w:val="20"/>
        </w:rPr>
      </w:pPr>
    </w:p>
    <w:p w14:paraId="426C158F" w14:textId="1C37C349" w:rsidR="00056B60" w:rsidRPr="00912EC7" w:rsidRDefault="00056B60" w:rsidP="009A418A">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t xml:space="preserve">The Supplier shall ensure that the IFS catering laundry materials are handled with utmost attention to food hygiene practices. Steps should be taken to </w:t>
      </w:r>
      <w:proofErr w:type="gramStart"/>
      <w:r w:rsidRPr="00912EC7">
        <w:rPr>
          <w:rFonts w:ascii="Century Gothic" w:hAnsi="Century Gothic" w:cs="Arial"/>
          <w:sz w:val="20"/>
        </w:rPr>
        <w:t>minimise the possibility of contamination of laundered items at all times</w:t>
      </w:r>
      <w:proofErr w:type="gramEnd"/>
      <w:r w:rsidRPr="00912EC7">
        <w:rPr>
          <w:rFonts w:ascii="Century Gothic" w:hAnsi="Century Gothic" w:cs="Arial"/>
          <w:sz w:val="20"/>
        </w:rPr>
        <w:t xml:space="preserve">. IFS catering laundry materials should be </w:t>
      </w:r>
      <w:proofErr w:type="gramStart"/>
      <w:r w:rsidRPr="00912EC7">
        <w:rPr>
          <w:rFonts w:ascii="Century Gothic" w:hAnsi="Century Gothic" w:cs="Arial"/>
          <w:sz w:val="20"/>
        </w:rPr>
        <w:t>covered at all times</w:t>
      </w:r>
      <w:proofErr w:type="gramEnd"/>
      <w:r w:rsidRPr="00912EC7">
        <w:rPr>
          <w:rFonts w:ascii="Century Gothic" w:hAnsi="Century Gothic" w:cs="Arial"/>
          <w:sz w:val="20"/>
        </w:rPr>
        <w:t xml:space="preserve"> and stored in a clean, secure, </w:t>
      </w:r>
      <w:r w:rsidR="0039207A" w:rsidRPr="00912EC7">
        <w:rPr>
          <w:rFonts w:ascii="Century Gothic" w:hAnsi="Century Gothic" w:cs="Arial"/>
          <w:sz w:val="20"/>
        </w:rPr>
        <w:t>pest-controlled</w:t>
      </w:r>
      <w:r w:rsidRPr="00912EC7">
        <w:rPr>
          <w:rFonts w:ascii="Century Gothic" w:hAnsi="Century Gothic" w:cs="Arial"/>
          <w:sz w:val="20"/>
        </w:rPr>
        <w:t xml:space="preserve"> location. </w:t>
      </w:r>
    </w:p>
    <w:p w14:paraId="4783DF46" w14:textId="77777777" w:rsidR="00056B60" w:rsidRPr="00912EC7" w:rsidRDefault="00056B60" w:rsidP="009A4DF3">
      <w:pPr>
        <w:ind w:left="1418" w:hanging="850"/>
        <w:rPr>
          <w:rFonts w:ascii="Century Gothic" w:hAnsi="Century Gothic" w:cs="Arial"/>
          <w:sz w:val="20"/>
          <w:highlight w:val="yellow"/>
        </w:rPr>
      </w:pPr>
    </w:p>
    <w:p w14:paraId="29194F7B" w14:textId="3C826E09" w:rsidR="00056B60" w:rsidRPr="00912EC7" w:rsidRDefault="00056B60" w:rsidP="009A418A">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lastRenderedPageBreak/>
        <w:t>All laundered IFS materials shall be delivered in the agreed qua</w:t>
      </w:r>
      <w:r w:rsidR="0039207A">
        <w:rPr>
          <w:rFonts w:ascii="Century Gothic" w:hAnsi="Century Gothic" w:cs="Arial"/>
          <w:sz w:val="20"/>
        </w:rPr>
        <w:t>nt</w:t>
      </w:r>
      <w:r w:rsidRPr="00912EC7">
        <w:rPr>
          <w:rFonts w:ascii="Century Gothic" w:hAnsi="Century Gothic" w:cs="Arial"/>
          <w:sz w:val="20"/>
        </w:rPr>
        <w:t>ities to the flights</w:t>
      </w:r>
      <w:r w:rsidR="001E0E3B" w:rsidRPr="00912EC7">
        <w:rPr>
          <w:rFonts w:ascii="Century Gothic" w:hAnsi="Century Gothic" w:cs="Arial"/>
          <w:sz w:val="20"/>
        </w:rPr>
        <w:t>.</w:t>
      </w:r>
    </w:p>
    <w:p w14:paraId="4B0AED5C" w14:textId="77777777" w:rsidR="00056B60" w:rsidRPr="00912EC7" w:rsidRDefault="00056B60" w:rsidP="009A4DF3">
      <w:pPr>
        <w:ind w:left="1418" w:hanging="850"/>
        <w:rPr>
          <w:rFonts w:ascii="Century Gothic" w:hAnsi="Century Gothic" w:cs="Arial"/>
          <w:sz w:val="20"/>
          <w:highlight w:val="yellow"/>
        </w:rPr>
      </w:pPr>
    </w:p>
    <w:p w14:paraId="7D40CDCA" w14:textId="0FBF1EC4" w:rsidR="00056B60" w:rsidRPr="00912EC7" w:rsidRDefault="00056B60" w:rsidP="009A418A">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t xml:space="preserve">The Supplier shall ensure that all IFS catering laundry materials in their possession shall be used exclusively for, or in relation to, the provision of </w:t>
      </w:r>
      <w:r w:rsidR="0039207A" w:rsidRPr="00912EC7">
        <w:rPr>
          <w:rFonts w:ascii="Century Gothic" w:hAnsi="Century Gothic" w:cs="Arial"/>
          <w:sz w:val="20"/>
        </w:rPr>
        <w:t>Services and</w:t>
      </w:r>
      <w:r w:rsidRPr="00912EC7">
        <w:rPr>
          <w:rFonts w:ascii="Century Gothic" w:hAnsi="Century Gothic" w:cs="Arial"/>
          <w:sz w:val="20"/>
        </w:rPr>
        <w:t xml:space="preserve"> shall not be used for any other purpose nor given to any third party for any purpose whatsoever</w:t>
      </w:r>
      <w:r w:rsidR="001E0E3B" w:rsidRPr="00912EC7">
        <w:rPr>
          <w:rFonts w:ascii="Century Gothic" w:hAnsi="Century Gothic" w:cs="Arial"/>
          <w:sz w:val="20"/>
        </w:rPr>
        <w:t>.</w:t>
      </w:r>
    </w:p>
    <w:p w14:paraId="3A23C9C0" w14:textId="77777777" w:rsidR="00056B60" w:rsidRPr="00912EC7" w:rsidRDefault="00056B60" w:rsidP="009A4DF3">
      <w:pPr>
        <w:pStyle w:val="ListParagraph"/>
        <w:rPr>
          <w:rFonts w:ascii="Century Gothic" w:hAnsi="Century Gothic" w:cs="Arial"/>
          <w:sz w:val="20"/>
          <w:highlight w:val="yellow"/>
        </w:rPr>
      </w:pPr>
    </w:p>
    <w:p w14:paraId="09FF9EE6" w14:textId="77777777" w:rsidR="00056B60" w:rsidRPr="00912EC7" w:rsidRDefault="00056B60" w:rsidP="009A418A">
      <w:pPr>
        <w:pStyle w:val="ListParagraph"/>
        <w:numPr>
          <w:ilvl w:val="1"/>
          <w:numId w:val="25"/>
        </w:numPr>
        <w:ind w:left="1418" w:hanging="850"/>
        <w:rPr>
          <w:rFonts w:ascii="Century Gothic" w:hAnsi="Century Gothic" w:cs="Arial"/>
          <w:sz w:val="20"/>
        </w:rPr>
      </w:pPr>
      <w:r w:rsidRPr="00912EC7">
        <w:rPr>
          <w:rFonts w:ascii="Century Gothic" w:hAnsi="Century Gothic" w:cs="Arial"/>
          <w:sz w:val="20"/>
        </w:rPr>
        <w:t>The Supplier shall provide reports and stock inventories as agreed with Virgin</w:t>
      </w:r>
      <w:r w:rsidR="003B1912" w:rsidRPr="00912EC7">
        <w:rPr>
          <w:rFonts w:ascii="Century Gothic" w:hAnsi="Century Gothic" w:cs="Arial"/>
          <w:sz w:val="20"/>
        </w:rPr>
        <w:t>.</w:t>
      </w:r>
    </w:p>
    <w:p w14:paraId="2E7F905C" w14:textId="77777777" w:rsidR="00056B60" w:rsidRPr="00912EC7" w:rsidRDefault="00056B60" w:rsidP="009A4DF3">
      <w:pPr>
        <w:pStyle w:val="BodyText2"/>
        <w:ind w:left="0"/>
        <w:rPr>
          <w:rFonts w:ascii="Century Gothic" w:hAnsi="Century Gothic"/>
          <w:sz w:val="20"/>
        </w:rPr>
      </w:pPr>
    </w:p>
    <w:p w14:paraId="6ED1D2BD" w14:textId="77777777" w:rsidR="00D337D3" w:rsidRPr="00912EC7" w:rsidRDefault="00D337D3" w:rsidP="009A4DF3">
      <w:pPr>
        <w:pStyle w:val="BodyText2"/>
        <w:ind w:left="0"/>
        <w:rPr>
          <w:rFonts w:ascii="Century Gothic" w:hAnsi="Century Gothic"/>
          <w:sz w:val="20"/>
        </w:rPr>
        <w:sectPr w:rsidR="00D337D3" w:rsidRPr="00912EC7" w:rsidSect="00400631">
          <w:pgSz w:w="11900" w:h="16840"/>
          <w:pgMar w:top="1432" w:right="1440" w:bottom="1230" w:left="1440" w:header="720" w:footer="720" w:gutter="0"/>
          <w:cols w:space="720" w:equalWidth="0">
            <w:col w:w="9020"/>
          </w:cols>
          <w:noEndnote/>
        </w:sectPr>
      </w:pPr>
    </w:p>
    <w:p w14:paraId="6F0C732F" w14:textId="77777777" w:rsidR="00D122A0" w:rsidRPr="00912EC7" w:rsidRDefault="00D122A0" w:rsidP="009A4DF3">
      <w:pPr>
        <w:rPr>
          <w:rFonts w:ascii="Century Gothic" w:hAnsi="Century Gothic"/>
          <w:b/>
          <w:sz w:val="20"/>
        </w:rPr>
      </w:pPr>
    </w:p>
    <w:p w14:paraId="4BABD486" w14:textId="4B26DACC" w:rsidR="006872B6" w:rsidRPr="00912EC7" w:rsidRDefault="006872B6" w:rsidP="006872B6">
      <w:pPr>
        <w:pStyle w:val="Heading1"/>
        <w:numPr>
          <w:ilvl w:val="0"/>
          <w:numId w:val="0"/>
        </w:numPr>
        <w:ind w:left="567"/>
        <w:jc w:val="center"/>
        <w:rPr>
          <w:rFonts w:ascii="Century Gothic" w:hAnsi="Century Gothic"/>
          <w:sz w:val="20"/>
          <w:u w:val="single"/>
        </w:rPr>
      </w:pPr>
      <w:bookmarkStart w:id="140" w:name="_Toc419730477"/>
      <w:r w:rsidRPr="00912EC7">
        <w:rPr>
          <w:rFonts w:ascii="Century Gothic" w:hAnsi="Century Gothic"/>
          <w:sz w:val="20"/>
          <w:u w:val="single"/>
        </w:rPr>
        <w:t xml:space="preserve">SCHEDULE </w:t>
      </w:r>
      <w:bookmarkEnd w:id="140"/>
      <w:r w:rsidR="00F773DE">
        <w:rPr>
          <w:rFonts w:ascii="Century Gothic" w:hAnsi="Century Gothic"/>
          <w:sz w:val="20"/>
          <w:u w:val="single"/>
        </w:rPr>
        <w:t>19</w:t>
      </w:r>
    </w:p>
    <w:p w14:paraId="1A04FBAA" w14:textId="77777777" w:rsidR="006F69DF" w:rsidRPr="00912EC7" w:rsidRDefault="006F69DF" w:rsidP="006F69DF">
      <w:pPr>
        <w:pStyle w:val="BodyText1"/>
        <w:rPr>
          <w:rFonts w:ascii="Century Gothic" w:hAnsi="Century Gothic"/>
          <w:sz w:val="20"/>
          <w:szCs w:val="18"/>
          <w:u w:val="single"/>
        </w:rPr>
      </w:pPr>
    </w:p>
    <w:p w14:paraId="4C375A36" w14:textId="77777777" w:rsidR="006F69DF" w:rsidRPr="00912EC7" w:rsidRDefault="007A4FCC" w:rsidP="007A4FCC">
      <w:pPr>
        <w:pStyle w:val="BodyText1"/>
        <w:jc w:val="center"/>
        <w:rPr>
          <w:rFonts w:ascii="Century Gothic" w:hAnsi="Century Gothic"/>
          <w:b/>
          <w:sz w:val="20"/>
          <w:szCs w:val="18"/>
          <w:u w:val="single"/>
        </w:rPr>
      </w:pPr>
      <w:r w:rsidRPr="00912EC7">
        <w:rPr>
          <w:rFonts w:ascii="Century Gothic" w:hAnsi="Century Gothic"/>
          <w:b/>
          <w:sz w:val="20"/>
          <w:szCs w:val="18"/>
          <w:u w:val="single"/>
        </w:rPr>
        <w:t>Food Sourcing and Purchasing</w:t>
      </w:r>
    </w:p>
    <w:p w14:paraId="028C9EF7" w14:textId="77777777" w:rsidR="006F69DF" w:rsidRPr="00912EC7" w:rsidRDefault="006F69DF" w:rsidP="006F69DF">
      <w:pPr>
        <w:pStyle w:val="BodyText1"/>
        <w:rPr>
          <w:rFonts w:ascii="Century Gothic" w:hAnsi="Century Gothic"/>
          <w:sz w:val="20"/>
          <w:szCs w:val="18"/>
        </w:rPr>
      </w:pPr>
    </w:p>
    <w:p w14:paraId="67BB18EF"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0FB8734E" w14:textId="77777777" w:rsidR="006F69DF" w:rsidRPr="00912EC7" w:rsidRDefault="006F69DF" w:rsidP="009A418A">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Supplier and Product Selection Process</w:t>
      </w:r>
    </w:p>
    <w:p w14:paraId="322C1FB9" w14:textId="77777777" w:rsidR="006F69DF" w:rsidRPr="00912EC7" w:rsidRDefault="006F69DF" w:rsidP="006F69DF">
      <w:pPr>
        <w:autoSpaceDE w:val="0"/>
        <w:autoSpaceDN w:val="0"/>
        <w:adjustRightInd w:val="0"/>
        <w:rPr>
          <w:rFonts w:ascii="Century Gothic" w:hAnsi="Century Gothic" w:cs="Calibri"/>
          <w:sz w:val="20"/>
          <w:szCs w:val="18"/>
        </w:rPr>
      </w:pPr>
    </w:p>
    <w:p w14:paraId="61C9D25F" w14:textId="77777777" w:rsidR="006F69DF" w:rsidRPr="00912EC7" w:rsidRDefault="006F69DF" w:rsidP="009A418A">
      <w:pPr>
        <w:numPr>
          <w:ilvl w:val="1"/>
          <w:numId w:val="29"/>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Supplier and Virgin will follow a collaborative sourcing and selection process on Food items in relation to the category plan, which will include, but not be limited to, the following: </w:t>
      </w:r>
    </w:p>
    <w:p w14:paraId="1698825F" w14:textId="77777777" w:rsidR="006F69DF" w:rsidRPr="00912EC7" w:rsidRDefault="006F69DF" w:rsidP="006F69DF">
      <w:pPr>
        <w:autoSpaceDE w:val="0"/>
        <w:autoSpaceDN w:val="0"/>
        <w:adjustRightInd w:val="0"/>
        <w:ind w:left="927"/>
        <w:rPr>
          <w:rFonts w:ascii="Century Gothic" w:hAnsi="Century Gothic" w:cs="Calibri"/>
          <w:sz w:val="20"/>
          <w:szCs w:val="18"/>
        </w:rPr>
      </w:pPr>
    </w:p>
    <w:p w14:paraId="73CE33A6"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Virgin will remain a key stakeholder throughout the sourcing and selection </w:t>
      </w:r>
      <w:proofErr w:type="gramStart"/>
      <w:r w:rsidRPr="00912EC7">
        <w:rPr>
          <w:rFonts w:ascii="Century Gothic" w:hAnsi="Century Gothic" w:cs="Calibri"/>
          <w:sz w:val="20"/>
          <w:szCs w:val="18"/>
        </w:rPr>
        <w:t>process;</w:t>
      </w:r>
      <w:proofErr w:type="gramEnd"/>
    </w:p>
    <w:p w14:paraId="48A06FE6" w14:textId="77777777" w:rsidR="006F69DF" w:rsidRPr="00912EC7" w:rsidRDefault="006F69DF" w:rsidP="007A4FCC">
      <w:pPr>
        <w:autoSpaceDE w:val="0"/>
        <w:autoSpaceDN w:val="0"/>
        <w:adjustRightInd w:val="0"/>
        <w:ind w:left="1985" w:hanging="567"/>
        <w:rPr>
          <w:rFonts w:ascii="Century Gothic" w:hAnsi="Century Gothic" w:cs="Calibri"/>
          <w:sz w:val="20"/>
          <w:szCs w:val="18"/>
        </w:rPr>
      </w:pPr>
    </w:p>
    <w:p w14:paraId="4DF1A97D"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The Supplier and Virgin will define the selection and success criteria for the defined product or </w:t>
      </w:r>
      <w:proofErr w:type="gramStart"/>
      <w:r w:rsidRPr="00912EC7">
        <w:rPr>
          <w:rFonts w:ascii="Century Gothic" w:hAnsi="Century Gothic" w:cs="Calibri"/>
          <w:sz w:val="20"/>
          <w:szCs w:val="18"/>
        </w:rPr>
        <w:t>category;</w:t>
      </w:r>
      <w:proofErr w:type="gramEnd"/>
    </w:p>
    <w:p w14:paraId="4AFFFF92" w14:textId="77777777" w:rsidR="006F69DF" w:rsidRPr="00912EC7" w:rsidRDefault="006F69DF" w:rsidP="007A4FCC">
      <w:pPr>
        <w:autoSpaceDE w:val="0"/>
        <w:autoSpaceDN w:val="0"/>
        <w:adjustRightInd w:val="0"/>
        <w:ind w:left="1985" w:hanging="567"/>
        <w:rPr>
          <w:rFonts w:ascii="Century Gothic" w:hAnsi="Century Gothic" w:cs="Calibri"/>
          <w:sz w:val="20"/>
          <w:szCs w:val="18"/>
        </w:rPr>
      </w:pPr>
    </w:p>
    <w:p w14:paraId="59FC51BD"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The Supplier will produce the brief / tender documentation with Virgin’s sign </w:t>
      </w:r>
      <w:proofErr w:type="gramStart"/>
      <w:r w:rsidRPr="00912EC7">
        <w:rPr>
          <w:rFonts w:ascii="Century Gothic" w:hAnsi="Century Gothic" w:cs="Calibri"/>
          <w:sz w:val="20"/>
          <w:szCs w:val="18"/>
        </w:rPr>
        <w:t>off;</w:t>
      </w:r>
      <w:proofErr w:type="gramEnd"/>
    </w:p>
    <w:p w14:paraId="3FD8A75C" w14:textId="77777777" w:rsidR="006F69DF" w:rsidRPr="00912EC7" w:rsidRDefault="006F69DF" w:rsidP="007A4FCC">
      <w:pPr>
        <w:autoSpaceDE w:val="0"/>
        <w:autoSpaceDN w:val="0"/>
        <w:adjustRightInd w:val="0"/>
        <w:ind w:left="1985" w:hanging="567"/>
        <w:rPr>
          <w:rFonts w:ascii="Century Gothic" w:hAnsi="Century Gothic" w:cs="Calibri"/>
          <w:sz w:val="20"/>
          <w:szCs w:val="18"/>
        </w:rPr>
      </w:pPr>
    </w:p>
    <w:p w14:paraId="75995D3E"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The Supplier and Virgin will define potential Suppliers; at this stage Virgin may request that a preferred supplier or nominated product is included in the Procurement process, of which the Supplier will </w:t>
      </w:r>
      <w:proofErr w:type="gramStart"/>
      <w:r w:rsidRPr="00912EC7">
        <w:rPr>
          <w:rFonts w:ascii="Century Gothic" w:hAnsi="Century Gothic" w:cs="Calibri"/>
          <w:sz w:val="20"/>
          <w:szCs w:val="18"/>
        </w:rPr>
        <w:t>comply;</w:t>
      </w:r>
      <w:proofErr w:type="gramEnd"/>
      <w:r w:rsidRPr="00912EC7">
        <w:rPr>
          <w:rFonts w:ascii="Century Gothic" w:hAnsi="Century Gothic" w:cs="Calibri"/>
          <w:sz w:val="20"/>
          <w:szCs w:val="18"/>
        </w:rPr>
        <w:t xml:space="preserve"> </w:t>
      </w:r>
    </w:p>
    <w:p w14:paraId="179B1826" w14:textId="77777777" w:rsidR="006F69DF" w:rsidRPr="00912EC7" w:rsidRDefault="006F69DF" w:rsidP="007A4FCC">
      <w:pPr>
        <w:autoSpaceDE w:val="0"/>
        <w:autoSpaceDN w:val="0"/>
        <w:adjustRightInd w:val="0"/>
        <w:ind w:left="1985" w:hanging="567"/>
        <w:rPr>
          <w:rFonts w:ascii="Century Gothic" w:hAnsi="Century Gothic" w:cs="Calibri"/>
          <w:sz w:val="20"/>
          <w:szCs w:val="18"/>
        </w:rPr>
      </w:pPr>
    </w:p>
    <w:p w14:paraId="33FA30C3"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The Supplier will issue and manage the tender </w:t>
      </w:r>
      <w:proofErr w:type="gramStart"/>
      <w:r w:rsidRPr="00912EC7">
        <w:rPr>
          <w:rFonts w:ascii="Century Gothic" w:hAnsi="Century Gothic" w:cs="Calibri"/>
          <w:sz w:val="20"/>
          <w:szCs w:val="18"/>
        </w:rPr>
        <w:t>process;</w:t>
      </w:r>
      <w:proofErr w:type="gramEnd"/>
    </w:p>
    <w:p w14:paraId="202D8335" w14:textId="77777777" w:rsidR="006F69DF" w:rsidRPr="00912EC7" w:rsidRDefault="006F69DF" w:rsidP="007A4FCC">
      <w:pPr>
        <w:autoSpaceDE w:val="0"/>
        <w:autoSpaceDN w:val="0"/>
        <w:adjustRightInd w:val="0"/>
        <w:ind w:left="1985" w:hanging="567"/>
        <w:rPr>
          <w:rFonts w:ascii="Century Gothic" w:hAnsi="Century Gothic" w:cs="Calibri"/>
          <w:sz w:val="20"/>
          <w:szCs w:val="18"/>
        </w:rPr>
      </w:pPr>
    </w:p>
    <w:p w14:paraId="0D0F3DFB" w14:textId="77777777" w:rsidR="006F69DF" w:rsidRPr="00912EC7" w:rsidRDefault="006F69DF" w:rsidP="009A418A">
      <w:pPr>
        <w:numPr>
          <w:ilvl w:val="0"/>
          <w:numId w:val="30"/>
        </w:numPr>
        <w:autoSpaceDE w:val="0"/>
        <w:autoSpaceDN w:val="0"/>
        <w:adjustRightInd w:val="0"/>
        <w:ind w:left="1985" w:hanging="567"/>
        <w:jc w:val="left"/>
        <w:rPr>
          <w:rFonts w:ascii="Century Gothic" w:hAnsi="Century Gothic" w:cs="Calibri"/>
          <w:sz w:val="20"/>
          <w:szCs w:val="18"/>
        </w:rPr>
      </w:pPr>
      <w:r w:rsidRPr="00912EC7">
        <w:rPr>
          <w:rFonts w:ascii="Century Gothic" w:hAnsi="Century Gothic" w:cs="Calibri"/>
          <w:sz w:val="20"/>
          <w:szCs w:val="18"/>
        </w:rPr>
        <w:t xml:space="preserve">The Supplier and Virgin will evaluate, shortlist, select and implement the Food product supplier based upon the mutually agreed results of the Supplier Procurement process. </w:t>
      </w:r>
      <w:proofErr w:type="gramStart"/>
      <w:r w:rsidRPr="00912EC7">
        <w:rPr>
          <w:rFonts w:ascii="Century Gothic" w:hAnsi="Century Gothic" w:cs="Calibri"/>
          <w:sz w:val="20"/>
          <w:szCs w:val="18"/>
        </w:rPr>
        <w:t>In the event that</w:t>
      </w:r>
      <w:proofErr w:type="gramEnd"/>
      <w:r w:rsidRPr="00912EC7">
        <w:rPr>
          <w:rFonts w:ascii="Century Gothic" w:hAnsi="Century Gothic" w:cs="Calibri"/>
          <w:sz w:val="20"/>
          <w:szCs w:val="18"/>
        </w:rPr>
        <w:t xml:space="preserve"> Virgin and the Supplier disagree over a Food product and / or Supplier selection, Virgin’s decision will take precedence.</w:t>
      </w:r>
    </w:p>
    <w:p w14:paraId="1CC982BA" w14:textId="77777777" w:rsidR="006F69DF" w:rsidRPr="00912EC7" w:rsidRDefault="006F69DF" w:rsidP="006F69DF">
      <w:pPr>
        <w:autoSpaceDE w:val="0"/>
        <w:autoSpaceDN w:val="0"/>
        <w:adjustRightInd w:val="0"/>
        <w:rPr>
          <w:rFonts w:ascii="Century Gothic" w:hAnsi="Century Gothic" w:cs="Calibri"/>
          <w:sz w:val="20"/>
          <w:szCs w:val="18"/>
        </w:rPr>
      </w:pPr>
    </w:p>
    <w:p w14:paraId="79A8EA6A" w14:textId="77777777" w:rsidR="006F69DF" w:rsidRPr="00912EC7" w:rsidRDefault="006F69DF" w:rsidP="009A418A">
      <w:pPr>
        <w:numPr>
          <w:ilvl w:val="1"/>
          <w:numId w:val="29"/>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Supplier shall ensure that there are no restrictions to Food product sourcing, whilst ensuring there is cognisance to the Food manual, </w:t>
      </w:r>
      <w:proofErr w:type="gramStart"/>
      <w:r w:rsidRPr="00912EC7">
        <w:rPr>
          <w:rFonts w:ascii="Century Gothic" w:hAnsi="Century Gothic" w:cs="Calibri"/>
          <w:sz w:val="20"/>
          <w:szCs w:val="18"/>
        </w:rPr>
        <w:t>assembly</w:t>
      </w:r>
      <w:proofErr w:type="gramEnd"/>
      <w:r w:rsidRPr="00912EC7">
        <w:rPr>
          <w:rFonts w:ascii="Century Gothic" w:hAnsi="Century Gothic" w:cs="Calibri"/>
          <w:sz w:val="20"/>
          <w:szCs w:val="18"/>
        </w:rPr>
        <w:t xml:space="preserve"> and logistics model, and will seek to offer products that are exclusive to Virgin.</w:t>
      </w:r>
    </w:p>
    <w:p w14:paraId="6035E455"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0E858C97" w14:textId="77777777" w:rsidR="006F69DF" w:rsidRPr="00912EC7" w:rsidRDefault="006F69DF" w:rsidP="009A418A">
      <w:pPr>
        <w:numPr>
          <w:ilvl w:val="1"/>
          <w:numId w:val="29"/>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be flexible in terms of the supply chain, manufacturing leading times, and minimum order quantities and will ensure it operates in accordance with the Design to Cost targets, unless otherwise agreed by the Parties.</w:t>
      </w:r>
    </w:p>
    <w:p w14:paraId="346F2C10"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27FA25ED" w14:textId="77777777" w:rsidR="006F69DF" w:rsidRPr="00912EC7" w:rsidRDefault="61292899" w:rsidP="009A418A">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 xml:space="preserve">As appropriate, the Supplier shall contract with Third Party Suppliers and will hold contracts that will determine pricing, validity period, purchase and payment terms and quality standards. On Virgin’s request, where applicable, the Supplier shall provide to Virgin a copy of the </w:t>
      </w:r>
      <w:proofErr w:type="gramStart"/>
      <w:r w:rsidRPr="00912EC7">
        <w:rPr>
          <w:rFonts w:ascii="Century Gothic" w:hAnsi="Century Gothic" w:cs="Calibri"/>
          <w:sz w:val="20"/>
        </w:rPr>
        <w:t>Third Party</w:t>
      </w:r>
      <w:proofErr w:type="gramEnd"/>
      <w:r w:rsidRPr="00912EC7">
        <w:rPr>
          <w:rFonts w:ascii="Century Gothic" w:hAnsi="Century Gothic" w:cs="Calibri"/>
          <w:sz w:val="20"/>
        </w:rPr>
        <w:t xml:space="preserve"> Supplier’s agreement, which will include pricing information.</w:t>
      </w:r>
    </w:p>
    <w:p w14:paraId="428DACD8"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502CB9B4" w14:textId="77777777" w:rsidR="006F69DF" w:rsidRPr="00912EC7" w:rsidRDefault="61292899" w:rsidP="009A418A">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 xml:space="preserve">The Supplier shall contract with the </w:t>
      </w:r>
      <w:proofErr w:type="gramStart"/>
      <w:r w:rsidRPr="00912EC7">
        <w:rPr>
          <w:rFonts w:ascii="Century Gothic" w:hAnsi="Century Gothic" w:cs="Calibri"/>
          <w:sz w:val="20"/>
        </w:rPr>
        <w:t>Third Party</w:t>
      </w:r>
      <w:proofErr w:type="gramEnd"/>
      <w:r w:rsidRPr="00912EC7">
        <w:rPr>
          <w:rFonts w:ascii="Century Gothic" w:hAnsi="Century Gothic" w:cs="Calibri"/>
          <w:sz w:val="20"/>
        </w:rPr>
        <w:t xml:space="preserve"> Suppliers based on a contract period not a volume commitment in order to allow flexibility of the Food products supplied.</w:t>
      </w:r>
    </w:p>
    <w:p w14:paraId="5EDD030F"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r w:rsidRPr="00912EC7">
        <w:rPr>
          <w:rFonts w:ascii="Century Gothic" w:hAnsi="Century Gothic" w:cs="Calibri"/>
          <w:sz w:val="20"/>
          <w:szCs w:val="18"/>
        </w:rPr>
        <w:t xml:space="preserve"> </w:t>
      </w:r>
    </w:p>
    <w:p w14:paraId="5FCB3A07" w14:textId="77777777" w:rsidR="006F69DF" w:rsidRPr="00912EC7" w:rsidRDefault="61292899" w:rsidP="009A418A">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 xml:space="preserve">The Supplier shall ensure all </w:t>
      </w:r>
      <w:proofErr w:type="gramStart"/>
      <w:r w:rsidRPr="00912EC7">
        <w:rPr>
          <w:rFonts w:ascii="Century Gothic" w:hAnsi="Century Gothic" w:cs="Calibri"/>
          <w:sz w:val="20"/>
        </w:rPr>
        <w:t>Third Party</w:t>
      </w:r>
      <w:proofErr w:type="gramEnd"/>
      <w:r w:rsidRPr="00912EC7">
        <w:rPr>
          <w:rFonts w:ascii="Century Gothic" w:hAnsi="Century Gothic" w:cs="Calibri"/>
          <w:sz w:val="20"/>
        </w:rPr>
        <w:t xml:space="preserve"> Supplier agreements where possible have the ability to terminate for convenience, to enable flexibility and speed of change and where this is not possible the Supplier shall advise Virgin in writing prior to the agreement taking place where applicable.</w:t>
      </w:r>
    </w:p>
    <w:p w14:paraId="127E07BF"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07FBDEC4" w14:textId="7083F078" w:rsidR="006F69DF" w:rsidRPr="00912EC7" w:rsidRDefault="61292899" w:rsidP="009A418A">
      <w:pPr>
        <w:numPr>
          <w:ilvl w:val="1"/>
          <w:numId w:val="29"/>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lastRenderedPageBreak/>
        <w:t xml:space="preserve">The Supplier shall ensure all </w:t>
      </w:r>
      <w:proofErr w:type="gramStart"/>
      <w:r w:rsidRPr="00912EC7">
        <w:rPr>
          <w:rFonts w:ascii="Century Gothic" w:hAnsi="Century Gothic" w:cs="Calibri"/>
          <w:sz w:val="20"/>
        </w:rPr>
        <w:t>Third Party</w:t>
      </w:r>
      <w:proofErr w:type="gramEnd"/>
      <w:r w:rsidRPr="00912EC7">
        <w:rPr>
          <w:rFonts w:ascii="Century Gothic" w:hAnsi="Century Gothic" w:cs="Calibri"/>
          <w:sz w:val="20"/>
        </w:rPr>
        <w:t xml:space="preserve"> Suppliers meet all </w:t>
      </w:r>
      <w:r w:rsidR="1A73CD1D" w:rsidRPr="00912EC7">
        <w:rPr>
          <w:rFonts w:ascii="Century Gothic" w:hAnsi="Century Gothic" w:cs="Calibri"/>
          <w:sz w:val="20"/>
        </w:rPr>
        <w:t>local and Medina Quality</w:t>
      </w:r>
      <w:r w:rsidR="00D5821B" w:rsidRPr="00912EC7">
        <w:rPr>
          <w:rFonts w:ascii="Century Gothic" w:hAnsi="Century Gothic" w:cs="Calibri"/>
          <w:sz w:val="20"/>
        </w:rPr>
        <w:t xml:space="preserve"> </w:t>
      </w:r>
      <w:r w:rsidRPr="00912EC7">
        <w:rPr>
          <w:rFonts w:ascii="Century Gothic" w:hAnsi="Century Gothic" w:cs="Calibri"/>
          <w:sz w:val="20"/>
        </w:rPr>
        <w:t>regulatory requirements pertaining to Food Safety, health and financial requirements for the supply of Food products and will make best endeavours, including performing quality audits, to ensure chosen Suppliers meet these standards even if they fail to do so on initial inspection.</w:t>
      </w:r>
    </w:p>
    <w:p w14:paraId="649DB767" w14:textId="77777777" w:rsidR="006F69DF" w:rsidRPr="00912EC7" w:rsidRDefault="006F69DF" w:rsidP="006F69DF">
      <w:pPr>
        <w:autoSpaceDE w:val="0"/>
        <w:autoSpaceDN w:val="0"/>
        <w:adjustRightInd w:val="0"/>
        <w:ind w:left="1134"/>
        <w:rPr>
          <w:rFonts w:ascii="Century Gothic" w:hAnsi="Century Gothic" w:cs="Calibri"/>
          <w:sz w:val="20"/>
          <w:szCs w:val="18"/>
        </w:rPr>
      </w:pPr>
    </w:p>
    <w:p w14:paraId="1191DF16" w14:textId="77777777" w:rsidR="006F69DF" w:rsidRPr="00912EC7" w:rsidRDefault="006F69DF" w:rsidP="009A418A">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Performance Management</w:t>
      </w:r>
    </w:p>
    <w:p w14:paraId="2427FB5A" w14:textId="77777777" w:rsidR="006F69DF" w:rsidRPr="00912EC7" w:rsidRDefault="006F69DF" w:rsidP="006F69DF">
      <w:pPr>
        <w:autoSpaceDE w:val="0"/>
        <w:autoSpaceDN w:val="0"/>
        <w:adjustRightInd w:val="0"/>
        <w:ind w:left="1134"/>
        <w:rPr>
          <w:rFonts w:ascii="Century Gothic" w:hAnsi="Century Gothic"/>
          <w:color w:val="000000"/>
          <w:sz w:val="20"/>
          <w:szCs w:val="18"/>
        </w:rPr>
      </w:pPr>
    </w:p>
    <w:p w14:paraId="2CE2738E"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olor w:val="000000"/>
          <w:sz w:val="20"/>
          <w:szCs w:val="18"/>
        </w:rPr>
      </w:pPr>
      <w:r w:rsidRPr="00912EC7">
        <w:rPr>
          <w:rFonts w:ascii="Century Gothic" w:hAnsi="Century Gothic"/>
          <w:color w:val="000000"/>
          <w:sz w:val="20"/>
          <w:szCs w:val="18"/>
        </w:rPr>
        <w:t xml:space="preserve">The Supplier shall feedback on their performance, including, but not limited to delivery performance, accuracy, </w:t>
      </w:r>
      <w:proofErr w:type="gramStart"/>
      <w:r w:rsidRPr="00912EC7">
        <w:rPr>
          <w:rFonts w:ascii="Century Gothic" w:hAnsi="Century Gothic"/>
          <w:color w:val="000000"/>
          <w:sz w:val="20"/>
          <w:szCs w:val="18"/>
        </w:rPr>
        <w:t>consistency</w:t>
      </w:r>
      <w:proofErr w:type="gramEnd"/>
      <w:r w:rsidRPr="00912EC7">
        <w:rPr>
          <w:rFonts w:ascii="Century Gothic" w:hAnsi="Century Gothic"/>
          <w:color w:val="000000"/>
          <w:sz w:val="20"/>
          <w:szCs w:val="18"/>
        </w:rPr>
        <w:t xml:space="preserve"> and rejections/substitutions. </w:t>
      </w:r>
    </w:p>
    <w:p w14:paraId="0677C97C" w14:textId="77777777" w:rsidR="006F69DF" w:rsidRPr="00912EC7" w:rsidRDefault="006F69DF" w:rsidP="00096965">
      <w:pPr>
        <w:autoSpaceDE w:val="0"/>
        <w:autoSpaceDN w:val="0"/>
        <w:adjustRightInd w:val="0"/>
        <w:ind w:left="1418" w:hanging="851"/>
        <w:rPr>
          <w:rFonts w:ascii="Century Gothic" w:hAnsi="Century Gothic"/>
          <w:color w:val="000000"/>
          <w:sz w:val="20"/>
          <w:szCs w:val="18"/>
        </w:rPr>
      </w:pPr>
    </w:p>
    <w:p w14:paraId="3C7944AE"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olor w:val="000000"/>
          <w:sz w:val="20"/>
          <w:szCs w:val="18"/>
        </w:rPr>
      </w:pPr>
      <w:r w:rsidRPr="00912EC7">
        <w:rPr>
          <w:rFonts w:ascii="Century Gothic" w:hAnsi="Century Gothic"/>
          <w:color w:val="000000"/>
          <w:sz w:val="20"/>
          <w:szCs w:val="18"/>
        </w:rPr>
        <w:t xml:space="preserve">The Supplier will be responsible for all quality checks relating to Food products produced either in house or being delivered from their own </w:t>
      </w:r>
      <w:proofErr w:type="gramStart"/>
      <w:r w:rsidRPr="00912EC7">
        <w:rPr>
          <w:rFonts w:ascii="Century Gothic" w:hAnsi="Century Gothic"/>
          <w:color w:val="000000"/>
          <w:sz w:val="20"/>
          <w:szCs w:val="18"/>
        </w:rPr>
        <w:t>third party</w:t>
      </w:r>
      <w:proofErr w:type="gramEnd"/>
      <w:r w:rsidRPr="00912EC7">
        <w:rPr>
          <w:rFonts w:ascii="Century Gothic" w:hAnsi="Century Gothic"/>
          <w:color w:val="000000"/>
          <w:sz w:val="20"/>
          <w:szCs w:val="18"/>
        </w:rPr>
        <w:t xml:space="preserve"> suppliers on delivery. </w:t>
      </w:r>
    </w:p>
    <w:p w14:paraId="134CAE9D" w14:textId="77777777" w:rsidR="006F69DF" w:rsidRPr="00912EC7" w:rsidRDefault="006F69DF" w:rsidP="00096965">
      <w:pPr>
        <w:autoSpaceDE w:val="0"/>
        <w:autoSpaceDN w:val="0"/>
        <w:adjustRightInd w:val="0"/>
        <w:ind w:left="1418" w:hanging="851"/>
        <w:rPr>
          <w:rFonts w:ascii="Century Gothic" w:hAnsi="Century Gothic"/>
          <w:color w:val="000000"/>
          <w:sz w:val="20"/>
          <w:szCs w:val="18"/>
        </w:rPr>
      </w:pPr>
    </w:p>
    <w:p w14:paraId="7FD389FC"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olor w:val="000000"/>
          <w:sz w:val="20"/>
          <w:szCs w:val="18"/>
        </w:rPr>
      </w:pPr>
      <w:r w:rsidRPr="00912EC7">
        <w:rPr>
          <w:rFonts w:ascii="Century Gothic" w:hAnsi="Century Gothic"/>
          <w:color w:val="000000"/>
          <w:sz w:val="20"/>
          <w:szCs w:val="18"/>
        </w:rPr>
        <w:t>The Supplier will be responsible for making the decision regarding the quality of the Food product and subsequent rejections and/or substitutions, including nominated supplier products. The Supplier will implement the agreed substitution process in accordance with the Inflight Services Manual.</w:t>
      </w:r>
    </w:p>
    <w:p w14:paraId="7161774A" w14:textId="77777777" w:rsidR="006F69DF" w:rsidRPr="00912EC7" w:rsidRDefault="006F69DF" w:rsidP="006F69DF">
      <w:pPr>
        <w:autoSpaceDE w:val="0"/>
        <w:autoSpaceDN w:val="0"/>
        <w:adjustRightInd w:val="0"/>
        <w:ind w:left="4320" w:hanging="4320"/>
        <w:rPr>
          <w:rFonts w:ascii="Century Gothic" w:hAnsi="Century Gothic" w:cs="Calibri"/>
          <w:color w:val="FF0000"/>
          <w:sz w:val="20"/>
          <w:szCs w:val="18"/>
        </w:rPr>
      </w:pPr>
      <w:r w:rsidRPr="00912EC7">
        <w:rPr>
          <w:rFonts w:ascii="Century Gothic" w:hAnsi="Century Gothic" w:cs="Calibri"/>
          <w:color w:val="FF0000"/>
          <w:sz w:val="20"/>
          <w:szCs w:val="18"/>
        </w:rPr>
        <w:t xml:space="preserve">       </w:t>
      </w:r>
    </w:p>
    <w:p w14:paraId="432A3DB4" w14:textId="77777777" w:rsidR="006F69DF" w:rsidRPr="00912EC7" w:rsidRDefault="006F69DF" w:rsidP="009A418A">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Innovation</w:t>
      </w:r>
    </w:p>
    <w:p w14:paraId="468E0AEA" w14:textId="77777777" w:rsidR="006F69DF" w:rsidRPr="00912EC7" w:rsidRDefault="006F69DF" w:rsidP="006F69DF">
      <w:pPr>
        <w:autoSpaceDE w:val="0"/>
        <w:autoSpaceDN w:val="0"/>
        <w:adjustRightInd w:val="0"/>
        <w:rPr>
          <w:rFonts w:ascii="Century Gothic" w:hAnsi="Century Gothic" w:cs="Calibri"/>
          <w:sz w:val="20"/>
          <w:szCs w:val="18"/>
        </w:rPr>
      </w:pPr>
    </w:p>
    <w:p w14:paraId="52459BC2"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demonstrate strong innovation and Food product development skills, in accordance with Virgin’s Food manual and concepts.</w:t>
      </w:r>
    </w:p>
    <w:p w14:paraId="537538C4"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530FA87E"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Supplier shall encourage innovation from all </w:t>
      </w:r>
      <w:proofErr w:type="gramStart"/>
      <w:r w:rsidRPr="00912EC7">
        <w:rPr>
          <w:rFonts w:ascii="Century Gothic" w:hAnsi="Century Gothic" w:cs="Calibri"/>
          <w:sz w:val="20"/>
          <w:szCs w:val="18"/>
        </w:rPr>
        <w:t>Third Party</w:t>
      </w:r>
      <w:proofErr w:type="gramEnd"/>
      <w:r w:rsidRPr="00912EC7">
        <w:rPr>
          <w:rFonts w:ascii="Century Gothic" w:hAnsi="Century Gothic" w:cs="Calibri"/>
          <w:sz w:val="20"/>
          <w:szCs w:val="18"/>
        </w:rPr>
        <w:t xml:space="preserve"> Suppliers to promote and generate continuous improvements. All Food product innovations are to be proposed to Virgin by the Supplier.</w:t>
      </w:r>
    </w:p>
    <w:p w14:paraId="1ABFDC31"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4D6F054A"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 shall contribute and have an active role in any Virgin initiated project or Food product launch and will lead any Supplier project activity.</w:t>
      </w:r>
    </w:p>
    <w:p w14:paraId="372AB848"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7CEC782C" w14:textId="61C2B594" w:rsidR="006F69DF" w:rsidRPr="00912EC7" w:rsidRDefault="61292899" w:rsidP="009A418A">
      <w:pPr>
        <w:numPr>
          <w:ilvl w:val="1"/>
          <w:numId w:val="31"/>
        </w:numPr>
        <w:autoSpaceDE w:val="0"/>
        <w:autoSpaceDN w:val="0"/>
        <w:adjustRightInd w:val="0"/>
        <w:ind w:left="1418" w:hanging="851"/>
        <w:jc w:val="left"/>
        <w:rPr>
          <w:rFonts w:ascii="Century Gothic" w:hAnsi="Century Gothic" w:cs="Calibri"/>
          <w:sz w:val="20"/>
        </w:rPr>
      </w:pPr>
      <w:r w:rsidRPr="00912EC7">
        <w:rPr>
          <w:rFonts w:ascii="Century Gothic" w:hAnsi="Century Gothic" w:cs="Calibri"/>
          <w:sz w:val="20"/>
        </w:rPr>
        <w:t>Product innovation</w:t>
      </w:r>
      <w:r w:rsidR="495282A2" w:rsidRPr="00912EC7">
        <w:rPr>
          <w:rFonts w:ascii="Century Gothic" w:hAnsi="Century Gothic" w:cs="Calibri"/>
          <w:sz w:val="20"/>
        </w:rPr>
        <w:t xml:space="preserve"> should be incorporated</w:t>
      </w:r>
      <w:r w:rsidR="51B446E0" w:rsidRPr="00912EC7">
        <w:rPr>
          <w:rFonts w:ascii="Century Gothic" w:hAnsi="Century Gothic" w:cs="Calibri"/>
          <w:sz w:val="20"/>
        </w:rPr>
        <w:t xml:space="preserve"> into the bi-annual</w:t>
      </w:r>
      <w:r w:rsidRPr="00912EC7">
        <w:rPr>
          <w:rFonts w:ascii="Century Gothic" w:hAnsi="Century Gothic" w:cs="Calibri"/>
          <w:sz w:val="20"/>
        </w:rPr>
        <w:t xml:space="preserve"> </w:t>
      </w:r>
      <w:r w:rsidR="28586E90" w:rsidRPr="00912EC7">
        <w:rPr>
          <w:rFonts w:ascii="Century Gothic" w:hAnsi="Century Gothic" w:cs="Calibri"/>
          <w:sz w:val="20"/>
        </w:rPr>
        <w:t xml:space="preserve">menu cycle presentation and </w:t>
      </w:r>
      <w:r w:rsidRPr="00912EC7">
        <w:rPr>
          <w:rFonts w:ascii="Century Gothic" w:hAnsi="Century Gothic" w:cs="Calibri"/>
          <w:sz w:val="20"/>
        </w:rPr>
        <w:t>be led and facilitated by the Supplier and can be scheduled on an ad-hoc basis, as and when required (minimum requirement is two (2) per year).  The</w:t>
      </w:r>
      <w:r w:rsidR="7E56661C" w:rsidRPr="00912EC7">
        <w:rPr>
          <w:rFonts w:ascii="Century Gothic" w:hAnsi="Century Gothic" w:cs="Calibri"/>
          <w:sz w:val="20"/>
        </w:rPr>
        <w:t>se</w:t>
      </w:r>
      <w:r w:rsidRPr="00912EC7">
        <w:rPr>
          <w:rFonts w:ascii="Century Gothic" w:hAnsi="Century Gothic" w:cs="Calibri"/>
          <w:sz w:val="20"/>
        </w:rPr>
        <w:t xml:space="preserve"> shall be attended and supported by Virgin representatives.</w:t>
      </w:r>
    </w:p>
    <w:p w14:paraId="16CB1DE8" w14:textId="77777777" w:rsidR="006F69DF" w:rsidRPr="00912EC7" w:rsidRDefault="006F69DF" w:rsidP="006F69DF">
      <w:pPr>
        <w:ind w:left="4321" w:hanging="4321"/>
        <w:rPr>
          <w:rFonts w:ascii="Century Gothic" w:hAnsi="Century Gothic" w:cs="Calibri"/>
          <w:sz w:val="20"/>
          <w:szCs w:val="18"/>
        </w:rPr>
      </w:pPr>
      <w:r w:rsidRPr="00912EC7">
        <w:rPr>
          <w:rFonts w:ascii="Century Gothic" w:hAnsi="Century Gothic" w:cs="Calibri"/>
          <w:color w:val="FF0000"/>
          <w:sz w:val="20"/>
          <w:szCs w:val="18"/>
        </w:rPr>
        <w:t xml:space="preserve">    </w:t>
      </w:r>
    </w:p>
    <w:p w14:paraId="094712BE" w14:textId="77777777" w:rsidR="006F69DF" w:rsidRPr="00912EC7" w:rsidRDefault="006F69DF" w:rsidP="009A418A">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Nominated Suppliers</w:t>
      </w:r>
    </w:p>
    <w:p w14:paraId="06A6C51D" w14:textId="77777777" w:rsidR="006F69DF" w:rsidRPr="00912EC7" w:rsidRDefault="006F69DF" w:rsidP="006F69DF">
      <w:pPr>
        <w:autoSpaceDE w:val="0"/>
        <w:autoSpaceDN w:val="0"/>
        <w:adjustRightInd w:val="0"/>
        <w:rPr>
          <w:rFonts w:ascii="Century Gothic" w:hAnsi="Century Gothic" w:cs="Calibri,Bold"/>
          <w:bCs/>
          <w:sz w:val="20"/>
          <w:szCs w:val="18"/>
        </w:rPr>
      </w:pPr>
    </w:p>
    <w:p w14:paraId="46E4A4F4"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Virgin may from time to time nominate products to be included within the food offering of any part of any menu presentation, </w:t>
      </w:r>
      <w:proofErr w:type="gramStart"/>
      <w:r w:rsidRPr="00912EC7">
        <w:rPr>
          <w:rFonts w:ascii="Century Gothic" w:hAnsi="Century Gothic" w:cs="Calibri"/>
          <w:sz w:val="20"/>
          <w:szCs w:val="18"/>
        </w:rPr>
        <w:t>menu</w:t>
      </w:r>
      <w:proofErr w:type="gramEnd"/>
      <w:r w:rsidRPr="00912EC7">
        <w:rPr>
          <w:rFonts w:ascii="Century Gothic" w:hAnsi="Century Gothic" w:cs="Calibri"/>
          <w:sz w:val="20"/>
          <w:szCs w:val="18"/>
        </w:rPr>
        <w:t xml:space="preserve"> or food loading (e.g. dry stores).  </w:t>
      </w:r>
    </w:p>
    <w:p w14:paraId="4C99000D"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24A3E3A4"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Virgin will perform their own due diligence on nominated suppliers regarding Quality Assurance. The Supplier will also be entitled to perform a QA audit on Virgin’s nominated suppliers in collaboration with Virgin, and wherever possible Virgin will use all reasonable endeavours to ensure any term and conditions of the nominated supplier shall include this right.  </w:t>
      </w:r>
    </w:p>
    <w:p w14:paraId="3E60DA27"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249DE043"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Supplier will be responsible for any </w:t>
      </w:r>
      <w:proofErr w:type="gramStart"/>
      <w:r w:rsidRPr="00912EC7">
        <w:rPr>
          <w:rFonts w:ascii="Century Gothic" w:hAnsi="Century Gothic" w:cs="Calibri"/>
          <w:sz w:val="20"/>
          <w:szCs w:val="18"/>
        </w:rPr>
        <w:t>day to day</w:t>
      </w:r>
      <w:proofErr w:type="gramEnd"/>
      <w:r w:rsidRPr="00912EC7">
        <w:rPr>
          <w:rFonts w:ascii="Century Gothic" w:hAnsi="Century Gothic" w:cs="Calibri"/>
          <w:sz w:val="20"/>
          <w:szCs w:val="18"/>
        </w:rPr>
        <w:t xml:space="preserve"> operational activity across all Suppliers, including Virgin nominated suppliers. Virgin will facilitate with any issues related to product supply or product quality with the nominated supplier.</w:t>
      </w:r>
    </w:p>
    <w:p w14:paraId="57B138DD"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44DF5DE9"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lastRenderedPageBreak/>
        <w:t>Virgin will provide start up support at the Supplier’s premises and quality checks for nominated suppliers for the initial production run. The Supplier has no responsibility to do so but may wish to attend initial batch runs of Virgin nominated supplier products with Virgin’s agreement.</w:t>
      </w:r>
    </w:p>
    <w:p w14:paraId="48229580"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71CE31E1"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Wherever possible Virgin will use all reasonable endeavours to ensure any payment terms of the nominated supplier will be in accordance </w:t>
      </w:r>
      <w:proofErr w:type="gramStart"/>
      <w:r w:rsidRPr="00912EC7">
        <w:rPr>
          <w:rFonts w:ascii="Century Gothic" w:hAnsi="Century Gothic" w:cs="Calibri"/>
          <w:sz w:val="20"/>
          <w:szCs w:val="18"/>
        </w:rPr>
        <w:t>to</w:t>
      </w:r>
      <w:proofErr w:type="gramEnd"/>
      <w:r w:rsidRPr="00912EC7">
        <w:rPr>
          <w:rFonts w:ascii="Century Gothic" w:hAnsi="Century Gothic" w:cs="Calibri"/>
          <w:sz w:val="20"/>
          <w:szCs w:val="18"/>
        </w:rPr>
        <w:t xml:space="preserve"> the Suppliers; if this is not possible, Virgin shall inform the Supplier, prior to any agreement being made.  Virgin will facilitate with any issues regarding payment with the nominated supplier.</w:t>
      </w:r>
    </w:p>
    <w:p w14:paraId="0E5C718A"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0B7C64B9"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Where applicable, the Supplier specification format will be adhered to by any nominated supplier.  This will be issued to the nominated supplier at the time of procurement and will be completed by the nominated supplier.</w:t>
      </w:r>
    </w:p>
    <w:p w14:paraId="3E30B96A"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6E45F7CA"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Virgin will ensure all nominated suppliers, to be designated as “Known Suppliers”, have had the appropriate audit and security clearance.  This will be validated by the Supplier prior to commencement of any supply of Food products.</w:t>
      </w:r>
    </w:p>
    <w:p w14:paraId="0D3FE9E3" w14:textId="77777777" w:rsidR="006F69DF" w:rsidRPr="00912EC7" w:rsidRDefault="006F69DF" w:rsidP="00096965">
      <w:pPr>
        <w:pStyle w:val="ListParagraph"/>
        <w:ind w:left="1418" w:hanging="851"/>
        <w:rPr>
          <w:rFonts w:ascii="Century Gothic" w:hAnsi="Century Gothic" w:cs="Calibri"/>
          <w:sz w:val="20"/>
          <w:szCs w:val="18"/>
        </w:rPr>
      </w:pPr>
    </w:p>
    <w:p w14:paraId="67FC5359"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56166BC6"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For Virgin nominated suppliers, the Supplier will feedback on their performance, including, but not limited to delivery performance, accuracy, </w:t>
      </w:r>
      <w:proofErr w:type="gramStart"/>
      <w:r w:rsidRPr="00912EC7">
        <w:rPr>
          <w:rFonts w:ascii="Century Gothic" w:hAnsi="Century Gothic" w:cs="Calibri"/>
          <w:sz w:val="20"/>
          <w:szCs w:val="18"/>
        </w:rPr>
        <w:t>consistency</w:t>
      </w:r>
      <w:proofErr w:type="gramEnd"/>
      <w:r w:rsidRPr="00912EC7">
        <w:rPr>
          <w:rFonts w:ascii="Century Gothic" w:hAnsi="Century Gothic" w:cs="Calibri"/>
          <w:sz w:val="20"/>
          <w:szCs w:val="18"/>
        </w:rPr>
        <w:t xml:space="preserve"> and rejections/substitutions. Any issues between the Supplier and the Virgin nominated supplier will be escalated to Virgin. </w:t>
      </w:r>
    </w:p>
    <w:p w14:paraId="35318118"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47323A5A"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Supplier will be responsible for all quality checks relating to Virgin nominated suppliers on delivery. Any issues will be dealt with initially by the Supplier with the nominated supplier. Virgin will only become involved if the issue requires escalation and any issues will be dealt with in a timely manner.  Virgin is responsible for ensuring that the nominated supplier has the correct business continuity plan in place to make substitutions where necessary (e.g. rejection of batch) and both Virgin and the Supplier shall </w:t>
      </w:r>
      <w:proofErr w:type="gramStart"/>
      <w:r w:rsidRPr="00912EC7">
        <w:rPr>
          <w:rFonts w:ascii="Century Gothic" w:hAnsi="Century Gothic" w:cs="Calibri"/>
          <w:sz w:val="20"/>
          <w:szCs w:val="18"/>
        </w:rPr>
        <w:t>ensure  that</w:t>
      </w:r>
      <w:proofErr w:type="gramEnd"/>
      <w:r w:rsidRPr="00912EC7">
        <w:rPr>
          <w:rFonts w:ascii="Century Gothic" w:hAnsi="Century Gothic" w:cs="Calibri"/>
          <w:sz w:val="20"/>
          <w:szCs w:val="18"/>
        </w:rPr>
        <w:t xml:space="preserve"> the production schedule will need to be flexible enough to handle such issues, e.g. possible frozen buffer stock and a process is in place.</w:t>
      </w:r>
    </w:p>
    <w:p w14:paraId="6CF57738" w14:textId="77777777" w:rsidR="006F69DF" w:rsidRPr="00912EC7" w:rsidRDefault="006F69DF" w:rsidP="00096965">
      <w:pPr>
        <w:autoSpaceDE w:val="0"/>
        <w:autoSpaceDN w:val="0"/>
        <w:adjustRightInd w:val="0"/>
        <w:ind w:left="1418" w:hanging="851"/>
        <w:rPr>
          <w:rFonts w:ascii="Century Gothic" w:hAnsi="Century Gothic" w:cs="Calibri"/>
          <w:sz w:val="20"/>
          <w:szCs w:val="18"/>
        </w:rPr>
      </w:pPr>
    </w:p>
    <w:p w14:paraId="1FEB8819"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 The ‘in and out of hours process’ for substitutions has been defined by Virgin and is detailed in the Inflight Services Manual.   Virgin will be responsible for authorising the substitution. The Supplier and Virgin will agree a substitution process in advance where possible.  Allergens will need to be considered and a like for like will be required.</w:t>
      </w:r>
    </w:p>
    <w:p w14:paraId="29D0D829" w14:textId="77777777" w:rsidR="006F69DF" w:rsidRPr="00912EC7" w:rsidRDefault="006F69DF" w:rsidP="006F69DF">
      <w:pPr>
        <w:rPr>
          <w:rFonts w:ascii="Century Gothic" w:hAnsi="Century Gothic"/>
          <w:sz w:val="20"/>
          <w:szCs w:val="18"/>
        </w:rPr>
      </w:pPr>
    </w:p>
    <w:p w14:paraId="4C0175C2" w14:textId="77777777" w:rsidR="006F69DF" w:rsidRPr="00912EC7" w:rsidRDefault="006F69DF" w:rsidP="009A418A">
      <w:pPr>
        <w:numPr>
          <w:ilvl w:val="0"/>
          <w:numId w:val="31"/>
        </w:numPr>
        <w:autoSpaceDE w:val="0"/>
        <w:autoSpaceDN w:val="0"/>
        <w:adjustRightInd w:val="0"/>
        <w:ind w:left="567" w:hanging="567"/>
        <w:jc w:val="left"/>
        <w:rPr>
          <w:rFonts w:ascii="Century Gothic" w:hAnsi="Century Gothic" w:cs="Calibri,Bold"/>
          <w:b/>
          <w:bCs/>
          <w:sz w:val="20"/>
          <w:szCs w:val="18"/>
        </w:rPr>
      </w:pPr>
      <w:r w:rsidRPr="00912EC7">
        <w:rPr>
          <w:rFonts w:ascii="Century Gothic" w:hAnsi="Century Gothic" w:cs="Calibri,Bold"/>
          <w:b/>
          <w:bCs/>
          <w:sz w:val="20"/>
          <w:szCs w:val="18"/>
        </w:rPr>
        <w:t>Supplier’s Key Responsibilities</w:t>
      </w:r>
    </w:p>
    <w:p w14:paraId="6F0F7DA6"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405431E8" w14:textId="77777777"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The Supplier’s key responsibilities for all Food products and Services shall include but not be limited to:</w:t>
      </w:r>
    </w:p>
    <w:p w14:paraId="790B5AA2" w14:textId="77777777" w:rsidR="006F69DF" w:rsidRPr="00912EC7" w:rsidRDefault="006F69DF" w:rsidP="006F69DF">
      <w:pPr>
        <w:autoSpaceDE w:val="0"/>
        <w:autoSpaceDN w:val="0"/>
        <w:adjustRightInd w:val="0"/>
        <w:ind w:left="1134" w:hanging="567"/>
        <w:rPr>
          <w:rFonts w:ascii="Century Gothic" w:hAnsi="Century Gothic" w:cs="Calibri"/>
          <w:sz w:val="20"/>
          <w:szCs w:val="18"/>
        </w:rPr>
      </w:pPr>
    </w:p>
    <w:p w14:paraId="43A0F263"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107F8B6C" w14:textId="25BE9EA5" w:rsidR="006F69DF" w:rsidRPr="00912EC7" w:rsidRDefault="61292899" w:rsidP="006F69DF">
      <w:pPr>
        <w:autoSpaceDE w:val="0"/>
        <w:autoSpaceDN w:val="0"/>
        <w:adjustRightInd w:val="0"/>
        <w:ind w:left="4253" w:hanging="3686"/>
        <w:rPr>
          <w:rFonts w:ascii="Century Gothic" w:hAnsi="Century Gothic" w:cs="Calibri"/>
          <w:sz w:val="20"/>
        </w:rPr>
      </w:pPr>
      <w:r w:rsidRPr="00912EC7">
        <w:rPr>
          <w:rFonts w:ascii="Century Gothic" w:hAnsi="Century Gothic" w:cs="Calibri"/>
          <w:sz w:val="20"/>
        </w:rPr>
        <w:t xml:space="preserve">Purchasing Activities </w:t>
      </w:r>
      <w:r w:rsidR="006F69DF" w:rsidRPr="00912EC7">
        <w:rPr>
          <w:rFonts w:ascii="Century Gothic" w:hAnsi="Century Gothic"/>
        </w:rPr>
        <w:tab/>
      </w:r>
      <w:r w:rsidR="72828A91" w:rsidRPr="00912EC7">
        <w:rPr>
          <w:rFonts w:ascii="Century Gothic" w:hAnsi="Century Gothic" w:cs="Calibri"/>
          <w:sz w:val="20"/>
        </w:rPr>
        <w:t xml:space="preserve">     </w:t>
      </w:r>
      <w:proofErr w:type="gramStart"/>
      <w:r w:rsidRPr="00912EC7">
        <w:rPr>
          <w:rFonts w:ascii="Century Gothic" w:hAnsi="Century Gothic" w:cs="Calibri"/>
          <w:sz w:val="20"/>
        </w:rPr>
        <w:t>The</w:t>
      </w:r>
      <w:proofErr w:type="gramEnd"/>
      <w:r w:rsidRPr="00912EC7">
        <w:rPr>
          <w:rFonts w:ascii="Century Gothic" w:hAnsi="Century Gothic" w:cs="Calibri"/>
          <w:sz w:val="20"/>
        </w:rPr>
        <w:t xml:space="preserve"> Supplier shall be responsible for the sourcing of products,</w:t>
      </w:r>
      <w:r w:rsidR="4A682F88" w:rsidRPr="00912EC7">
        <w:rPr>
          <w:rFonts w:ascii="Century Gothic" w:hAnsi="Century Gothic" w:cs="Calibri"/>
          <w:sz w:val="20"/>
        </w:rPr>
        <w:t xml:space="preserve"> </w:t>
      </w:r>
      <w:r w:rsidRPr="00912EC7">
        <w:rPr>
          <w:rFonts w:ascii="Century Gothic" w:hAnsi="Century Gothic" w:cs="Calibri"/>
          <w:sz w:val="20"/>
        </w:rPr>
        <w:t>presentation of these to Virgin for sign off and contracting with Third Party Suppliers.</w:t>
      </w:r>
    </w:p>
    <w:p w14:paraId="08145E58"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1073FA9D"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Product Knowledge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expected to be a subject matter expert (“SME”) for the relevant category plan and to provide commercial support and alignment to the Food manual.</w:t>
      </w:r>
    </w:p>
    <w:p w14:paraId="4C6205B1"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67813B07"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lastRenderedPageBreak/>
        <w:t>Product Evaluations</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evaluating the Food product on a frequent basis to ensure the correct specification(s) is being adhered to (e.g. product weight, appearance and any plating requirements).</w:t>
      </w:r>
    </w:p>
    <w:p w14:paraId="63C272AD" w14:textId="77777777" w:rsidR="006F69DF" w:rsidRPr="00912EC7" w:rsidRDefault="006F69DF" w:rsidP="006F69DF">
      <w:pPr>
        <w:autoSpaceDE w:val="0"/>
        <w:autoSpaceDN w:val="0"/>
        <w:adjustRightInd w:val="0"/>
        <w:ind w:left="4320" w:hanging="3960"/>
        <w:rPr>
          <w:rFonts w:ascii="Century Gothic" w:hAnsi="Century Gothic" w:cs="Calibri"/>
          <w:sz w:val="20"/>
          <w:szCs w:val="18"/>
        </w:rPr>
      </w:pPr>
      <w:r w:rsidRPr="00912EC7">
        <w:rPr>
          <w:rFonts w:ascii="Century Gothic" w:hAnsi="Century Gothic" w:cs="Calibri"/>
          <w:sz w:val="20"/>
          <w:szCs w:val="18"/>
        </w:rPr>
        <w:t xml:space="preserve"> </w:t>
      </w:r>
    </w:p>
    <w:p w14:paraId="35B64FB5"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Product Reviews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providing a proactive and transparent strategy for the review of each product/service category demonstrated through menu presentations and the development/ agreement of a category plan.</w:t>
      </w:r>
    </w:p>
    <w:p w14:paraId="2E1CAC12"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1D01F5CC"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Supplier Management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all Third Party Supplier and nominated suppliers (where applicable) engagement, relationship management and performance monitoring for all Food products procured and moving through the supply chain.</w:t>
      </w:r>
    </w:p>
    <w:p w14:paraId="6F3F62FB"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6DC52926"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Order Fulfilment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the placement of purchase orders; for ensuring order fulfilment and for all relevant management, approval and tracking.</w:t>
      </w:r>
    </w:p>
    <w:p w14:paraId="3FC87B49" w14:textId="77777777" w:rsidR="006F69DF" w:rsidRPr="00912EC7" w:rsidRDefault="006F69DF" w:rsidP="006F69DF">
      <w:pPr>
        <w:autoSpaceDE w:val="0"/>
        <w:autoSpaceDN w:val="0"/>
        <w:adjustRightInd w:val="0"/>
        <w:ind w:left="4320"/>
        <w:rPr>
          <w:rFonts w:ascii="Century Gothic" w:hAnsi="Century Gothic" w:cs="Calibri"/>
          <w:sz w:val="20"/>
          <w:szCs w:val="18"/>
        </w:rPr>
      </w:pPr>
    </w:p>
    <w:p w14:paraId="092E6954"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Forecasting - </w:t>
      </w:r>
      <w:r w:rsidRPr="00912EC7">
        <w:rPr>
          <w:rFonts w:ascii="Century Gothic" w:hAnsi="Century Gothic" w:cs="Calibri"/>
          <w:sz w:val="20"/>
          <w:szCs w:val="18"/>
        </w:rPr>
        <w:tab/>
        <w:t>The Supplier shall be responsible for the forecasting of usage and consumption of the products, including nominated supplier products and may provide this to Virgin for validation.</w:t>
      </w:r>
    </w:p>
    <w:p w14:paraId="548B6BC5"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03B23D83"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Contract Ownership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contracting with the Third Party Suppliers and shall be responsible for monthly updates to Virgin on the status of these relationships. A 12-month activity schedule is to be provided to Virgin detailing the year’s procurement activities. This is to be agreed between the Parties.</w:t>
      </w:r>
    </w:p>
    <w:p w14:paraId="67EE6F01"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41255DD8"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Category Plan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and Virgin shall be responsible for the co-creation of the Food category plan and menu development calendar. The Supplier shall be responsible for identifying potential sources of supply, incorporating any suggestions and recommendations made by Virgin.</w:t>
      </w:r>
    </w:p>
    <w:p w14:paraId="518DF133"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4D6B012D"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Master Product List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is required to manage, update and distribute on a monthly basis a master product list.</w:t>
      </w:r>
      <w:r w:rsidRPr="00912EC7" w:rsidDel="00A00982">
        <w:rPr>
          <w:rFonts w:ascii="Century Gothic" w:hAnsi="Century Gothic" w:cs="Calibri"/>
          <w:sz w:val="20"/>
          <w:szCs w:val="18"/>
        </w:rPr>
        <w:t xml:space="preserve"> </w:t>
      </w:r>
      <w:r w:rsidRPr="00912EC7">
        <w:rPr>
          <w:rFonts w:ascii="Century Gothic" w:hAnsi="Century Gothic" w:cs="Calibri"/>
          <w:sz w:val="20"/>
          <w:szCs w:val="18"/>
        </w:rPr>
        <w:t xml:space="preserve"> This list needs to </w:t>
      </w:r>
      <w:proofErr w:type="gramStart"/>
      <w:r w:rsidRPr="00912EC7">
        <w:rPr>
          <w:rFonts w:ascii="Century Gothic" w:hAnsi="Century Gothic" w:cs="Calibri"/>
          <w:sz w:val="20"/>
          <w:szCs w:val="18"/>
        </w:rPr>
        <w:t>include, but</w:t>
      </w:r>
      <w:proofErr w:type="gramEnd"/>
      <w:r w:rsidRPr="00912EC7">
        <w:rPr>
          <w:rFonts w:ascii="Century Gothic" w:hAnsi="Century Gothic" w:cs="Calibri"/>
          <w:sz w:val="20"/>
          <w:szCs w:val="18"/>
        </w:rPr>
        <w:t xml:space="preserve"> is not limited to the following information: product name, product number, product type, end user, supplier name, cost price and IPR status.</w:t>
      </w:r>
    </w:p>
    <w:p w14:paraId="1D18F869" w14:textId="77777777" w:rsidR="006F69DF" w:rsidRPr="00912EC7" w:rsidRDefault="006F69DF" w:rsidP="006F69DF">
      <w:pPr>
        <w:autoSpaceDE w:val="0"/>
        <w:autoSpaceDN w:val="0"/>
        <w:adjustRightInd w:val="0"/>
        <w:ind w:left="4320"/>
        <w:rPr>
          <w:rFonts w:ascii="Century Gothic" w:hAnsi="Century Gothic" w:cs="Calibri"/>
          <w:sz w:val="20"/>
          <w:szCs w:val="18"/>
        </w:rPr>
      </w:pPr>
    </w:p>
    <w:p w14:paraId="61FE9E8C"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Service Plan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is required to update the service plan in </w:t>
      </w:r>
      <w:proofErr w:type="spellStart"/>
      <w:r w:rsidRPr="00912EC7">
        <w:rPr>
          <w:rFonts w:ascii="Century Gothic" w:hAnsi="Century Gothic" w:cs="Calibri"/>
          <w:sz w:val="20"/>
          <w:szCs w:val="18"/>
        </w:rPr>
        <w:t>Promeus</w:t>
      </w:r>
      <w:proofErr w:type="spellEnd"/>
      <w:r w:rsidRPr="00912EC7">
        <w:rPr>
          <w:rFonts w:ascii="Century Gothic" w:hAnsi="Century Gothic" w:cs="Calibri"/>
          <w:sz w:val="20"/>
          <w:szCs w:val="18"/>
        </w:rPr>
        <w:t xml:space="preserve">, which is provided by </w:t>
      </w:r>
      <w:proofErr w:type="spellStart"/>
      <w:r w:rsidRPr="00912EC7">
        <w:rPr>
          <w:rFonts w:ascii="Century Gothic" w:hAnsi="Century Gothic" w:cs="Calibri"/>
          <w:sz w:val="20"/>
          <w:szCs w:val="18"/>
        </w:rPr>
        <w:t>Lomature</w:t>
      </w:r>
      <w:proofErr w:type="spellEnd"/>
      <w:r w:rsidRPr="00912EC7">
        <w:rPr>
          <w:rFonts w:ascii="Century Gothic" w:hAnsi="Century Gothic" w:cs="Calibri"/>
          <w:sz w:val="20"/>
          <w:szCs w:val="18"/>
        </w:rPr>
        <w:t xml:space="preserve"> and provide Virgin with a service plan which will include the product name, purchase price, logistics and handling costs </w:t>
      </w:r>
      <w:r w:rsidRPr="00912EC7">
        <w:rPr>
          <w:rFonts w:ascii="Century Gothic" w:hAnsi="Century Gothic" w:cs="Calibri"/>
          <w:sz w:val="20"/>
          <w:szCs w:val="18"/>
        </w:rPr>
        <w:lastRenderedPageBreak/>
        <w:t>and the final sale price to Virgin when these are proposed and agreed between the Parties.</w:t>
      </w:r>
    </w:p>
    <w:p w14:paraId="001548DD" w14:textId="77777777" w:rsidR="006F69DF" w:rsidRPr="00912EC7" w:rsidRDefault="006F69DF" w:rsidP="006F69DF">
      <w:pPr>
        <w:autoSpaceDE w:val="0"/>
        <w:autoSpaceDN w:val="0"/>
        <w:adjustRightInd w:val="0"/>
        <w:ind w:left="4320"/>
        <w:rPr>
          <w:rFonts w:ascii="Century Gothic" w:hAnsi="Century Gothic" w:cs="Calibri"/>
          <w:sz w:val="20"/>
          <w:szCs w:val="18"/>
        </w:rPr>
      </w:pPr>
    </w:p>
    <w:p w14:paraId="4B98FE42"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Payment Fulfilment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ensuring payment to their Suppliers and nominated suppliers for products / Services within the relevant terms. Any prices for nominated supplier products will be at a </w:t>
      </w:r>
      <w:proofErr w:type="gramStart"/>
      <w:r w:rsidRPr="00912EC7">
        <w:rPr>
          <w:rFonts w:ascii="Century Gothic" w:hAnsi="Century Gothic" w:cs="Calibri"/>
          <w:sz w:val="20"/>
          <w:szCs w:val="18"/>
        </w:rPr>
        <w:t>pass through</w:t>
      </w:r>
      <w:proofErr w:type="gramEnd"/>
      <w:r w:rsidRPr="00912EC7">
        <w:rPr>
          <w:rFonts w:ascii="Century Gothic" w:hAnsi="Century Gothic" w:cs="Calibri"/>
          <w:sz w:val="20"/>
          <w:szCs w:val="18"/>
        </w:rPr>
        <w:t xml:space="preserve"> cost.</w:t>
      </w:r>
    </w:p>
    <w:p w14:paraId="475EF7C1"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21537D0F"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Financial Spend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shall be responsible for managing the financial spend and for compliance with the budgetary requirements and for ensuring all Design to Cost targets are met and actual spend per head is within budget.</w:t>
      </w:r>
    </w:p>
    <w:p w14:paraId="1AF1690A"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3A576E23"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Stakeholders </w:t>
      </w:r>
      <w:r w:rsidRPr="00912EC7">
        <w:rPr>
          <w:rFonts w:ascii="Century Gothic" w:hAnsi="Century Gothic" w:cs="Calibri"/>
          <w:sz w:val="20"/>
          <w:szCs w:val="18"/>
        </w:rPr>
        <w:tab/>
        <w:t xml:space="preserve">The Supplier shall be required to work closely with stakeholders within Virgin and </w:t>
      </w:r>
      <w:proofErr w:type="gramStart"/>
      <w:r w:rsidRPr="00912EC7">
        <w:rPr>
          <w:rFonts w:ascii="Century Gothic" w:hAnsi="Century Gothic" w:cs="Calibri"/>
          <w:sz w:val="20"/>
          <w:szCs w:val="18"/>
        </w:rPr>
        <w:t>Third Party</w:t>
      </w:r>
      <w:proofErr w:type="gramEnd"/>
      <w:r w:rsidRPr="00912EC7">
        <w:rPr>
          <w:rFonts w:ascii="Century Gothic" w:hAnsi="Century Gothic" w:cs="Calibri"/>
          <w:sz w:val="20"/>
          <w:szCs w:val="18"/>
        </w:rPr>
        <w:t xml:space="preserve"> Suppliers (and nominated suppliers where appropriate) to fulfil the Services.</w:t>
      </w:r>
    </w:p>
    <w:p w14:paraId="472915D2" w14:textId="77777777" w:rsidR="006F69DF" w:rsidRPr="00912EC7" w:rsidRDefault="006F69DF" w:rsidP="006F69DF">
      <w:pPr>
        <w:autoSpaceDE w:val="0"/>
        <w:autoSpaceDN w:val="0"/>
        <w:adjustRightInd w:val="0"/>
        <w:ind w:left="360"/>
        <w:rPr>
          <w:rFonts w:ascii="Century Gothic" w:hAnsi="Century Gothic" w:cs="Calibri"/>
          <w:sz w:val="20"/>
          <w:szCs w:val="18"/>
        </w:rPr>
      </w:pPr>
    </w:p>
    <w:p w14:paraId="0E3702B7" w14:textId="77777777" w:rsidR="006F69DF" w:rsidRPr="00912EC7" w:rsidRDefault="006F69DF" w:rsidP="006F69DF">
      <w:pPr>
        <w:autoSpaceDE w:val="0"/>
        <w:autoSpaceDN w:val="0"/>
        <w:adjustRightInd w:val="0"/>
        <w:ind w:left="4253" w:hanging="3686"/>
        <w:rPr>
          <w:rFonts w:ascii="Century Gothic" w:hAnsi="Century Gothic" w:cs="Calibri"/>
          <w:sz w:val="20"/>
          <w:szCs w:val="18"/>
        </w:rPr>
      </w:pPr>
      <w:r w:rsidRPr="00912EC7">
        <w:rPr>
          <w:rFonts w:ascii="Century Gothic" w:hAnsi="Century Gothic" w:cs="Calibri"/>
          <w:sz w:val="20"/>
          <w:szCs w:val="18"/>
        </w:rPr>
        <w:t xml:space="preserve">Ad-hoc Information Requests </w:t>
      </w:r>
      <w:r w:rsidRPr="00912EC7">
        <w:rPr>
          <w:rFonts w:ascii="Century Gothic" w:hAnsi="Century Gothic" w:cs="Calibri"/>
          <w:sz w:val="20"/>
          <w:szCs w:val="18"/>
        </w:rPr>
        <w:tab/>
      </w:r>
      <w:proofErr w:type="gramStart"/>
      <w:r w:rsidRPr="00912EC7">
        <w:rPr>
          <w:rFonts w:ascii="Century Gothic" w:hAnsi="Century Gothic" w:cs="Calibri"/>
          <w:sz w:val="20"/>
          <w:szCs w:val="18"/>
        </w:rPr>
        <w:t>The</w:t>
      </w:r>
      <w:proofErr w:type="gramEnd"/>
      <w:r w:rsidRPr="00912EC7">
        <w:rPr>
          <w:rFonts w:ascii="Century Gothic" w:hAnsi="Century Gothic" w:cs="Calibri"/>
          <w:sz w:val="20"/>
          <w:szCs w:val="18"/>
        </w:rPr>
        <w:t xml:space="preserve"> Supplier is Virgin’s main point of contact for all</w:t>
      </w:r>
    </w:p>
    <w:p w14:paraId="6F6FEFC2" w14:textId="77777777" w:rsidR="006F69DF" w:rsidRPr="00912EC7" w:rsidRDefault="006F69DF" w:rsidP="006F69DF">
      <w:pPr>
        <w:autoSpaceDE w:val="0"/>
        <w:autoSpaceDN w:val="0"/>
        <w:adjustRightInd w:val="0"/>
        <w:ind w:left="4320"/>
        <w:rPr>
          <w:rFonts w:ascii="Century Gothic" w:hAnsi="Century Gothic" w:cs="Calibri"/>
          <w:sz w:val="20"/>
          <w:szCs w:val="18"/>
        </w:rPr>
      </w:pPr>
      <w:r w:rsidRPr="00912EC7">
        <w:rPr>
          <w:rFonts w:ascii="Century Gothic" w:hAnsi="Century Gothic" w:cs="Calibri"/>
          <w:sz w:val="20"/>
          <w:szCs w:val="18"/>
        </w:rPr>
        <w:t xml:space="preserve">ad-hoc requests relating to the portfolio of </w:t>
      </w:r>
      <w:proofErr w:type="gramStart"/>
      <w:r w:rsidRPr="00912EC7">
        <w:rPr>
          <w:rFonts w:ascii="Century Gothic" w:hAnsi="Century Gothic" w:cs="Calibri"/>
          <w:sz w:val="20"/>
          <w:szCs w:val="18"/>
        </w:rPr>
        <w:t>products</w:t>
      </w:r>
      <w:proofErr w:type="gramEnd"/>
    </w:p>
    <w:p w14:paraId="344DD80B" w14:textId="77777777" w:rsidR="006F69DF" w:rsidRPr="00912EC7" w:rsidRDefault="006F69DF" w:rsidP="006F69DF">
      <w:pPr>
        <w:autoSpaceDE w:val="0"/>
        <w:autoSpaceDN w:val="0"/>
        <w:adjustRightInd w:val="0"/>
        <w:ind w:left="4320"/>
        <w:rPr>
          <w:rFonts w:ascii="Century Gothic" w:hAnsi="Century Gothic" w:cs="Calibri"/>
          <w:sz w:val="20"/>
          <w:szCs w:val="18"/>
        </w:rPr>
      </w:pPr>
      <w:r w:rsidRPr="00912EC7">
        <w:rPr>
          <w:rFonts w:ascii="Century Gothic" w:hAnsi="Century Gothic" w:cs="Calibri"/>
          <w:sz w:val="20"/>
          <w:szCs w:val="18"/>
        </w:rPr>
        <w:t>/ Services.</w:t>
      </w:r>
    </w:p>
    <w:p w14:paraId="2965ED7F" w14:textId="77777777" w:rsidR="006F69DF" w:rsidRPr="00912EC7" w:rsidRDefault="006F69DF" w:rsidP="006F69DF">
      <w:pPr>
        <w:pStyle w:val="NoSpacing"/>
        <w:rPr>
          <w:rFonts w:ascii="Century Gothic" w:hAnsi="Century Gothic"/>
          <w:sz w:val="20"/>
          <w:szCs w:val="20"/>
        </w:rPr>
      </w:pPr>
    </w:p>
    <w:p w14:paraId="4654F043" w14:textId="77777777" w:rsidR="006F69DF" w:rsidRPr="00912EC7" w:rsidRDefault="006F69DF" w:rsidP="006F69DF">
      <w:pPr>
        <w:autoSpaceDE w:val="0"/>
        <w:autoSpaceDN w:val="0"/>
        <w:adjustRightInd w:val="0"/>
        <w:ind w:left="4320" w:hanging="3753"/>
        <w:rPr>
          <w:rFonts w:ascii="Century Gothic" w:hAnsi="Century Gothic" w:cs="Calibri,Bold"/>
          <w:bCs/>
          <w:sz w:val="20"/>
          <w:szCs w:val="18"/>
        </w:rPr>
      </w:pPr>
      <w:r w:rsidRPr="00912EC7">
        <w:rPr>
          <w:rFonts w:ascii="Century Gothic" w:hAnsi="Century Gothic" w:cs="Calibri,Bold"/>
          <w:bCs/>
          <w:sz w:val="20"/>
          <w:szCs w:val="18"/>
        </w:rPr>
        <w:t>Alleged Food Poisoning / Foreign Body Information</w:t>
      </w:r>
      <w:r w:rsidRPr="00912EC7">
        <w:rPr>
          <w:rFonts w:ascii="Century Gothic" w:hAnsi="Century Gothic" w:cs="Calibri,Bold"/>
          <w:bCs/>
          <w:sz w:val="20"/>
          <w:szCs w:val="18"/>
        </w:rPr>
        <w:tab/>
      </w:r>
      <w:proofErr w:type="gramStart"/>
      <w:r w:rsidRPr="00912EC7">
        <w:rPr>
          <w:rFonts w:ascii="Century Gothic" w:hAnsi="Century Gothic" w:cs="Calibri,Bold"/>
          <w:bCs/>
          <w:sz w:val="20"/>
          <w:szCs w:val="18"/>
        </w:rPr>
        <w:t>The</w:t>
      </w:r>
      <w:proofErr w:type="gramEnd"/>
      <w:r w:rsidRPr="00912EC7">
        <w:rPr>
          <w:rFonts w:ascii="Century Gothic" w:hAnsi="Century Gothic" w:cs="Calibri,Bold"/>
          <w:bCs/>
          <w:sz w:val="20"/>
          <w:szCs w:val="18"/>
        </w:rPr>
        <w:t xml:space="preserve"> Supplier shall be required to provide any information and / or documentation relating to AFP / AFB in accordance with the timelines outlined by Virgin’s Third Party Quality Auditor.</w:t>
      </w:r>
    </w:p>
    <w:p w14:paraId="43920CFC" w14:textId="77777777" w:rsidR="006F69DF" w:rsidRDefault="006F69DF" w:rsidP="006F69DF">
      <w:pPr>
        <w:autoSpaceDE w:val="0"/>
        <w:autoSpaceDN w:val="0"/>
        <w:adjustRightInd w:val="0"/>
        <w:rPr>
          <w:rFonts w:ascii="Century Gothic" w:hAnsi="Century Gothic" w:cs="Calibri,Bold"/>
          <w:b/>
          <w:bCs/>
          <w:sz w:val="20"/>
          <w:szCs w:val="18"/>
        </w:rPr>
      </w:pPr>
    </w:p>
    <w:p w14:paraId="207CF8B3" w14:textId="77777777" w:rsidR="006D5EAC" w:rsidRPr="00912EC7" w:rsidRDefault="006D5EAC" w:rsidP="006F69DF">
      <w:pPr>
        <w:autoSpaceDE w:val="0"/>
        <w:autoSpaceDN w:val="0"/>
        <w:adjustRightInd w:val="0"/>
        <w:rPr>
          <w:rFonts w:ascii="Century Gothic" w:hAnsi="Century Gothic" w:cs="Calibri,Bold"/>
          <w:b/>
          <w:bCs/>
          <w:sz w:val="20"/>
          <w:szCs w:val="18"/>
        </w:rPr>
      </w:pPr>
    </w:p>
    <w:p w14:paraId="550906CC"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5656A57C" w14:textId="42DAC80F" w:rsidR="006F69DF" w:rsidRPr="00912EC7" w:rsidRDefault="61292899" w:rsidP="009A418A">
      <w:pPr>
        <w:numPr>
          <w:ilvl w:val="0"/>
          <w:numId w:val="31"/>
        </w:numPr>
        <w:autoSpaceDE w:val="0"/>
        <w:autoSpaceDN w:val="0"/>
        <w:adjustRightInd w:val="0"/>
        <w:ind w:left="567" w:hanging="567"/>
        <w:jc w:val="left"/>
        <w:rPr>
          <w:rFonts w:ascii="Century Gothic" w:hAnsi="Century Gothic" w:cs="Calibri,Bold"/>
          <w:b/>
          <w:bCs/>
          <w:sz w:val="20"/>
        </w:rPr>
      </w:pPr>
      <w:r w:rsidRPr="00912EC7">
        <w:rPr>
          <w:rFonts w:ascii="Century Gothic" w:hAnsi="Century Gothic" w:cs="Calibri,Bold"/>
          <w:b/>
          <w:bCs/>
          <w:sz w:val="20"/>
        </w:rPr>
        <w:t>Supplier General Quality Assessment Criteria</w:t>
      </w:r>
    </w:p>
    <w:p w14:paraId="55177D08" w14:textId="77777777" w:rsidR="006F69DF" w:rsidRPr="00912EC7" w:rsidRDefault="006F69DF" w:rsidP="006F69DF">
      <w:pPr>
        <w:autoSpaceDE w:val="0"/>
        <w:autoSpaceDN w:val="0"/>
        <w:adjustRightInd w:val="0"/>
        <w:rPr>
          <w:rFonts w:ascii="Century Gothic" w:hAnsi="Century Gothic" w:cs="Calibri"/>
          <w:sz w:val="20"/>
          <w:szCs w:val="18"/>
        </w:rPr>
      </w:pPr>
    </w:p>
    <w:p w14:paraId="012486D5" w14:textId="740B1924" w:rsidR="006F69DF" w:rsidRPr="00912EC7" w:rsidRDefault="006F69DF" w:rsidP="009A418A">
      <w:pPr>
        <w:numPr>
          <w:ilvl w:val="1"/>
          <w:numId w:val="31"/>
        </w:numPr>
        <w:autoSpaceDE w:val="0"/>
        <w:autoSpaceDN w:val="0"/>
        <w:adjustRightInd w:val="0"/>
        <w:ind w:left="1418" w:hanging="851"/>
        <w:jc w:val="left"/>
        <w:rPr>
          <w:rFonts w:ascii="Century Gothic" w:hAnsi="Century Gothic" w:cs="Calibri"/>
          <w:sz w:val="20"/>
          <w:szCs w:val="18"/>
        </w:rPr>
      </w:pPr>
      <w:r w:rsidRPr="00912EC7">
        <w:rPr>
          <w:rFonts w:ascii="Century Gothic" w:hAnsi="Century Gothic" w:cs="Calibri"/>
          <w:sz w:val="20"/>
          <w:szCs w:val="18"/>
        </w:rPr>
        <w:t xml:space="preserve">The below outlines the quality assessment criteria that a proposed </w:t>
      </w:r>
      <w:r w:rsidR="000F5427" w:rsidRPr="00912EC7">
        <w:rPr>
          <w:rFonts w:ascii="Century Gothic" w:hAnsi="Century Gothic" w:cs="Calibri"/>
          <w:sz w:val="20"/>
          <w:szCs w:val="18"/>
        </w:rPr>
        <w:t>Third-Party</w:t>
      </w:r>
      <w:r w:rsidRPr="00912EC7">
        <w:rPr>
          <w:rFonts w:ascii="Century Gothic" w:hAnsi="Century Gothic" w:cs="Calibri"/>
          <w:sz w:val="20"/>
          <w:szCs w:val="18"/>
        </w:rPr>
        <w:t xml:space="preserve"> Supplier needs to comply with at a minimum level </w:t>
      </w:r>
      <w:proofErr w:type="gramStart"/>
      <w:r w:rsidRPr="00912EC7">
        <w:rPr>
          <w:rFonts w:ascii="Century Gothic" w:hAnsi="Century Gothic" w:cs="Calibri"/>
          <w:sz w:val="20"/>
          <w:szCs w:val="18"/>
        </w:rPr>
        <w:t>in order to</w:t>
      </w:r>
      <w:proofErr w:type="gramEnd"/>
      <w:r w:rsidRPr="00912EC7">
        <w:rPr>
          <w:rFonts w:ascii="Century Gothic" w:hAnsi="Century Gothic" w:cs="Calibri"/>
          <w:sz w:val="20"/>
          <w:szCs w:val="18"/>
        </w:rPr>
        <w:t xml:space="preserve"> be selected.</w:t>
      </w:r>
    </w:p>
    <w:p w14:paraId="71555492" w14:textId="77777777" w:rsidR="006F69DF" w:rsidRPr="00912EC7" w:rsidRDefault="006F69DF" w:rsidP="006F69DF">
      <w:pPr>
        <w:autoSpaceDE w:val="0"/>
        <w:autoSpaceDN w:val="0"/>
        <w:adjustRightInd w:val="0"/>
        <w:rPr>
          <w:rFonts w:ascii="Century Gothic" w:hAnsi="Century Gothic" w:cs="Calibri"/>
          <w:sz w:val="20"/>
          <w:szCs w:val="18"/>
        </w:rPr>
      </w:pPr>
    </w:p>
    <w:p w14:paraId="719A51E9" w14:textId="77777777" w:rsidR="006F69DF" w:rsidRPr="00912EC7" w:rsidRDefault="006F69DF" w:rsidP="006F69DF">
      <w:pPr>
        <w:autoSpaceDE w:val="0"/>
        <w:autoSpaceDN w:val="0"/>
        <w:adjustRightInd w:val="0"/>
        <w:rPr>
          <w:rFonts w:ascii="Century Gothic" w:hAnsi="Century Gothic" w:cs="Calibri"/>
          <w:sz w:val="20"/>
          <w:szCs w:val="18"/>
        </w:rPr>
      </w:pPr>
      <w:r w:rsidRPr="00912EC7">
        <w:rPr>
          <w:rFonts w:ascii="Century Gothic" w:hAnsi="Century Gothic"/>
          <w:noProof/>
          <w:sz w:val="20"/>
          <w:szCs w:val="18"/>
          <w:lang w:eastAsia="en-GB"/>
        </w:rPr>
        <w:drawing>
          <wp:inline distT="0" distB="0" distL="0" distR="0" wp14:anchorId="39D6E7C1" wp14:editId="0485B5C0">
            <wp:extent cx="4810760" cy="143891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10760" cy="1438910"/>
                    </a:xfrm>
                    <a:prstGeom prst="rect">
                      <a:avLst/>
                    </a:prstGeom>
                    <a:noFill/>
                    <a:ln>
                      <a:noFill/>
                    </a:ln>
                  </pic:spPr>
                </pic:pic>
              </a:graphicData>
            </a:graphic>
          </wp:inline>
        </w:drawing>
      </w:r>
    </w:p>
    <w:p w14:paraId="48453A2D"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22D5A4CB"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791FCE6B"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543ED46F"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09688004"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0903DD31" w14:textId="77777777" w:rsidR="006F69DF" w:rsidRPr="00912EC7" w:rsidRDefault="00096965" w:rsidP="00096965">
      <w:pPr>
        <w:autoSpaceDE w:val="0"/>
        <w:autoSpaceDN w:val="0"/>
        <w:adjustRightInd w:val="0"/>
        <w:ind w:left="1418" w:hanging="851"/>
        <w:rPr>
          <w:rFonts w:ascii="Century Gothic" w:hAnsi="Century Gothic" w:cs="Calibri"/>
          <w:sz w:val="20"/>
          <w:szCs w:val="18"/>
        </w:rPr>
      </w:pPr>
      <w:r w:rsidRPr="00912EC7">
        <w:rPr>
          <w:rFonts w:ascii="Century Gothic" w:hAnsi="Century Gothic" w:cs="Calibri"/>
          <w:sz w:val="20"/>
          <w:szCs w:val="18"/>
        </w:rPr>
        <w:t>6.2</w:t>
      </w:r>
      <w:r w:rsidRPr="00912EC7">
        <w:rPr>
          <w:rFonts w:ascii="Century Gothic" w:hAnsi="Century Gothic" w:cs="Calibri"/>
          <w:sz w:val="20"/>
          <w:szCs w:val="18"/>
        </w:rPr>
        <w:tab/>
      </w:r>
      <w:r w:rsidR="006F69DF" w:rsidRPr="00912EC7">
        <w:rPr>
          <w:rFonts w:ascii="Century Gothic" w:hAnsi="Century Gothic" w:cs="Calibri"/>
          <w:sz w:val="20"/>
          <w:szCs w:val="18"/>
        </w:rPr>
        <w:t>Third Party Suppliers are audited on an audit schedule based on a rating score, an example which is detailed below.</w:t>
      </w:r>
    </w:p>
    <w:p w14:paraId="74495C11" w14:textId="77777777" w:rsidR="006F69DF" w:rsidRPr="00912EC7" w:rsidRDefault="006F69DF" w:rsidP="006F69DF">
      <w:pPr>
        <w:autoSpaceDE w:val="0"/>
        <w:autoSpaceDN w:val="0"/>
        <w:adjustRightInd w:val="0"/>
        <w:rPr>
          <w:rFonts w:ascii="Century Gothic" w:hAnsi="Century Gothic" w:cs="Calibri"/>
          <w:sz w:val="20"/>
          <w:szCs w:val="18"/>
        </w:rPr>
      </w:pPr>
    </w:p>
    <w:p w14:paraId="3D5DEC04" w14:textId="77777777" w:rsidR="006F69DF" w:rsidRPr="00912EC7" w:rsidRDefault="006F69DF" w:rsidP="006F69DF">
      <w:pPr>
        <w:autoSpaceDE w:val="0"/>
        <w:autoSpaceDN w:val="0"/>
        <w:adjustRightInd w:val="0"/>
        <w:rPr>
          <w:rFonts w:ascii="Century Gothic" w:hAnsi="Century Gothic" w:cs="Calibri"/>
          <w:sz w:val="20"/>
          <w:szCs w:val="18"/>
        </w:rPr>
      </w:pPr>
      <w:r w:rsidRPr="00912EC7">
        <w:rPr>
          <w:rFonts w:ascii="Century Gothic" w:hAnsi="Century Gothic"/>
          <w:noProof/>
          <w:sz w:val="20"/>
          <w:szCs w:val="18"/>
          <w:lang w:eastAsia="en-GB"/>
        </w:rPr>
        <w:lastRenderedPageBreak/>
        <w:drawing>
          <wp:inline distT="0" distB="0" distL="0" distR="0" wp14:anchorId="189A4A0A" wp14:editId="72171974">
            <wp:extent cx="4890135" cy="2456815"/>
            <wp:effectExtent l="0" t="0" r="571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90135" cy="2456815"/>
                    </a:xfrm>
                    <a:prstGeom prst="rect">
                      <a:avLst/>
                    </a:prstGeom>
                    <a:noFill/>
                    <a:ln>
                      <a:noFill/>
                    </a:ln>
                  </pic:spPr>
                </pic:pic>
              </a:graphicData>
            </a:graphic>
          </wp:inline>
        </w:drawing>
      </w:r>
    </w:p>
    <w:p w14:paraId="57342866"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06FEADD2" w14:textId="77777777" w:rsidR="006F69DF" w:rsidRPr="00912EC7" w:rsidRDefault="006F69DF" w:rsidP="006F69DF">
      <w:pPr>
        <w:autoSpaceDE w:val="0"/>
        <w:autoSpaceDN w:val="0"/>
        <w:adjustRightInd w:val="0"/>
        <w:rPr>
          <w:rFonts w:ascii="Century Gothic" w:hAnsi="Century Gothic" w:cs="Calibri,Bold"/>
          <w:b/>
          <w:bCs/>
          <w:sz w:val="20"/>
          <w:szCs w:val="18"/>
        </w:rPr>
      </w:pPr>
    </w:p>
    <w:p w14:paraId="735EFFD1" w14:textId="77777777" w:rsidR="006F69DF" w:rsidRPr="00912EC7" w:rsidRDefault="006F69DF" w:rsidP="006F69DF">
      <w:pPr>
        <w:pStyle w:val="BodyText1"/>
        <w:rPr>
          <w:rFonts w:ascii="Century Gothic" w:hAnsi="Century Gothic"/>
          <w:sz w:val="20"/>
          <w:szCs w:val="18"/>
        </w:rPr>
      </w:pPr>
    </w:p>
    <w:p w14:paraId="1E88ED6A" w14:textId="77777777" w:rsidR="006F69DF" w:rsidRPr="00912EC7" w:rsidRDefault="006F69DF" w:rsidP="006F69DF">
      <w:pPr>
        <w:pStyle w:val="BodyText1"/>
        <w:rPr>
          <w:rFonts w:ascii="Century Gothic" w:hAnsi="Century Gothic"/>
          <w:sz w:val="20"/>
          <w:szCs w:val="18"/>
        </w:rPr>
      </w:pPr>
    </w:p>
    <w:p w14:paraId="0608B1FC" w14:textId="77777777" w:rsidR="006F69DF" w:rsidRPr="00912EC7" w:rsidRDefault="006F69DF" w:rsidP="006F69DF">
      <w:pPr>
        <w:pStyle w:val="BodyText1"/>
        <w:rPr>
          <w:rFonts w:ascii="Century Gothic" w:hAnsi="Century Gothic"/>
          <w:sz w:val="20"/>
          <w:szCs w:val="18"/>
        </w:rPr>
      </w:pPr>
    </w:p>
    <w:p w14:paraId="16A0C60C" w14:textId="77777777" w:rsidR="006F69DF" w:rsidRPr="00912EC7" w:rsidRDefault="006F69DF" w:rsidP="006F69DF">
      <w:pPr>
        <w:pStyle w:val="BodyText1"/>
        <w:rPr>
          <w:rFonts w:ascii="Century Gothic" w:hAnsi="Century Gothic"/>
          <w:sz w:val="20"/>
          <w:szCs w:val="18"/>
        </w:rPr>
      </w:pPr>
    </w:p>
    <w:p w14:paraId="30DA885C" w14:textId="77777777" w:rsidR="006F69DF" w:rsidRPr="00912EC7" w:rsidRDefault="006F69DF" w:rsidP="006F69DF">
      <w:pPr>
        <w:pStyle w:val="BodyText1"/>
        <w:rPr>
          <w:rFonts w:ascii="Century Gothic" w:hAnsi="Century Gothic"/>
          <w:sz w:val="20"/>
          <w:szCs w:val="18"/>
        </w:rPr>
      </w:pPr>
    </w:p>
    <w:p w14:paraId="4AAE0EA2" w14:textId="77777777" w:rsidR="006F69DF" w:rsidRPr="00912EC7" w:rsidRDefault="006F69DF" w:rsidP="006F69DF">
      <w:pPr>
        <w:pStyle w:val="BodyText1"/>
        <w:rPr>
          <w:rFonts w:ascii="Century Gothic" w:hAnsi="Century Gothic"/>
          <w:sz w:val="20"/>
          <w:szCs w:val="18"/>
        </w:rPr>
      </w:pPr>
    </w:p>
    <w:p w14:paraId="12743532" w14:textId="77777777" w:rsidR="006F69DF" w:rsidRPr="00912EC7" w:rsidRDefault="006F69DF" w:rsidP="006F69DF">
      <w:pPr>
        <w:pStyle w:val="BodyText1"/>
        <w:rPr>
          <w:rFonts w:ascii="Century Gothic" w:hAnsi="Century Gothic"/>
          <w:sz w:val="20"/>
          <w:szCs w:val="18"/>
        </w:rPr>
      </w:pPr>
    </w:p>
    <w:p w14:paraId="0F297890" w14:textId="77777777" w:rsidR="006F69DF" w:rsidRPr="00912EC7" w:rsidRDefault="006F69DF" w:rsidP="006F69DF">
      <w:pPr>
        <w:pStyle w:val="BodyText1"/>
        <w:rPr>
          <w:rFonts w:ascii="Century Gothic" w:hAnsi="Century Gothic"/>
          <w:sz w:val="20"/>
          <w:szCs w:val="18"/>
        </w:rPr>
      </w:pPr>
    </w:p>
    <w:p w14:paraId="4502E509" w14:textId="77777777" w:rsidR="006F69DF" w:rsidRPr="00912EC7" w:rsidRDefault="006F69DF" w:rsidP="006F69DF">
      <w:pPr>
        <w:pStyle w:val="BodyText1"/>
        <w:rPr>
          <w:rFonts w:ascii="Century Gothic" w:hAnsi="Century Gothic"/>
          <w:sz w:val="20"/>
          <w:szCs w:val="18"/>
        </w:rPr>
      </w:pPr>
    </w:p>
    <w:p w14:paraId="1B195101" w14:textId="77777777" w:rsidR="006F69DF" w:rsidRPr="00912EC7" w:rsidRDefault="006F69DF" w:rsidP="006F69DF">
      <w:pPr>
        <w:pStyle w:val="BodyText1"/>
        <w:rPr>
          <w:rFonts w:ascii="Century Gothic" w:hAnsi="Century Gothic"/>
          <w:sz w:val="20"/>
        </w:rPr>
      </w:pPr>
    </w:p>
    <w:p w14:paraId="2D194744" w14:textId="62C19F42" w:rsidR="0B2AA191" w:rsidRPr="00912EC7" w:rsidRDefault="0B2AA191" w:rsidP="0B2AA191">
      <w:pPr>
        <w:pStyle w:val="BodyText1"/>
        <w:rPr>
          <w:rFonts w:ascii="Century Gothic" w:hAnsi="Century Gothic"/>
          <w:sz w:val="20"/>
        </w:rPr>
      </w:pPr>
    </w:p>
    <w:p w14:paraId="6521E2D5" w14:textId="06628D7E" w:rsidR="0B2AA191" w:rsidRPr="00912EC7" w:rsidRDefault="0B2AA191" w:rsidP="0B2AA191">
      <w:pPr>
        <w:pStyle w:val="BodyText1"/>
        <w:rPr>
          <w:rFonts w:ascii="Century Gothic" w:hAnsi="Century Gothic"/>
          <w:sz w:val="20"/>
        </w:rPr>
      </w:pPr>
    </w:p>
    <w:p w14:paraId="2FAB66AD" w14:textId="28FB1621" w:rsidR="0B2AA191" w:rsidRPr="00912EC7" w:rsidRDefault="0B2AA191" w:rsidP="0B2AA191">
      <w:pPr>
        <w:pStyle w:val="BodyText1"/>
        <w:rPr>
          <w:rFonts w:ascii="Century Gothic" w:hAnsi="Century Gothic"/>
          <w:sz w:val="20"/>
        </w:rPr>
      </w:pPr>
    </w:p>
    <w:p w14:paraId="2CAEAD60" w14:textId="04900309" w:rsidR="0B2AA191" w:rsidRPr="00912EC7" w:rsidRDefault="0B2AA191" w:rsidP="0B2AA191">
      <w:pPr>
        <w:pStyle w:val="BodyText1"/>
        <w:rPr>
          <w:rFonts w:ascii="Century Gothic" w:hAnsi="Century Gothic"/>
          <w:sz w:val="20"/>
        </w:rPr>
      </w:pPr>
    </w:p>
    <w:p w14:paraId="272C74AA" w14:textId="3C1B95A5" w:rsidR="0B2AA191" w:rsidRPr="00912EC7" w:rsidRDefault="0B2AA191" w:rsidP="0B2AA191">
      <w:pPr>
        <w:pStyle w:val="BodyText1"/>
        <w:rPr>
          <w:rFonts w:ascii="Century Gothic" w:hAnsi="Century Gothic"/>
          <w:sz w:val="20"/>
        </w:rPr>
      </w:pPr>
    </w:p>
    <w:p w14:paraId="155D5D43" w14:textId="7AC6351A" w:rsidR="0B2AA191" w:rsidRPr="00912EC7" w:rsidRDefault="0B2AA191" w:rsidP="0B2AA191">
      <w:pPr>
        <w:pStyle w:val="BodyText1"/>
        <w:rPr>
          <w:rFonts w:ascii="Century Gothic" w:hAnsi="Century Gothic"/>
          <w:sz w:val="20"/>
        </w:rPr>
      </w:pPr>
    </w:p>
    <w:p w14:paraId="7260F1E6" w14:textId="40D97060" w:rsidR="0B2AA191" w:rsidRPr="00912EC7" w:rsidRDefault="0B2AA191" w:rsidP="0B2AA191">
      <w:pPr>
        <w:pStyle w:val="BodyText1"/>
        <w:rPr>
          <w:rFonts w:ascii="Century Gothic" w:hAnsi="Century Gothic"/>
          <w:sz w:val="20"/>
        </w:rPr>
      </w:pPr>
    </w:p>
    <w:p w14:paraId="33398AB1" w14:textId="73F6A917" w:rsidR="0B2AA191" w:rsidRPr="00912EC7" w:rsidRDefault="0B2AA191" w:rsidP="0B2AA191">
      <w:pPr>
        <w:pStyle w:val="BodyText1"/>
        <w:rPr>
          <w:rFonts w:ascii="Century Gothic" w:hAnsi="Century Gothic"/>
          <w:sz w:val="20"/>
        </w:rPr>
      </w:pPr>
    </w:p>
    <w:p w14:paraId="640BC259" w14:textId="4F22A321" w:rsidR="0B2AA191" w:rsidRPr="00912EC7" w:rsidRDefault="0B2AA191" w:rsidP="0B2AA191">
      <w:pPr>
        <w:pStyle w:val="BodyText1"/>
        <w:rPr>
          <w:rFonts w:ascii="Century Gothic" w:hAnsi="Century Gothic"/>
          <w:sz w:val="20"/>
        </w:rPr>
      </w:pPr>
    </w:p>
    <w:p w14:paraId="11A67F93" w14:textId="1879913E" w:rsidR="0B2AA191" w:rsidRPr="00912EC7" w:rsidRDefault="0B2AA191" w:rsidP="0B2AA191">
      <w:pPr>
        <w:pStyle w:val="BodyText1"/>
        <w:rPr>
          <w:rFonts w:ascii="Century Gothic" w:hAnsi="Century Gothic"/>
          <w:sz w:val="20"/>
        </w:rPr>
      </w:pPr>
    </w:p>
    <w:p w14:paraId="4B1DC35F" w14:textId="54BC7975" w:rsidR="0B2AA191" w:rsidRPr="00912EC7" w:rsidRDefault="0B2AA191" w:rsidP="0B2AA191">
      <w:pPr>
        <w:pStyle w:val="BodyText1"/>
        <w:rPr>
          <w:rFonts w:ascii="Century Gothic" w:hAnsi="Century Gothic"/>
          <w:sz w:val="20"/>
        </w:rPr>
      </w:pPr>
    </w:p>
    <w:p w14:paraId="63228B80" w14:textId="7AB6CA1D" w:rsidR="0B2AA191" w:rsidRPr="00912EC7" w:rsidRDefault="0B2AA191" w:rsidP="0B2AA191">
      <w:pPr>
        <w:pStyle w:val="BodyText1"/>
        <w:rPr>
          <w:rFonts w:ascii="Century Gothic" w:hAnsi="Century Gothic"/>
          <w:sz w:val="20"/>
        </w:rPr>
      </w:pPr>
    </w:p>
    <w:p w14:paraId="148BEDE9" w14:textId="192F3A1E" w:rsidR="0B2AA191" w:rsidRPr="00912EC7" w:rsidRDefault="0B2AA191" w:rsidP="0B2AA191">
      <w:pPr>
        <w:pStyle w:val="BodyText1"/>
        <w:rPr>
          <w:rFonts w:ascii="Century Gothic" w:hAnsi="Century Gothic"/>
          <w:sz w:val="20"/>
        </w:rPr>
      </w:pPr>
    </w:p>
    <w:p w14:paraId="3DF22C71" w14:textId="6B43C707" w:rsidR="006F69DF" w:rsidRPr="00912EC7" w:rsidRDefault="006F69DF" w:rsidP="00096965">
      <w:pPr>
        <w:pStyle w:val="BodyText1"/>
        <w:ind w:left="0"/>
        <w:jc w:val="center"/>
        <w:rPr>
          <w:rFonts w:ascii="Century Gothic" w:hAnsi="Century Gothic"/>
          <w:b/>
          <w:sz w:val="20"/>
          <w:szCs w:val="18"/>
          <w:u w:val="single"/>
        </w:rPr>
      </w:pPr>
      <w:r w:rsidRPr="00912EC7">
        <w:rPr>
          <w:rFonts w:ascii="Century Gothic" w:hAnsi="Century Gothic"/>
          <w:b/>
          <w:sz w:val="20"/>
          <w:szCs w:val="18"/>
          <w:u w:val="single"/>
        </w:rPr>
        <w:t>SCHEDULE 2</w:t>
      </w:r>
      <w:r w:rsidR="00F773DE">
        <w:rPr>
          <w:rFonts w:ascii="Century Gothic" w:hAnsi="Century Gothic"/>
          <w:b/>
          <w:sz w:val="20"/>
          <w:szCs w:val="18"/>
          <w:u w:val="single"/>
        </w:rPr>
        <w:t>0</w:t>
      </w:r>
    </w:p>
    <w:p w14:paraId="0E9FC677" w14:textId="77777777" w:rsidR="006F69DF" w:rsidRPr="00912EC7" w:rsidRDefault="006F69DF" w:rsidP="006F69DF">
      <w:pPr>
        <w:pStyle w:val="BodyText1"/>
        <w:rPr>
          <w:rFonts w:ascii="Century Gothic" w:hAnsi="Century Gothic"/>
          <w:sz w:val="20"/>
          <w:szCs w:val="18"/>
          <w:u w:val="single"/>
        </w:rPr>
      </w:pPr>
    </w:p>
    <w:p w14:paraId="228D8DC9" w14:textId="77777777" w:rsidR="006F69DF" w:rsidRPr="00912EC7" w:rsidRDefault="006F69DF" w:rsidP="006F69DF">
      <w:pPr>
        <w:pStyle w:val="NoSpacing"/>
        <w:jc w:val="center"/>
        <w:rPr>
          <w:rFonts w:ascii="Century Gothic" w:hAnsi="Century Gothic" w:cs="Arial"/>
          <w:b/>
          <w:sz w:val="20"/>
          <w:szCs w:val="20"/>
          <w:u w:val="single"/>
        </w:rPr>
      </w:pPr>
      <w:r w:rsidRPr="00912EC7">
        <w:rPr>
          <w:rFonts w:ascii="Century Gothic" w:hAnsi="Century Gothic" w:cs="Arial"/>
          <w:b/>
          <w:sz w:val="20"/>
          <w:szCs w:val="20"/>
          <w:u w:val="single"/>
        </w:rPr>
        <w:t>Menu Development</w:t>
      </w:r>
    </w:p>
    <w:p w14:paraId="2B852798" w14:textId="77777777" w:rsidR="006F69DF" w:rsidRPr="00912EC7" w:rsidRDefault="006F69DF" w:rsidP="006F69DF">
      <w:pPr>
        <w:pStyle w:val="NoSpacing"/>
        <w:jc w:val="center"/>
        <w:rPr>
          <w:rFonts w:ascii="Century Gothic" w:hAnsi="Century Gothic" w:cs="Arial"/>
          <w:b/>
          <w:sz w:val="20"/>
          <w:szCs w:val="20"/>
        </w:rPr>
      </w:pPr>
    </w:p>
    <w:p w14:paraId="2E4CC850" w14:textId="77777777" w:rsidR="006F69DF" w:rsidRPr="00912EC7" w:rsidRDefault="006F69DF" w:rsidP="009A418A">
      <w:pPr>
        <w:pStyle w:val="NoSpacing"/>
        <w:numPr>
          <w:ilvl w:val="0"/>
          <w:numId w:val="32"/>
        </w:numPr>
        <w:ind w:left="567" w:hanging="567"/>
        <w:rPr>
          <w:rFonts w:ascii="Century Gothic" w:hAnsi="Century Gothic" w:cs="Arial"/>
          <w:b/>
          <w:sz w:val="20"/>
          <w:szCs w:val="20"/>
        </w:rPr>
      </w:pPr>
      <w:r w:rsidRPr="00912EC7">
        <w:rPr>
          <w:rFonts w:ascii="Century Gothic" w:hAnsi="Century Gothic" w:cs="Arial"/>
          <w:b/>
          <w:sz w:val="20"/>
          <w:szCs w:val="20"/>
        </w:rPr>
        <w:t xml:space="preserve">Introduction </w:t>
      </w:r>
    </w:p>
    <w:p w14:paraId="52AD7396" w14:textId="77777777" w:rsidR="006F69DF" w:rsidRPr="00912EC7" w:rsidRDefault="006F69DF" w:rsidP="006F69DF">
      <w:pPr>
        <w:pStyle w:val="NoSpacing"/>
        <w:ind w:left="720"/>
        <w:rPr>
          <w:rFonts w:ascii="Century Gothic" w:hAnsi="Century Gothic" w:cs="Arial"/>
          <w:sz w:val="20"/>
          <w:szCs w:val="20"/>
        </w:rPr>
      </w:pPr>
    </w:p>
    <w:p w14:paraId="6338291E" w14:textId="77777777" w:rsidR="006F69DF" w:rsidRPr="00912EC7" w:rsidRDefault="006F69DF"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This Schedule defines the scope of activity required to design and deliver new menus which continually improve Food and </w:t>
      </w:r>
      <w:proofErr w:type="gramStart"/>
      <w:r w:rsidRPr="00912EC7">
        <w:rPr>
          <w:rFonts w:ascii="Century Gothic" w:hAnsi="Century Gothic" w:cs="Arial"/>
          <w:sz w:val="20"/>
          <w:szCs w:val="20"/>
        </w:rPr>
        <w:t>Product;</w:t>
      </w:r>
      <w:proofErr w:type="gramEnd"/>
      <w:r w:rsidRPr="00912EC7">
        <w:rPr>
          <w:rFonts w:ascii="Century Gothic" w:hAnsi="Century Gothic" w:cs="Arial"/>
          <w:sz w:val="20"/>
          <w:szCs w:val="20"/>
        </w:rPr>
        <w:t xml:space="preserve"> an integral part of Virgin’s overall inflight service. This includes working with manufacturers and other suppliers to translate the Virgin brand characteristics, under the guidance of Virgin's Food vision (as documented in the Food manual and as notified to the Supplier from time to time), into viable Food product ranges. </w:t>
      </w:r>
    </w:p>
    <w:p w14:paraId="7C8E45C0" w14:textId="77777777" w:rsidR="006F69DF" w:rsidRPr="00912EC7" w:rsidRDefault="006F69DF" w:rsidP="00096965">
      <w:pPr>
        <w:pStyle w:val="NoSpacing"/>
        <w:ind w:left="1418" w:hanging="851"/>
        <w:jc w:val="both"/>
        <w:rPr>
          <w:rFonts w:ascii="Century Gothic" w:hAnsi="Century Gothic" w:cs="Arial"/>
          <w:sz w:val="20"/>
          <w:szCs w:val="20"/>
        </w:rPr>
      </w:pPr>
    </w:p>
    <w:p w14:paraId="7916DF7E" w14:textId="77777777" w:rsidR="006F69DF" w:rsidRPr="00912EC7" w:rsidRDefault="006F69DF"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The defined scope also assigns responsibility for ensuring that all new Product development is financially, </w:t>
      </w:r>
      <w:proofErr w:type="gramStart"/>
      <w:r w:rsidRPr="00912EC7">
        <w:rPr>
          <w:rFonts w:ascii="Century Gothic" w:hAnsi="Century Gothic" w:cs="Arial"/>
          <w:sz w:val="20"/>
          <w:szCs w:val="20"/>
        </w:rPr>
        <w:t>operationally</w:t>
      </w:r>
      <w:proofErr w:type="gramEnd"/>
      <w:r w:rsidRPr="00912EC7">
        <w:rPr>
          <w:rFonts w:ascii="Century Gothic" w:hAnsi="Century Gothic" w:cs="Arial"/>
          <w:sz w:val="20"/>
          <w:szCs w:val="20"/>
        </w:rPr>
        <w:t xml:space="preserve"> and commercially achievable within Virgin’s supply chain parameters. </w:t>
      </w:r>
    </w:p>
    <w:p w14:paraId="7D88D1A4" w14:textId="77777777" w:rsidR="006F69DF" w:rsidRPr="00912EC7" w:rsidRDefault="006F69DF" w:rsidP="00096965">
      <w:pPr>
        <w:pStyle w:val="NoSpacing"/>
        <w:ind w:left="1418" w:hanging="851"/>
        <w:jc w:val="both"/>
        <w:rPr>
          <w:rFonts w:ascii="Century Gothic" w:hAnsi="Century Gothic" w:cs="Arial"/>
          <w:sz w:val="20"/>
          <w:szCs w:val="20"/>
        </w:rPr>
      </w:pPr>
    </w:p>
    <w:p w14:paraId="04DF7DF0" w14:textId="77777777" w:rsidR="006F69DF" w:rsidRPr="00912EC7" w:rsidRDefault="006F69DF"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lastRenderedPageBreak/>
        <w:t xml:space="preserve">The main outputs shall be the completion of new menus for Virgin’s in-flight operations in the form of pricing and detailed Product specifications. </w:t>
      </w:r>
    </w:p>
    <w:p w14:paraId="0CEF0F52" w14:textId="77777777" w:rsidR="006F69DF" w:rsidRPr="00912EC7" w:rsidRDefault="006F69DF" w:rsidP="006F69DF">
      <w:pPr>
        <w:pStyle w:val="NoSpacing"/>
        <w:ind w:left="720"/>
        <w:rPr>
          <w:rFonts w:ascii="Century Gothic" w:hAnsi="Century Gothic" w:cs="Arial"/>
          <w:b/>
          <w:sz w:val="20"/>
          <w:szCs w:val="20"/>
        </w:rPr>
      </w:pPr>
    </w:p>
    <w:p w14:paraId="4A2B79EE" w14:textId="77777777" w:rsidR="006F69DF" w:rsidRPr="00912EC7" w:rsidRDefault="006F69DF" w:rsidP="009A418A">
      <w:pPr>
        <w:pStyle w:val="NoSpacing"/>
        <w:numPr>
          <w:ilvl w:val="0"/>
          <w:numId w:val="32"/>
        </w:numPr>
        <w:ind w:left="567" w:hanging="567"/>
        <w:rPr>
          <w:rFonts w:ascii="Century Gothic" w:hAnsi="Century Gothic" w:cs="Arial"/>
          <w:b/>
          <w:sz w:val="20"/>
          <w:szCs w:val="20"/>
        </w:rPr>
      </w:pPr>
      <w:r w:rsidRPr="00912EC7">
        <w:rPr>
          <w:rFonts w:ascii="Century Gothic" w:hAnsi="Century Gothic" w:cs="Arial"/>
          <w:b/>
          <w:sz w:val="20"/>
          <w:szCs w:val="20"/>
        </w:rPr>
        <w:t xml:space="preserve">Service Definition </w:t>
      </w:r>
    </w:p>
    <w:p w14:paraId="00F181B2" w14:textId="77777777" w:rsidR="006F69DF" w:rsidRPr="00912EC7" w:rsidRDefault="006F69DF" w:rsidP="006F69DF">
      <w:pPr>
        <w:pStyle w:val="NoSpacing"/>
        <w:ind w:left="720"/>
        <w:rPr>
          <w:rFonts w:ascii="Century Gothic" w:hAnsi="Century Gothic" w:cs="Arial"/>
          <w:sz w:val="20"/>
          <w:szCs w:val="20"/>
        </w:rPr>
      </w:pPr>
    </w:p>
    <w:p w14:paraId="4C094229" w14:textId="77777777" w:rsidR="006F69DF" w:rsidRPr="00912EC7" w:rsidRDefault="006F69DF"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The Supplier shall work with Virgin to: </w:t>
      </w:r>
    </w:p>
    <w:p w14:paraId="1A3BF717" w14:textId="77777777" w:rsidR="006F69DF" w:rsidRPr="00912EC7" w:rsidRDefault="006F69DF" w:rsidP="006F69DF">
      <w:pPr>
        <w:pStyle w:val="NoSpacing"/>
        <w:jc w:val="both"/>
        <w:rPr>
          <w:rFonts w:ascii="Century Gothic" w:hAnsi="Century Gothic" w:cs="Arial"/>
          <w:sz w:val="20"/>
          <w:szCs w:val="20"/>
        </w:rPr>
      </w:pPr>
    </w:p>
    <w:p w14:paraId="0982E448" w14:textId="77777777" w:rsidR="006F69DF" w:rsidRPr="00912EC7" w:rsidRDefault="006F69DF" w:rsidP="009A418A">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 xml:space="preserve">Design and develop in accordance with the style and Food manual and sustainability framework and in line with all Design to Cost </w:t>
      </w:r>
      <w:proofErr w:type="gramStart"/>
      <w:r w:rsidRPr="00912EC7">
        <w:rPr>
          <w:rFonts w:ascii="Century Gothic" w:hAnsi="Century Gothic" w:cs="Arial"/>
          <w:sz w:val="20"/>
          <w:szCs w:val="20"/>
        </w:rPr>
        <w:t>targets;</w:t>
      </w:r>
      <w:proofErr w:type="gramEnd"/>
      <w:r w:rsidRPr="00912EC7">
        <w:rPr>
          <w:rFonts w:ascii="Century Gothic" w:hAnsi="Century Gothic" w:cs="Arial"/>
          <w:sz w:val="20"/>
          <w:szCs w:val="20"/>
        </w:rPr>
        <w:t xml:space="preserve"> </w:t>
      </w:r>
    </w:p>
    <w:p w14:paraId="7D7C5719" w14:textId="77777777" w:rsidR="006F69DF" w:rsidRPr="00912EC7" w:rsidRDefault="006F69DF" w:rsidP="00096965">
      <w:pPr>
        <w:pStyle w:val="NoSpacing"/>
        <w:ind w:left="1985" w:hanging="567"/>
        <w:jc w:val="both"/>
        <w:rPr>
          <w:rFonts w:ascii="Century Gothic" w:hAnsi="Century Gothic" w:cs="Arial"/>
          <w:sz w:val="20"/>
          <w:szCs w:val="20"/>
        </w:rPr>
      </w:pPr>
    </w:p>
    <w:p w14:paraId="26265C16" w14:textId="2110BAA8" w:rsidR="006F69DF" w:rsidRPr="00912EC7" w:rsidRDefault="61292899" w:rsidP="009A418A">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Write menu descriptions, and/or propose changes to Service documentation including service plans, digital images</w:t>
      </w:r>
      <w:r w:rsidR="2454CF88" w:rsidRPr="00912EC7">
        <w:rPr>
          <w:rFonts w:ascii="Century Gothic" w:hAnsi="Century Gothic" w:cs="Arial"/>
          <w:sz w:val="20"/>
          <w:szCs w:val="20"/>
        </w:rPr>
        <w:t>, allergen and nutritional information</w:t>
      </w:r>
      <w:r w:rsidRPr="00912EC7">
        <w:rPr>
          <w:rFonts w:ascii="Century Gothic" w:hAnsi="Century Gothic" w:cs="Arial"/>
          <w:sz w:val="20"/>
          <w:szCs w:val="20"/>
        </w:rPr>
        <w:t xml:space="preserve"> and detailed </w:t>
      </w:r>
      <w:proofErr w:type="gramStart"/>
      <w:r w:rsidRPr="00912EC7">
        <w:rPr>
          <w:rFonts w:ascii="Century Gothic" w:hAnsi="Century Gothic" w:cs="Arial"/>
          <w:sz w:val="20"/>
          <w:szCs w:val="20"/>
        </w:rPr>
        <w:t>pricing;</w:t>
      </w:r>
      <w:proofErr w:type="gramEnd"/>
      <w:r w:rsidRPr="00912EC7">
        <w:rPr>
          <w:rFonts w:ascii="Century Gothic" w:hAnsi="Century Gothic" w:cs="Arial"/>
          <w:sz w:val="20"/>
          <w:szCs w:val="20"/>
        </w:rPr>
        <w:t xml:space="preserve"> </w:t>
      </w:r>
    </w:p>
    <w:p w14:paraId="28A7712A" w14:textId="77777777" w:rsidR="006F69DF" w:rsidRPr="00912EC7" w:rsidRDefault="006F69DF" w:rsidP="00096965">
      <w:pPr>
        <w:pStyle w:val="NoSpacing"/>
        <w:ind w:left="1985" w:hanging="567"/>
        <w:jc w:val="both"/>
        <w:rPr>
          <w:rFonts w:ascii="Century Gothic" w:hAnsi="Century Gothic" w:cs="Arial"/>
          <w:sz w:val="20"/>
          <w:szCs w:val="20"/>
        </w:rPr>
      </w:pPr>
    </w:p>
    <w:p w14:paraId="3AAD2270" w14:textId="77777777" w:rsidR="006F69DF" w:rsidRPr="00912EC7" w:rsidRDefault="006F69DF" w:rsidP="009A418A">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Provide launch support for all new outbound menus (and inbound menus where appropriate</w:t>
      </w:r>
      <w:proofErr w:type="gramStart"/>
      <w:r w:rsidRPr="00912EC7">
        <w:rPr>
          <w:rFonts w:ascii="Century Gothic" w:hAnsi="Century Gothic" w:cs="Arial"/>
          <w:sz w:val="20"/>
          <w:szCs w:val="20"/>
        </w:rPr>
        <w:t>);</w:t>
      </w:r>
      <w:proofErr w:type="gramEnd"/>
      <w:r w:rsidRPr="00912EC7">
        <w:rPr>
          <w:rFonts w:ascii="Century Gothic" w:hAnsi="Century Gothic" w:cs="Arial"/>
          <w:sz w:val="20"/>
          <w:szCs w:val="20"/>
        </w:rPr>
        <w:t xml:space="preserve"> </w:t>
      </w:r>
    </w:p>
    <w:p w14:paraId="1F0EF5C9" w14:textId="77777777" w:rsidR="006F69DF" w:rsidRPr="00912EC7" w:rsidRDefault="006F69DF" w:rsidP="00096965">
      <w:pPr>
        <w:pStyle w:val="NoSpacing"/>
        <w:ind w:left="1985" w:hanging="567"/>
        <w:jc w:val="both"/>
        <w:rPr>
          <w:rFonts w:ascii="Century Gothic" w:hAnsi="Century Gothic" w:cs="Arial"/>
          <w:sz w:val="20"/>
          <w:szCs w:val="20"/>
        </w:rPr>
      </w:pPr>
    </w:p>
    <w:p w14:paraId="1BF7E45B" w14:textId="77777777" w:rsidR="006F69DF" w:rsidRPr="00912EC7" w:rsidRDefault="006F69DF" w:rsidP="009A418A">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 xml:space="preserve">Provide culinary expertise for the development of new menu concepts by </w:t>
      </w:r>
      <w:proofErr w:type="gramStart"/>
      <w:r w:rsidRPr="00912EC7">
        <w:rPr>
          <w:rFonts w:ascii="Century Gothic" w:hAnsi="Century Gothic" w:cs="Arial"/>
          <w:sz w:val="20"/>
          <w:szCs w:val="20"/>
        </w:rPr>
        <w:t>Virgin;</w:t>
      </w:r>
      <w:proofErr w:type="gramEnd"/>
      <w:r w:rsidRPr="00912EC7">
        <w:rPr>
          <w:rFonts w:ascii="Century Gothic" w:hAnsi="Century Gothic" w:cs="Arial"/>
          <w:sz w:val="20"/>
          <w:szCs w:val="20"/>
        </w:rPr>
        <w:t xml:space="preserve"> </w:t>
      </w:r>
    </w:p>
    <w:p w14:paraId="100043B7" w14:textId="77777777" w:rsidR="006F69DF" w:rsidRPr="00912EC7" w:rsidRDefault="006F69DF" w:rsidP="00096965">
      <w:pPr>
        <w:pStyle w:val="NoSpacing"/>
        <w:ind w:left="1985" w:hanging="567"/>
        <w:jc w:val="both"/>
        <w:rPr>
          <w:rFonts w:ascii="Century Gothic" w:hAnsi="Century Gothic" w:cs="Arial"/>
          <w:sz w:val="20"/>
          <w:szCs w:val="20"/>
        </w:rPr>
      </w:pPr>
    </w:p>
    <w:p w14:paraId="75326FFC" w14:textId="77777777" w:rsidR="006F69DF" w:rsidRPr="00912EC7" w:rsidRDefault="006F69DF" w:rsidP="009A418A">
      <w:pPr>
        <w:pStyle w:val="NoSpacing"/>
        <w:numPr>
          <w:ilvl w:val="0"/>
          <w:numId w:val="33"/>
        </w:numPr>
        <w:ind w:left="1985" w:hanging="567"/>
        <w:jc w:val="both"/>
        <w:rPr>
          <w:rFonts w:ascii="Century Gothic" w:hAnsi="Century Gothic" w:cs="Arial"/>
          <w:sz w:val="20"/>
          <w:szCs w:val="20"/>
        </w:rPr>
      </w:pPr>
      <w:r w:rsidRPr="00912EC7">
        <w:rPr>
          <w:rFonts w:ascii="Century Gothic" w:hAnsi="Century Gothic" w:cs="Arial"/>
          <w:sz w:val="20"/>
          <w:szCs w:val="20"/>
        </w:rPr>
        <w:t xml:space="preserve">Manage and track the performance of all Food Third Party Suppliers and nominated suppliers. </w:t>
      </w:r>
    </w:p>
    <w:p w14:paraId="2AFF12B4" w14:textId="77777777" w:rsidR="006F69DF" w:rsidRPr="00912EC7" w:rsidRDefault="006F69DF" w:rsidP="006F69DF">
      <w:pPr>
        <w:pStyle w:val="NoSpacing"/>
        <w:jc w:val="both"/>
        <w:rPr>
          <w:rFonts w:ascii="Century Gothic" w:hAnsi="Century Gothic" w:cs="Arial"/>
          <w:sz w:val="20"/>
          <w:szCs w:val="20"/>
        </w:rPr>
      </w:pPr>
    </w:p>
    <w:p w14:paraId="167D5C7C" w14:textId="77777777" w:rsidR="006F69DF" w:rsidRPr="00912EC7" w:rsidRDefault="006F69DF" w:rsidP="009A418A">
      <w:pPr>
        <w:pStyle w:val="NoSpacing"/>
        <w:numPr>
          <w:ilvl w:val="0"/>
          <w:numId w:val="32"/>
        </w:numPr>
        <w:ind w:left="567" w:hanging="567"/>
        <w:rPr>
          <w:rFonts w:ascii="Century Gothic" w:hAnsi="Century Gothic" w:cs="Arial"/>
          <w:b/>
          <w:sz w:val="20"/>
          <w:szCs w:val="20"/>
        </w:rPr>
      </w:pPr>
      <w:r w:rsidRPr="00912EC7">
        <w:rPr>
          <w:rFonts w:ascii="Century Gothic" w:hAnsi="Century Gothic" w:cs="Arial"/>
          <w:b/>
          <w:sz w:val="20"/>
          <w:szCs w:val="20"/>
        </w:rPr>
        <w:t xml:space="preserve">Menu Development and Change Frequency </w:t>
      </w:r>
    </w:p>
    <w:p w14:paraId="6251B366" w14:textId="77777777" w:rsidR="006F69DF" w:rsidRPr="00912EC7" w:rsidRDefault="006F69DF" w:rsidP="006F69DF">
      <w:pPr>
        <w:pStyle w:val="NoSpacing"/>
        <w:rPr>
          <w:rFonts w:ascii="Century Gothic" w:hAnsi="Century Gothic" w:cs="Arial"/>
          <w:sz w:val="20"/>
          <w:szCs w:val="20"/>
        </w:rPr>
      </w:pPr>
    </w:p>
    <w:p w14:paraId="735C2C4A" w14:textId="061D41B3" w:rsidR="006F69DF" w:rsidRPr="00912EC7" w:rsidRDefault="61292899"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frequency of the Menu Changes will be determined by Virgin and are </w:t>
      </w:r>
      <w:r w:rsidR="104AAB66" w:rsidRPr="00912EC7">
        <w:rPr>
          <w:rFonts w:ascii="Century Gothic" w:hAnsi="Century Gothic" w:cs="Arial"/>
          <w:color w:val="000000" w:themeColor="text1"/>
          <w:sz w:val="20"/>
          <w:szCs w:val="20"/>
        </w:rPr>
        <w:t>6 monthly for all cabins, except J which changes starters and desserts every 3 months.</w:t>
      </w:r>
      <w:r w:rsidRPr="00912EC7">
        <w:rPr>
          <w:rFonts w:ascii="Century Gothic" w:hAnsi="Century Gothic" w:cs="Arial"/>
          <w:color w:val="000000" w:themeColor="text1"/>
          <w:sz w:val="20"/>
          <w:szCs w:val="20"/>
        </w:rPr>
        <w:t xml:space="preserve"> Any change to the frequency of the Menu Change will be discussed and agreed by the Parties.</w:t>
      </w:r>
    </w:p>
    <w:p w14:paraId="321C03BA"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77C7BF53" w14:textId="77777777"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Beyond the specific points at which new menus and new Product developments shall be launched, there shall be other triggers for planning from time to time, to include, for example, but not be limited to: </w:t>
      </w:r>
    </w:p>
    <w:p w14:paraId="4503BB4D" w14:textId="77777777" w:rsidR="006F69DF" w:rsidRPr="00912EC7" w:rsidRDefault="006F69DF" w:rsidP="006F69DF">
      <w:pPr>
        <w:pStyle w:val="NoSpacing"/>
        <w:jc w:val="both"/>
        <w:rPr>
          <w:rFonts w:ascii="Century Gothic" w:hAnsi="Century Gothic" w:cs="Arial"/>
          <w:sz w:val="20"/>
          <w:szCs w:val="20"/>
        </w:rPr>
      </w:pPr>
    </w:p>
    <w:p w14:paraId="3B356565"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Ad-hoc and charter flights, e.g. entry into service flights or special charter flights. </w:t>
      </w:r>
    </w:p>
    <w:p w14:paraId="0A7FA72A"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Marketing events, e.g. route birthday celebrations. </w:t>
      </w:r>
    </w:p>
    <w:p w14:paraId="5E3CB712"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Press flights, e.g. new Product launches. </w:t>
      </w:r>
    </w:p>
    <w:p w14:paraId="5A480BF3"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Immediate service recovery, e.g. total failure of a new Product launch.</w:t>
      </w:r>
    </w:p>
    <w:p w14:paraId="18FF3E06"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 xml:space="preserve">Ongoing menu performance issues </w:t>
      </w:r>
    </w:p>
    <w:p w14:paraId="12FB305E" w14:textId="77777777" w:rsidR="006F69DF" w:rsidRPr="00912EC7" w:rsidRDefault="006F69DF" w:rsidP="009A418A">
      <w:pPr>
        <w:pStyle w:val="NoSpacing"/>
        <w:numPr>
          <w:ilvl w:val="0"/>
          <w:numId w:val="34"/>
        </w:numPr>
        <w:ind w:left="1985" w:hanging="567"/>
        <w:jc w:val="both"/>
        <w:rPr>
          <w:rFonts w:ascii="Century Gothic" w:hAnsi="Century Gothic" w:cs="Arial"/>
          <w:sz w:val="20"/>
          <w:szCs w:val="20"/>
        </w:rPr>
      </w:pPr>
      <w:r w:rsidRPr="00912EC7">
        <w:rPr>
          <w:rFonts w:ascii="Century Gothic" w:hAnsi="Century Gothic" w:cs="Arial"/>
          <w:sz w:val="20"/>
          <w:szCs w:val="20"/>
        </w:rPr>
        <w:t>Short notice relief/mercy flights</w:t>
      </w:r>
    </w:p>
    <w:p w14:paraId="497B44DD" w14:textId="77777777" w:rsidR="006F69DF" w:rsidRPr="00912EC7" w:rsidRDefault="006F69DF" w:rsidP="006F69DF">
      <w:pPr>
        <w:pStyle w:val="NoSpacing"/>
        <w:ind w:left="1440"/>
        <w:jc w:val="both"/>
        <w:rPr>
          <w:rFonts w:ascii="Century Gothic" w:hAnsi="Century Gothic" w:cs="Arial"/>
          <w:sz w:val="20"/>
          <w:szCs w:val="20"/>
        </w:rPr>
      </w:pPr>
      <w:r w:rsidRPr="00912EC7">
        <w:rPr>
          <w:rFonts w:ascii="Century Gothic" w:hAnsi="Century Gothic" w:cs="Arial"/>
          <w:sz w:val="20"/>
          <w:szCs w:val="20"/>
        </w:rPr>
        <w:br w:type="page"/>
      </w:r>
    </w:p>
    <w:p w14:paraId="190DAD67" w14:textId="77777777" w:rsidR="006F69DF" w:rsidRPr="00912EC7" w:rsidRDefault="006F69DF" w:rsidP="009A418A">
      <w:pPr>
        <w:pStyle w:val="NoSpacing"/>
        <w:numPr>
          <w:ilvl w:val="0"/>
          <w:numId w:val="32"/>
        </w:numPr>
        <w:ind w:left="567" w:hanging="567"/>
        <w:rPr>
          <w:rFonts w:ascii="Century Gothic" w:hAnsi="Century Gothic" w:cs="Arial"/>
          <w:b/>
          <w:color w:val="000000"/>
          <w:sz w:val="20"/>
          <w:szCs w:val="20"/>
        </w:rPr>
      </w:pPr>
      <w:r w:rsidRPr="00912EC7">
        <w:rPr>
          <w:rFonts w:ascii="Century Gothic" w:hAnsi="Century Gothic" w:cs="Arial"/>
          <w:b/>
          <w:color w:val="000000"/>
          <w:sz w:val="20"/>
          <w:szCs w:val="20"/>
        </w:rPr>
        <w:lastRenderedPageBreak/>
        <w:t xml:space="preserve">Menu Development Process </w:t>
      </w:r>
    </w:p>
    <w:p w14:paraId="3CC1F719" w14:textId="77777777" w:rsidR="006F69DF" w:rsidRPr="00912EC7" w:rsidRDefault="006F69DF" w:rsidP="006F69DF">
      <w:pPr>
        <w:pStyle w:val="NoSpacing"/>
        <w:ind w:left="720"/>
        <w:rPr>
          <w:rFonts w:ascii="Century Gothic" w:hAnsi="Century Gothic" w:cs="Arial"/>
          <w:color w:val="000000"/>
          <w:sz w:val="20"/>
          <w:szCs w:val="20"/>
        </w:rPr>
      </w:pPr>
    </w:p>
    <w:p w14:paraId="78315A23"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Design and develop all Virgin’s outbound menus in accordance with the Virgin menu development process (Pre- and Post-Menu Presentation) as outlined in the Inflight Services Manual.</w:t>
      </w:r>
    </w:p>
    <w:p w14:paraId="185BEBAD"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196D022C"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Virgin shall determine the budget and Design to Cost targets and shall have final approval / right of veto over all Food and drink Product items to be loaded on Virgin flights. </w:t>
      </w:r>
    </w:p>
    <w:p w14:paraId="05F91FEA"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414A03E3"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work collaboratively with Virgin to source, make, </w:t>
      </w:r>
      <w:proofErr w:type="gramStart"/>
      <w:r w:rsidRPr="00912EC7">
        <w:rPr>
          <w:rFonts w:ascii="Century Gothic" w:hAnsi="Century Gothic" w:cs="Arial"/>
          <w:color w:val="000000"/>
          <w:sz w:val="20"/>
          <w:szCs w:val="20"/>
        </w:rPr>
        <w:t>develop</w:t>
      </w:r>
      <w:proofErr w:type="gramEnd"/>
      <w:r w:rsidRPr="00912EC7">
        <w:rPr>
          <w:rFonts w:ascii="Century Gothic" w:hAnsi="Century Gothic" w:cs="Arial"/>
          <w:color w:val="000000"/>
          <w:sz w:val="20"/>
          <w:szCs w:val="20"/>
        </w:rPr>
        <w:t xml:space="preserve"> and select all Food and drink (where applicable) Product extracting full value, from the advised budget, excluding all alcoholic beverages. </w:t>
      </w:r>
    </w:p>
    <w:p w14:paraId="4F83F7ED"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14CB1E7C"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will ensure that menus are developed to cater each flight with the appropriate services according to the Service Plan. </w:t>
      </w:r>
    </w:p>
    <w:p w14:paraId="4F5D374A"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461EED38"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is required to develop new menus of Food and drink Product as communicated through Virgin’s Service Plan. This represents the requirement of what menu components should fly, where and when. The Supplier shall be required to produce a final and exact specification against each menu item. </w:t>
      </w:r>
    </w:p>
    <w:p w14:paraId="2B7F674B"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51AA7BF1"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From the FQR data provided by Virgin, the Supplier shall review and consult with Virgin on any corrective actions plans </w:t>
      </w:r>
      <w:proofErr w:type="gramStart"/>
      <w:r w:rsidRPr="00912EC7">
        <w:rPr>
          <w:rFonts w:ascii="Century Gothic" w:hAnsi="Century Gothic" w:cs="Arial"/>
          <w:color w:val="000000"/>
          <w:sz w:val="20"/>
          <w:szCs w:val="20"/>
        </w:rPr>
        <w:t>relating</w:t>
      </w:r>
      <w:proofErr w:type="gramEnd"/>
      <w:r w:rsidRPr="00912EC7">
        <w:rPr>
          <w:rFonts w:ascii="Century Gothic" w:hAnsi="Century Gothic" w:cs="Arial"/>
          <w:color w:val="000000"/>
          <w:sz w:val="20"/>
          <w:szCs w:val="20"/>
        </w:rPr>
        <w:t xml:space="preserve"> to the Food product which will be implemented and / or actioned within agreed timeframes. </w:t>
      </w:r>
    </w:p>
    <w:p w14:paraId="1461A246"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009B031E"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provide Virgin with the proposed menus together with pricing, costings, Food and Product specifications and any other associated documentation, which will be in accordance with the Design to Cost target, unless otherwise agreed, within a minimum of 2 weeks prior to menu presentation. </w:t>
      </w:r>
    </w:p>
    <w:p w14:paraId="55D34567"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251A6067"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update the information </w:t>
      </w:r>
      <w:proofErr w:type="gramStart"/>
      <w:r w:rsidRPr="00912EC7">
        <w:rPr>
          <w:rFonts w:ascii="Century Gothic" w:hAnsi="Century Gothic" w:cs="Arial"/>
          <w:color w:val="000000"/>
          <w:sz w:val="20"/>
          <w:szCs w:val="20"/>
        </w:rPr>
        <w:t>following the presentation at all times</w:t>
      </w:r>
      <w:proofErr w:type="gramEnd"/>
      <w:r w:rsidRPr="00912EC7">
        <w:rPr>
          <w:rFonts w:ascii="Century Gothic" w:hAnsi="Century Gothic" w:cs="Arial"/>
          <w:color w:val="000000"/>
          <w:sz w:val="20"/>
          <w:szCs w:val="20"/>
        </w:rPr>
        <w:t xml:space="preserve"> ensuring that menus proposed fall within the price parameters advised by Virgin in any event. </w:t>
      </w:r>
    </w:p>
    <w:p w14:paraId="7FF12881"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61ABDBF1" w14:textId="737F0EFA"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required to present to Virgin, for approval, the proposed physical Food products that are indicated by the menu and from the proposed </w:t>
      </w:r>
      <w:r w:rsidR="00081B88" w:rsidRPr="00912EC7">
        <w:rPr>
          <w:rFonts w:ascii="Century Gothic" w:hAnsi="Century Gothic" w:cs="Arial"/>
          <w:color w:val="000000"/>
          <w:sz w:val="20"/>
          <w:szCs w:val="20"/>
        </w:rPr>
        <w:t>Third-Party</w:t>
      </w:r>
      <w:r w:rsidRPr="00912EC7">
        <w:rPr>
          <w:rFonts w:ascii="Century Gothic" w:hAnsi="Century Gothic" w:cs="Arial"/>
          <w:color w:val="000000"/>
          <w:sz w:val="20"/>
          <w:szCs w:val="20"/>
        </w:rPr>
        <w:t xml:space="preserve"> Supplier route, including consolidation with those found by Virgin (nominated suppliers). Any changes will be agreed at that menu presentation and the costing information updated within 15 Business Days. The Supplier shall be required to provide additional ad-hoc menu presentations and design workshops in support of Product and Service changes at Virgin from time to time. </w:t>
      </w:r>
    </w:p>
    <w:p w14:paraId="192188CA"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368977DD"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at no time alter the Virgin advised ratio and quantity of provisioning of Food per passenger without the written approval of Virgin. </w:t>
      </w:r>
    </w:p>
    <w:p w14:paraId="52C821E4"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62C9020A"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formally disclose any purchasing commitments it may need to </w:t>
      </w:r>
      <w:proofErr w:type="gramStart"/>
      <w:r w:rsidRPr="00912EC7">
        <w:rPr>
          <w:rFonts w:ascii="Century Gothic" w:hAnsi="Century Gothic" w:cs="Arial"/>
          <w:color w:val="000000"/>
          <w:sz w:val="20"/>
          <w:szCs w:val="20"/>
        </w:rPr>
        <w:t>enter into</w:t>
      </w:r>
      <w:proofErr w:type="gramEnd"/>
      <w:r w:rsidRPr="00912EC7">
        <w:rPr>
          <w:rFonts w:ascii="Century Gothic" w:hAnsi="Century Gothic" w:cs="Arial"/>
          <w:color w:val="000000"/>
          <w:sz w:val="20"/>
          <w:szCs w:val="20"/>
        </w:rPr>
        <w:t xml:space="preserve"> that are counter to the Food and purchasing schedule or which may inhibit an immediate change to the menus and in the absence of any such written notification Virgin shall accept no responsibility for more than a two (2) -week commitment. For the avoidance of doubt, the Supplier shall make no commitments on behalf of Virgin.</w:t>
      </w:r>
    </w:p>
    <w:p w14:paraId="54602E25"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08D72C98" w14:textId="3476E4D5"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Within ten (10) Business Days of any menu presentation and before the menu launch, or change to any service procedures, the Supplier shall provide comprehensive documentation to include detailed specifications (and </w:t>
      </w:r>
      <w:r w:rsidRPr="00912EC7">
        <w:rPr>
          <w:rFonts w:ascii="Century Gothic" w:hAnsi="Century Gothic" w:cs="Arial"/>
          <w:color w:val="000000" w:themeColor="text1"/>
          <w:sz w:val="20"/>
          <w:szCs w:val="20"/>
        </w:rPr>
        <w:lastRenderedPageBreak/>
        <w:t>recipes where relevant and required by Virgin), sensory descriptions</w:t>
      </w:r>
      <w:r w:rsidR="538D58F1" w:rsidRPr="00912EC7">
        <w:rPr>
          <w:rFonts w:ascii="Century Gothic" w:hAnsi="Century Gothic" w:cs="Arial"/>
          <w:color w:val="000000" w:themeColor="text1"/>
          <w:sz w:val="20"/>
          <w:szCs w:val="20"/>
        </w:rPr>
        <w:t>, allergen and nutritional information</w:t>
      </w:r>
      <w:r w:rsidRPr="00912EC7">
        <w:rPr>
          <w:rFonts w:ascii="Century Gothic" w:hAnsi="Century Gothic" w:cs="Arial"/>
          <w:color w:val="000000" w:themeColor="text1"/>
          <w:sz w:val="20"/>
          <w:szCs w:val="20"/>
        </w:rPr>
        <w:t xml:space="preserve"> and photographs for Virgin to approve. </w:t>
      </w:r>
    </w:p>
    <w:p w14:paraId="41D66CF4"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5A1EAD26" w14:textId="686530CD"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liaise with the </w:t>
      </w:r>
      <w:r w:rsidR="00081B88" w:rsidRPr="00912EC7">
        <w:rPr>
          <w:rFonts w:ascii="Century Gothic" w:hAnsi="Century Gothic" w:cs="Arial"/>
          <w:color w:val="000000" w:themeColor="text1"/>
          <w:sz w:val="20"/>
          <w:szCs w:val="20"/>
        </w:rPr>
        <w:t>Third-Party</w:t>
      </w:r>
      <w:r w:rsidRPr="00912EC7">
        <w:rPr>
          <w:rFonts w:ascii="Century Gothic" w:hAnsi="Century Gothic" w:cs="Arial"/>
          <w:color w:val="000000" w:themeColor="text1"/>
          <w:sz w:val="20"/>
          <w:szCs w:val="20"/>
        </w:rPr>
        <w:t xml:space="preserve"> Supplier of </w:t>
      </w:r>
      <w:proofErr w:type="spellStart"/>
      <w:r w:rsidR="4A79FA9E" w:rsidRPr="00912EC7">
        <w:rPr>
          <w:rFonts w:ascii="Century Gothic" w:hAnsi="Century Gothic" w:cs="Arial"/>
          <w:color w:val="000000" w:themeColor="text1"/>
          <w:sz w:val="20"/>
          <w:szCs w:val="20"/>
        </w:rPr>
        <w:t>Promeus</w:t>
      </w:r>
      <w:proofErr w:type="spellEnd"/>
      <w:r w:rsidRPr="00912EC7">
        <w:rPr>
          <w:rFonts w:ascii="Century Gothic" w:hAnsi="Century Gothic" w:cs="Arial"/>
          <w:color w:val="000000" w:themeColor="text1"/>
          <w:sz w:val="20"/>
          <w:szCs w:val="20"/>
        </w:rPr>
        <w:t xml:space="preserve"> services to ensure that the input of all relevant information for each Menu Change is complete. Unless agreed otherwise with Virgin, this information shall be made available at least </w:t>
      </w:r>
      <w:r w:rsidR="1405CCC1" w:rsidRPr="00912EC7">
        <w:rPr>
          <w:rFonts w:ascii="Century Gothic" w:hAnsi="Century Gothic" w:cs="Arial"/>
          <w:color w:val="000000" w:themeColor="text1"/>
          <w:sz w:val="20"/>
          <w:szCs w:val="20"/>
        </w:rPr>
        <w:t>forty-five</w:t>
      </w:r>
      <w:r w:rsidRPr="00912EC7">
        <w:rPr>
          <w:rFonts w:ascii="Century Gothic" w:hAnsi="Century Gothic" w:cs="Arial"/>
          <w:color w:val="000000" w:themeColor="text1"/>
          <w:sz w:val="20"/>
          <w:szCs w:val="20"/>
        </w:rPr>
        <w:t xml:space="preserve"> (</w:t>
      </w:r>
      <w:r w:rsidR="4B2B9C68" w:rsidRPr="00912EC7">
        <w:rPr>
          <w:rFonts w:ascii="Century Gothic" w:hAnsi="Century Gothic" w:cs="Arial"/>
          <w:color w:val="000000" w:themeColor="text1"/>
          <w:sz w:val="20"/>
          <w:szCs w:val="20"/>
        </w:rPr>
        <w:t>4</w:t>
      </w:r>
      <w:r w:rsidRPr="00912EC7">
        <w:rPr>
          <w:rFonts w:ascii="Century Gothic" w:hAnsi="Century Gothic" w:cs="Arial"/>
          <w:color w:val="000000" w:themeColor="text1"/>
          <w:sz w:val="20"/>
          <w:szCs w:val="20"/>
        </w:rPr>
        <w:t xml:space="preserve">5) days before Menu Change launch. </w:t>
      </w:r>
    </w:p>
    <w:p w14:paraId="65E562D8"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2C0DE2B8" w14:textId="76B4F9E7"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Once menus have been approved by Virgin the Supplier shall upload all menu specifications and galley guide photographs to </w:t>
      </w:r>
      <w:proofErr w:type="spellStart"/>
      <w:r w:rsidR="28ABAC53" w:rsidRPr="00912EC7">
        <w:rPr>
          <w:rFonts w:ascii="Century Gothic" w:hAnsi="Century Gothic" w:cs="Arial"/>
          <w:color w:val="000000" w:themeColor="text1"/>
          <w:sz w:val="20"/>
          <w:szCs w:val="20"/>
        </w:rPr>
        <w:t>Promeus</w:t>
      </w:r>
      <w:proofErr w:type="spellEnd"/>
      <w:r w:rsidRPr="00912EC7">
        <w:rPr>
          <w:rFonts w:ascii="Century Gothic" w:hAnsi="Century Gothic" w:cs="Arial"/>
          <w:color w:val="000000" w:themeColor="text1"/>
          <w:sz w:val="20"/>
          <w:szCs w:val="20"/>
        </w:rPr>
        <w:t xml:space="preserve">. The Supplier shall act promptly to </w:t>
      </w:r>
      <w:proofErr w:type="gramStart"/>
      <w:r w:rsidRPr="00912EC7">
        <w:rPr>
          <w:rFonts w:ascii="Century Gothic" w:hAnsi="Century Gothic" w:cs="Arial"/>
          <w:color w:val="000000" w:themeColor="text1"/>
          <w:sz w:val="20"/>
          <w:szCs w:val="20"/>
        </w:rPr>
        <w:t>ensure at all times</w:t>
      </w:r>
      <w:proofErr w:type="gramEnd"/>
      <w:r w:rsidRPr="00912EC7">
        <w:rPr>
          <w:rFonts w:ascii="Century Gothic" w:hAnsi="Century Gothic" w:cs="Arial"/>
          <w:color w:val="000000" w:themeColor="text1"/>
          <w:sz w:val="20"/>
          <w:szCs w:val="20"/>
        </w:rPr>
        <w:t xml:space="preserve"> that the Food loaded matches the menu unless there is express written consent from Virgin. </w:t>
      </w:r>
    </w:p>
    <w:p w14:paraId="2BBF760D"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6B2095F4"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From the agreed implementation date of a Menu Change the Supplier shall produce and/or procure all Food as agreed at the menu presentation, and on other occasions, in accordance with the detailed menu specification approved by Virgin. The Supplier may also be asked to perform a full menu presentation which encompasses the entire food offering, including Virgin nominated products twice per year. In the case of a full menu presentation which encompasses the entire food offering, Virgin will liaise with the nominated suppliers to include Virgin nominated products into the menu presentation (no more than twice per year).</w:t>
      </w:r>
    </w:p>
    <w:p w14:paraId="5C25AB8C"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2C330815" w14:textId="634AB22F"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adhere to the recipes, specifications, sensory </w:t>
      </w:r>
      <w:proofErr w:type="gramStart"/>
      <w:r w:rsidRPr="00912EC7">
        <w:rPr>
          <w:rFonts w:ascii="Century Gothic" w:hAnsi="Century Gothic" w:cs="Arial"/>
          <w:color w:val="000000"/>
          <w:sz w:val="20"/>
          <w:szCs w:val="20"/>
        </w:rPr>
        <w:t>descriptions</w:t>
      </w:r>
      <w:proofErr w:type="gramEnd"/>
      <w:r w:rsidRPr="00912EC7">
        <w:rPr>
          <w:rFonts w:ascii="Century Gothic" w:hAnsi="Century Gothic" w:cs="Arial"/>
          <w:color w:val="000000"/>
          <w:sz w:val="20"/>
          <w:szCs w:val="20"/>
        </w:rPr>
        <w:t xml:space="preserve"> and relevant photographs at all stages of production within its facilities in accordance with quality standards and procedures as specified and agreed by Virgin. This commitment equally applies to Food, Products, beverage, dry </w:t>
      </w:r>
      <w:proofErr w:type="gramStart"/>
      <w:r w:rsidRPr="00912EC7">
        <w:rPr>
          <w:rFonts w:ascii="Century Gothic" w:hAnsi="Century Gothic" w:cs="Arial"/>
          <w:color w:val="000000"/>
          <w:sz w:val="20"/>
          <w:szCs w:val="20"/>
        </w:rPr>
        <w:t>stores</w:t>
      </w:r>
      <w:proofErr w:type="gramEnd"/>
      <w:r w:rsidRPr="00912EC7">
        <w:rPr>
          <w:rFonts w:ascii="Century Gothic" w:hAnsi="Century Gothic" w:cs="Arial"/>
          <w:color w:val="000000"/>
          <w:sz w:val="20"/>
          <w:szCs w:val="20"/>
        </w:rPr>
        <w:t xml:space="preserve"> and any other miscellaneous items (including any nominated supplier items) together with all Services that may be performed by a </w:t>
      </w:r>
      <w:r w:rsidR="00081B88" w:rsidRPr="00912EC7">
        <w:rPr>
          <w:rFonts w:ascii="Century Gothic" w:hAnsi="Century Gothic" w:cs="Arial"/>
          <w:color w:val="000000"/>
          <w:sz w:val="20"/>
          <w:szCs w:val="20"/>
        </w:rPr>
        <w:t>Third-Party</w:t>
      </w:r>
      <w:r w:rsidRPr="00912EC7">
        <w:rPr>
          <w:rFonts w:ascii="Century Gothic" w:hAnsi="Century Gothic" w:cs="Arial"/>
          <w:color w:val="000000"/>
          <w:sz w:val="20"/>
          <w:szCs w:val="20"/>
        </w:rPr>
        <w:t xml:space="preserve"> Supplier. </w:t>
      </w:r>
    </w:p>
    <w:p w14:paraId="3CC9C886"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241E8DAE" w14:textId="05623ED2"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The Supplier shall provide allergen</w:t>
      </w:r>
      <w:r w:rsidR="6366144A" w:rsidRPr="00912EC7">
        <w:rPr>
          <w:rFonts w:ascii="Century Gothic" w:hAnsi="Century Gothic" w:cs="Arial"/>
          <w:color w:val="000000" w:themeColor="text1"/>
          <w:sz w:val="20"/>
          <w:szCs w:val="20"/>
        </w:rPr>
        <w:t>, nutritional and calorific</w:t>
      </w:r>
      <w:r w:rsidRPr="00912EC7">
        <w:rPr>
          <w:rFonts w:ascii="Century Gothic" w:hAnsi="Century Gothic" w:cs="Arial"/>
          <w:color w:val="000000" w:themeColor="text1"/>
          <w:sz w:val="20"/>
          <w:szCs w:val="20"/>
        </w:rPr>
        <w:t xml:space="preserve"> information on all relevant Products in line with U</w:t>
      </w:r>
      <w:r w:rsidR="00871E01">
        <w:rPr>
          <w:rFonts w:ascii="Century Gothic" w:hAnsi="Century Gothic" w:cs="Arial"/>
          <w:color w:val="000000" w:themeColor="text1"/>
          <w:sz w:val="20"/>
          <w:szCs w:val="20"/>
        </w:rPr>
        <w:t>K and US legislation</w:t>
      </w:r>
      <w:r w:rsidR="1731FB66" w:rsidRPr="00912EC7">
        <w:rPr>
          <w:rFonts w:ascii="Century Gothic" w:hAnsi="Century Gothic" w:cs="Arial"/>
          <w:color w:val="000000" w:themeColor="text1"/>
          <w:sz w:val="20"/>
          <w:szCs w:val="20"/>
        </w:rPr>
        <w:t>.</w:t>
      </w:r>
    </w:p>
    <w:p w14:paraId="432E0D40"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58BF1D33" w14:textId="2B52AC95"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Virgin shall be entitled to change components of the menu provided that the Supplier is given reasonable prior notice of any change and provided it does not conflict with any agreements previously made and approved by Virgin. For the avoidance of doubt, in the case of a failing dish, the Supplier shall change the dish in accordance with the Failing Dish Proposal process as detailed in </w:t>
      </w:r>
      <w:r w:rsidR="7C919135" w:rsidRPr="00912EC7">
        <w:rPr>
          <w:rFonts w:ascii="Century Gothic" w:hAnsi="Century Gothic" w:cs="Arial"/>
          <w:color w:val="000000" w:themeColor="text1"/>
          <w:sz w:val="20"/>
          <w:szCs w:val="20"/>
        </w:rPr>
        <w:t>the Inflight Services Manual</w:t>
      </w:r>
      <w:r w:rsidRPr="00912EC7">
        <w:rPr>
          <w:rFonts w:ascii="Century Gothic" w:hAnsi="Century Gothic" w:cs="Arial"/>
          <w:color w:val="000000" w:themeColor="text1"/>
          <w:sz w:val="20"/>
          <w:szCs w:val="20"/>
        </w:rPr>
        <w:t>.</w:t>
      </w:r>
    </w:p>
    <w:p w14:paraId="36D01C46"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68D96EBC" w14:textId="1E0D6110"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be required to </w:t>
      </w:r>
      <w:r w:rsidR="669242EF" w:rsidRPr="00912EC7">
        <w:rPr>
          <w:rFonts w:ascii="Century Gothic" w:hAnsi="Century Gothic" w:cs="Arial"/>
          <w:color w:val="000000" w:themeColor="text1"/>
          <w:sz w:val="20"/>
          <w:szCs w:val="20"/>
        </w:rPr>
        <w:t xml:space="preserve">directly </w:t>
      </w:r>
      <w:r w:rsidRPr="00912EC7">
        <w:rPr>
          <w:rFonts w:ascii="Century Gothic" w:hAnsi="Century Gothic" w:cs="Arial"/>
          <w:color w:val="000000" w:themeColor="text1"/>
          <w:sz w:val="20"/>
          <w:szCs w:val="20"/>
        </w:rPr>
        <w:t xml:space="preserve">monitor </w:t>
      </w:r>
      <w:r w:rsidR="7FD0DB00" w:rsidRPr="00912EC7">
        <w:rPr>
          <w:rFonts w:ascii="Century Gothic" w:hAnsi="Century Gothic" w:cs="Arial"/>
          <w:color w:val="000000" w:themeColor="text1"/>
          <w:sz w:val="20"/>
          <w:szCs w:val="20"/>
        </w:rPr>
        <w:t xml:space="preserve">FQR </w:t>
      </w:r>
      <w:r w:rsidR="00081B88" w:rsidRPr="00912EC7">
        <w:rPr>
          <w:rFonts w:ascii="Century Gothic" w:hAnsi="Century Gothic" w:cs="Arial"/>
          <w:color w:val="000000" w:themeColor="text1"/>
          <w:sz w:val="20"/>
          <w:szCs w:val="20"/>
        </w:rPr>
        <w:t>reports,</w:t>
      </w:r>
      <w:r w:rsidR="78BDA1D7" w:rsidRPr="00912EC7">
        <w:rPr>
          <w:rFonts w:ascii="Century Gothic" w:hAnsi="Century Gothic" w:cs="Arial"/>
          <w:color w:val="000000" w:themeColor="text1"/>
          <w:sz w:val="20"/>
          <w:szCs w:val="20"/>
        </w:rPr>
        <w:t xml:space="preserve"> and Voice of the Customer (VOC) feedback shared by Virgin</w:t>
      </w:r>
      <w:r w:rsidRPr="00912EC7">
        <w:rPr>
          <w:rFonts w:ascii="Century Gothic" w:hAnsi="Century Gothic" w:cs="Arial"/>
          <w:color w:val="000000" w:themeColor="text1"/>
          <w:sz w:val="20"/>
          <w:szCs w:val="20"/>
        </w:rPr>
        <w:t xml:space="preserve"> and make recommendations for improvements/solutions to the problems highlighted with any menu. The Supplier shall present cost neutral scenarios next to any cost increasing scenarios when proposing improvements to any Food or drink Product or Service. </w:t>
      </w:r>
    </w:p>
    <w:p w14:paraId="787A232C"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00A43903" w14:textId="2B245C96"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Service styles, passenger preferences, crew operations, dietary meal considerations and the physical environment along each part of the supply chain shall be considered for each individual Food and drink item that is developed</w:t>
      </w:r>
      <w:r w:rsidR="29DC9E68" w:rsidRPr="00912EC7">
        <w:rPr>
          <w:rFonts w:ascii="Century Gothic" w:hAnsi="Century Gothic" w:cs="Arial"/>
          <w:color w:val="000000" w:themeColor="text1"/>
          <w:sz w:val="20"/>
          <w:szCs w:val="20"/>
        </w:rPr>
        <w:t xml:space="preserve"> in keeping with the Virgin F&amp;B vision</w:t>
      </w:r>
      <w:r w:rsidRPr="00912EC7">
        <w:rPr>
          <w:rFonts w:ascii="Century Gothic" w:hAnsi="Century Gothic" w:cs="Arial"/>
          <w:color w:val="000000" w:themeColor="text1"/>
          <w:sz w:val="20"/>
          <w:szCs w:val="20"/>
        </w:rPr>
        <w:t xml:space="preserve">. </w:t>
      </w:r>
    </w:p>
    <w:p w14:paraId="372BDC77"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28B599CC" w14:textId="689E190D"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be required to work with the Inflight Services department, on the development and delivery of new ideas ensuring that any stated objectives are </w:t>
      </w:r>
      <w:r w:rsidR="00081B88" w:rsidRPr="00912EC7">
        <w:rPr>
          <w:rFonts w:ascii="Century Gothic" w:hAnsi="Century Gothic" w:cs="Arial"/>
          <w:color w:val="000000" w:themeColor="text1"/>
          <w:sz w:val="20"/>
          <w:szCs w:val="20"/>
        </w:rPr>
        <w:t>met,</w:t>
      </w:r>
      <w:r w:rsidRPr="00912EC7">
        <w:rPr>
          <w:rFonts w:ascii="Century Gothic" w:hAnsi="Century Gothic" w:cs="Arial"/>
          <w:color w:val="000000" w:themeColor="text1"/>
          <w:sz w:val="20"/>
          <w:szCs w:val="20"/>
        </w:rPr>
        <w:t xml:space="preserve"> and all changes are effectively communicated. </w:t>
      </w:r>
    </w:p>
    <w:p w14:paraId="59DA00DF"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1B605C15" w14:textId="77777777"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 For any product, regardless of whether it has come from a nominated supplier, the Supplier will provide support on a "Fit to Fly" programme.  This </w:t>
      </w:r>
      <w:r w:rsidRPr="00912EC7">
        <w:rPr>
          <w:rFonts w:ascii="Century Gothic" w:hAnsi="Century Gothic" w:cs="Arial"/>
          <w:color w:val="000000"/>
          <w:sz w:val="20"/>
          <w:szCs w:val="20"/>
        </w:rPr>
        <w:lastRenderedPageBreak/>
        <w:t xml:space="preserve">will happen on dates agreed by the parties for specific menus, </w:t>
      </w:r>
      <w:proofErr w:type="gramStart"/>
      <w:r w:rsidRPr="00912EC7">
        <w:rPr>
          <w:rFonts w:ascii="Century Gothic" w:hAnsi="Century Gothic" w:cs="Arial"/>
          <w:color w:val="000000"/>
          <w:sz w:val="20"/>
          <w:szCs w:val="20"/>
        </w:rPr>
        <w:t>routes</w:t>
      </w:r>
      <w:proofErr w:type="gramEnd"/>
      <w:r w:rsidRPr="00912EC7">
        <w:rPr>
          <w:rFonts w:ascii="Century Gothic" w:hAnsi="Century Gothic" w:cs="Arial"/>
          <w:color w:val="000000"/>
          <w:sz w:val="20"/>
          <w:szCs w:val="20"/>
        </w:rPr>
        <w:t xml:space="preserve"> or Products.  </w:t>
      </w:r>
    </w:p>
    <w:p w14:paraId="5AB948C6"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1129C826" w14:textId="07C56B9F" w:rsidR="006F69DF" w:rsidRPr="00912EC7" w:rsidRDefault="006F69DF"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From time to time the Supplier may be asked to support with “chef onboard” (for the avoidance of doubt, this does not necessarily have to be a chef but someone who is associated with Food development programme) programmes. These are expected to be ad hoc in nature and to be treated as part of a chef development programme with Virgin responsible for Virgin flight costs as mutually agreed between the Parties. Any proposal for such programmes shall be jointly developed between Virgin and the Supplier to ensure the programme can be resourced without impact on the </w:t>
      </w:r>
      <w:r w:rsidR="00081B88" w:rsidRPr="00912EC7">
        <w:rPr>
          <w:rFonts w:ascii="Century Gothic" w:hAnsi="Century Gothic" w:cs="Arial"/>
          <w:color w:val="000000"/>
          <w:sz w:val="20"/>
          <w:szCs w:val="20"/>
        </w:rPr>
        <w:t>day-to-day</w:t>
      </w:r>
      <w:r w:rsidRPr="00912EC7">
        <w:rPr>
          <w:rFonts w:ascii="Century Gothic" w:hAnsi="Century Gothic" w:cs="Arial"/>
          <w:color w:val="000000"/>
          <w:sz w:val="20"/>
          <w:szCs w:val="20"/>
        </w:rPr>
        <w:t xml:space="preserve"> operations. </w:t>
      </w:r>
    </w:p>
    <w:p w14:paraId="0AF002B8"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3A0CCFD2" w14:textId="71E07C6C"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188D916B" w14:textId="77777777"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be required to report on Food, Product and drink usage against loading ratios detailing where efficiencies and changes can be made to reduce costs, </w:t>
      </w:r>
      <w:proofErr w:type="gramStart"/>
      <w:r w:rsidRPr="00912EC7">
        <w:rPr>
          <w:rFonts w:ascii="Century Gothic" w:hAnsi="Century Gothic" w:cs="Arial"/>
          <w:color w:val="000000" w:themeColor="text1"/>
          <w:sz w:val="20"/>
          <w:szCs w:val="20"/>
        </w:rPr>
        <w:t>weight</w:t>
      </w:r>
      <w:proofErr w:type="gramEnd"/>
      <w:r w:rsidRPr="00912EC7">
        <w:rPr>
          <w:rFonts w:ascii="Century Gothic" w:hAnsi="Century Gothic" w:cs="Arial"/>
          <w:color w:val="000000" w:themeColor="text1"/>
          <w:sz w:val="20"/>
          <w:szCs w:val="20"/>
        </w:rPr>
        <w:t xml:space="preserve"> and space. For the avoidance of doubt the Supplier is not required to perform any weight and balance calculations or calculate fuel burn impact of any Food, </w:t>
      </w:r>
      <w:proofErr w:type="gramStart"/>
      <w:r w:rsidRPr="00912EC7">
        <w:rPr>
          <w:rFonts w:ascii="Century Gothic" w:hAnsi="Century Gothic" w:cs="Arial"/>
          <w:color w:val="000000" w:themeColor="text1"/>
          <w:sz w:val="20"/>
          <w:szCs w:val="20"/>
        </w:rPr>
        <w:t>Product</w:t>
      </w:r>
      <w:proofErr w:type="gramEnd"/>
      <w:r w:rsidRPr="00912EC7">
        <w:rPr>
          <w:rFonts w:ascii="Century Gothic" w:hAnsi="Century Gothic" w:cs="Arial"/>
          <w:color w:val="000000" w:themeColor="text1"/>
          <w:sz w:val="20"/>
          <w:szCs w:val="20"/>
        </w:rPr>
        <w:t xml:space="preserve"> and drink usage changes. </w:t>
      </w:r>
    </w:p>
    <w:p w14:paraId="0A107F74" w14:textId="77777777" w:rsidR="006F69DF" w:rsidRPr="00912EC7" w:rsidRDefault="006F69DF" w:rsidP="00096965">
      <w:pPr>
        <w:pStyle w:val="NoSpacing"/>
        <w:tabs>
          <w:tab w:val="left" w:pos="1418"/>
        </w:tabs>
        <w:ind w:left="1418" w:hanging="851"/>
        <w:jc w:val="both"/>
        <w:rPr>
          <w:rFonts w:ascii="Century Gothic" w:hAnsi="Century Gothic" w:cs="Arial"/>
          <w:color w:val="000000"/>
          <w:sz w:val="20"/>
          <w:szCs w:val="20"/>
        </w:rPr>
      </w:pPr>
    </w:p>
    <w:p w14:paraId="35F646DB" w14:textId="77777777" w:rsidR="006F69DF" w:rsidRPr="00912EC7" w:rsidRDefault="61292899" w:rsidP="009A418A">
      <w:pPr>
        <w:pStyle w:val="NoSpacing"/>
        <w:numPr>
          <w:ilvl w:val="1"/>
          <w:numId w:val="35"/>
        </w:numPr>
        <w:tabs>
          <w:tab w:val="left" w:pos="1418"/>
        </w:tabs>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provide a Food / commodity price impact presentation on a 6 monthly basis. This shall provide market intelligence and industry knowledge. </w:t>
      </w:r>
    </w:p>
    <w:p w14:paraId="4408FE80" w14:textId="77777777" w:rsidR="006F69DF" w:rsidRPr="00912EC7" w:rsidRDefault="006F69DF" w:rsidP="006F69DF">
      <w:pPr>
        <w:pStyle w:val="NoSpacing"/>
        <w:ind w:left="1134"/>
        <w:jc w:val="both"/>
        <w:rPr>
          <w:rFonts w:ascii="Century Gothic" w:hAnsi="Century Gothic" w:cs="Arial"/>
          <w:color w:val="000000"/>
          <w:sz w:val="20"/>
          <w:szCs w:val="20"/>
        </w:rPr>
      </w:pPr>
    </w:p>
    <w:p w14:paraId="28183E28" w14:textId="77777777" w:rsidR="006F69DF" w:rsidRPr="00912EC7" w:rsidRDefault="006F69DF" w:rsidP="009A418A">
      <w:pPr>
        <w:pStyle w:val="NoSpacing"/>
        <w:numPr>
          <w:ilvl w:val="0"/>
          <w:numId w:val="32"/>
        </w:numPr>
        <w:ind w:left="567" w:hanging="567"/>
        <w:jc w:val="both"/>
        <w:rPr>
          <w:rFonts w:ascii="Century Gothic" w:hAnsi="Century Gothic" w:cs="Arial"/>
          <w:b/>
          <w:color w:val="000000"/>
          <w:sz w:val="20"/>
          <w:szCs w:val="20"/>
        </w:rPr>
      </w:pPr>
      <w:r w:rsidRPr="00912EC7">
        <w:rPr>
          <w:rFonts w:ascii="Century Gothic" w:hAnsi="Century Gothic" w:cs="Arial"/>
          <w:b/>
          <w:color w:val="000000"/>
          <w:sz w:val="20"/>
          <w:szCs w:val="20"/>
        </w:rPr>
        <w:t xml:space="preserve">Trials &amp; Testing </w:t>
      </w:r>
    </w:p>
    <w:p w14:paraId="45154D36" w14:textId="77777777" w:rsidR="006F69DF" w:rsidRPr="00912EC7" w:rsidRDefault="006F69DF" w:rsidP="006F69DF">
      <w:pPr>
        <w:pStyle w:val="NoSpacing"/>
        <w:ind w:left="1134" w:hanging="567"/>
        <w:jc w:val="both"/>
        <w:rPr>
          <w:rFonts w:ascii="Century Gothic" w:hAnsi="Century Gothic" w:cs="Arial"/>
          <w:color w:val="000000"/>
          <w:sz w:val="20"/>
          <w:szCs w:val="20"/>
        </w:rPr>
      </w:pPr>
    </w:p>
    <w:p w14:paraId="5D3FF1CC" w14:textId="77777777"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The Supplier shall propose and carryout a robust programme of Food quality checks reviewing both Food appearance, adherence to specification and organoleptic quality. The results of this programme will be presented to Virgin on a weekly basis.</w:t>
      </w:r>
    </w:p>
    <w:p w14:paraId="792C0F80"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2A5B8D06" w14:textId="205E8B56" w:rsidR="006F69DF" w:rsidRPr="00912EC7" w:rsidRDefault="61292899"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make available to Virgin the facility to </w:t>
      </w:r>
      <w:proofErr w:type="spellStart"/>
      <w:r w:rsidRPr="00912EC7">
        <w:rPr>
          <w:rFonts w:ascii="Century Gothic" w:hAnsi="Century Gothic" w:cs="Arial"/>
          <w:color w:val="000000" w:themeColor="text1"/>
          <w:sz w:val="20"/>
          <w:szCs w:val="20"/>
        </w:rPr>
        <w:t>carryout</w:t>
      </w:r>
      <w:proofErr w:type="spellEnd"/>
      <w:r w:rsidRPr="00912EC7">
        <w:rPr>
          <w:rFonts w:ascii="Century Gothic" w:hAnsi="Century Gothic" w:cs="Arial"/>
          <w:color w:val="000000" w:themeColor="text1"/>
          <w:sz w:val="20"/>
          <w:szCs w:val="20"/>
        </w:rPr>
        <w:t xml:space="preserve"> </w:t>
      </w:r>
      <w:r w:rsidR="00BF5A34" w:rsidRPr="00912EC7">
        <w:rPr>
          <w:rFonts w:ascii="Century Gothic" w:hAnsi="Century Gothic" w:cs="Arial"/>
          <w:color w:val="000000" w:themeColor="text1"/>
          <w:sz w:val="20"/>
          <w:szCs w:val="20"/>
        </w:rPr>
        <w:t>its</w:t>
      </w:r>
      <w:r w:rsidRPr="00912EC7">
        <w:rPr>
          <w:rFonts w:ascii="Century Gothic" w:hAnsi="Century Gothic" w:cs="Arial"/>
          <w:color w:val="000000" w:themeColor="text1"/>
          <w:sz w:val="20"/>
          <w:szCs w:val="20"/>
        </w:rPr>
        <w:t xml:space="preserve"> own programme of random Food quality checks which may occur at least twice per week and are on an announced or unannounced basis.</w:t>
      </w:r>
    </w:p>
    <w:p w14:paraId="153DEBD6"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038D1D41" w14:textId="04E2CC03" w:rsidR="006F69DF" w:rsidRPr="00912EC7" w:rsidRDefault="61292899"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 xml:space="preserve">The Supplier shall test all new meals, </w:t>
      </w:r>
      <w:proofErr w:type="gramStart"/>
      <w:r w:rsidRPr="00912EC7">
        <w:rPr>
          <w:rFonts w:ascii="Century Gothic" w:hAnsi="Century Gothic" w:cs="Arial"/>
          <w:color w:val="000000" w:themeColor="text1"/>
          <w:sz w:val="20"/>
          <w:szCs w:val="20"/>
        </w:rPr>
        <w:t>menus</w:t>
      </w:r>
      <w:proofErr w:type="gramEnd"/>
      <w:r w:rsidRPr="00912EC7">
        <w:rPr>
          <w:rFonts w:ascii="Century Gothic" w:hAnsi="Century Gothic" w:cs="Arial"/>
          <w:color w:val="000000" w:themeColor="text1"/>
          <w:sz w:val="20"/>
          <w:szCs w:val="20"/>
        </w:rPr>
        <w:t xml:space="preserve"> and Food Products for compliance with applicable </w:t>
      </w:r>
      <w:r w:rsidR="0AF0311E" w:rsidRPr="00912EC7">
        <w:rPr>
          <w:rFonts w:ascii="Century Gothic" w:hAnsi="Century Gothic" w:cs="Arial"/>
          <w:color w:val="000000" w:themeColor="text1"/>
          <w:sz w:val="20"/>
          <w:szCs w:val="20"/>
        </w:rPr>
        <w:t xml:space="preserve">local </w:t>
      </w:r>
      <w:r w:rsidRPr="00912EC7">
        <w:rPr>
          <w:rFonts w:ascii="Century Gothic" w:hAnsi="Century Gothic" w:cs="Arial"/>
          <w:color w:val="000000" w:themeColor="text1"/>
          <w:sz w:val="20"/>
          <w:szCs w:val="20"/>
        </w:rPr>
        <w:t xml:space="preserve">laws and operational cost implications and to ensure that they can be delivered consistently and to the agreed Virgin quality standards. </w:t>
      </w:r>
    </w:p>
    <w:p w14:paraId="57A7F60B"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6196DD02" w14:textId="50A88BE1"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provide reasonable access to its presentation materials and facilities on reasonable notice for the purpose of crew use, Virgin trials and a reasonable number of external competitions and </w:t>
      </w:r>
      <w:r w:rsidR="00BF5A34" w:rsidRPr="00912EC7">
        <w:rPr>
          <w:rFonts w:ascii="Century Gothic" w:hAnsi="Century Gothic" w:cs="Arial"/>
          <w:color w:val="000000"/>
          <w:sz w:val="20"/>
          <w:szCs w:val="20"/>
        </w:rPr>
        <w:t>off-site</w:t>
      </w:r>
      <w:r w:rsidRPr="00912EC7">
        <w:rPr>
          <w:rFonts w:ascii="Century Gothic" w:hAnsi="Century Gothic" w:cs="Arial"/>
          <w:color w:val="000000"/>
          <w:sz w:val="20"/>
          <w:szCs w:val="20"/>
        </w:rPr>
        <w:t xml:space="preserve"> exhibitions. Any Food costs associated with this activity will be calculated at cost and charged to Virgin. </w:t>
      </w:r>
    </w:p>
    <w:p w14:paraId="73A98DD5"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4AB32B1A" w14:textId="77777777" w:rsidR="006F69DF" w:rsidRPr="00912EC7" w:rsidRDefault="006F69DF" w:rsidP="009A418A">
      <w:pPr>
        <w:pStyle w:val="NoSpacing"/>
        <w:numPr>
          <w:ilvl w:val="1"/>
          <w:numId w:val="32"/>
        </w:numPr>
        <w:tabs>
          <w:tab w:val="left" w:pos="1418"/>
        </w:tabs>
        <w:ind w:left="1418" w:hanging="851"/>
        <w:jc w:val="both"/>
        <w:rPr>
          <w:rFonts w:ascii="Century Gothic" w:hAnsi="Century Gothic" w:cs="Arial"/>
          <w:sz w:val="20"/>
          <w:szCs w:val="20"/>
        </w:rPr>
      </w:pPr>
      <w:r w:rsidRPr="00912EC7">
        <w:rPr>
          <w:rFonts w:ascii="Century Gothic" w:hAnsi="Century Gothic" w:cs="Arial"/>
          <w:color w:val="000000"/>
          <w:sz w:val="20"/>
          <w:szCs w:val="20"/>
        </w:rPr>
        <w:t xml:space="preserve">The Supplier shall provide reasonable support to any ongoing trials, including but not limited to the introduction of new catering equipment, </w:t>
      </w:r>
      <w:proofErr w:type="gramStart"/>
      <w:r w:rsidRPr="00912EC7">
        <w:rPr>
          <w:rFonts w:ascii="Century Gothic" w:hAnsi="Century Gothic" w:cs="Arial"/>
          <w:color w:val="000000"/>
          <w:sz w:val="20"/>
          <w:szCs w:val="20"/>
        </w:rPr>
        <w:t>Products</w:t>
      </w:r>
      <w:proofErr w:type="gramEnd"/>
      <w:r w:rsidRPr="00912EC7">
        <w:rPr>
          <w:rFonts w:ascii="Century Gothic" w:hAnsi="Century Gothic" w:cs="Arial"/>
          <w:color w:val="000000"/>
          <w:sz w:val="20"/>
          <w:szCs w:val="20"/>
        </w:rPr>
        <w:t xml:space="preserve"> and aircraft types, in order to support Virgin with its programme of Product development. Such support shall include supplying assistance in testing, feedback on criteria and the supply of reworked </w:t>
      </w:r>
      <w:r w:rsidRPr="00912EC7">
        <w:rPr>
          <w:rFonts w:ascii="Century Gothic" w:hAnsi="Century Gothic" w:cs="Arial"/>
          <w:sz w:val="20"/>
          <w:szCs w:val="20"/>
        </w:rPr>
        <w:t xml:space="preserve">costings.  The Supplier shall be given reasonable notice of any such requirement and shall </w:t>
      </w:r>
      <w:proofErr w:type="gramStart"/>
      <w:r w:rsidRPr="00912EC7">
        <w:rPr>
          <w:rFonts w:ascii="Century Gothic" w:hAnsi="Century Gothic" w:cs="Arial"/>
          <w:sz w:val="20"/>
          <w:szCs w:val="20"/>
        </w:rPr>
        <w:t>at all times</w:t>
      </w:r>
      <w:proofErr w:type="gramEnd"/>
      <w:r w:rsidRPr="00912EC7">
        <w:rPr>
          <w:rFonts w:ascii="Century Gothic" w:hAnsi="Century Gothic" w:cs="Arial"/>
          <w:sz w:val="20"/>
          <w:szCs w:val="20"/>
        </w:rPr>
        <w:t xml:space="preserve"> act in such a way as to support the aims of Virgin.</w:t>
      </w:r>
    </w:p>
    <w:p w14:paraId="56894EB3"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6C9D0317" w14:textId="2BC13219"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(or its </w:t>
      </w:r>
      <w:r w:rsidR="00BF5A34" w:rsidRPr="00912EC7">
        <w:rPr>
          <w:rFonts w:ascii="Century Gothic" w:hAnsi="Century Gothic" w:cs="Arial"/>
          <w:color w:val="000000"/>
          <w:sz w:val="20"/>
          <w:szCs w:val="20"/>
        </w:rPr>
        <w:t>Third-Party</w:t>
      </w:r>
      <w:r w:rsidRPr="00912EC7">
        <w:rPr>
          <w:rFonts w:ascii="Century Gothic" w:hAnsi="Century Gothic" w:cs="Arial"/>
          <w:color w:val="000000"/>
          <w:sz w:val="20"/>
          <w:szCs w:val="20"/>
        </w:rPr>
        <w:t xml:space="preserve"> Suppliers) shall provide adequate facilities to support the development of the Virgin business including, but not limited to, a testing kitchen, training rooms (dependent upon size of room required), meeting facilities (dependent upon size of room required), and a Product display area. </w:t>
      </w:r>
    </w:p>
    <w:p w14:paraId="5E8C6FEE"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4CAEF0ED" w14:textId="2529715F" w:rsidR="006F69DF" w:rsidRPr="00912EC7" w:rsidRDefault="61292899"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lastRenderedPageBreak/>
        <w:t>Virgin reserves the right to request proposed menu items are loaded onto the aircraft for a short period of time so that they can be tested in the live environment</w:t>
      </w:r>
      <w:r w:rsidR="432E7FEB" w:rsidRPr="00912EC7">
        <w:rPr>
          <w:rFonts w:ascii="Century Gothic" w:hAnsi="Century Gothic" w:cs="Arial"/>
          <w:color w:val="000000" w:themeColor="text1"/>
          <w:sz w:val="20"/>
          <w:szCs w:val="20"/>
        </w:rPr>
        <w:t xml:space="preserve"> as part of the Fit to Fly program</w:t>
      </w:r>
      <w:r w:rsidRPr="00912EC7">
        <w:rPr>
          <w:rFonts w:ascii="Century Gothic" w:hAnsi="Century Gothic" w:cs="Arial"/>
          <w:color w:val="000000" w:themeColor="text1"/>
          <w:sz w:val="20"/>
          <w:szCs w:val="20"/>
        </w:rPr>
        <w:t xml:space="preserve">. </w:t>
      </w:r>
    </w:p>
    <w:p w14:paraId="6E5D8A6A" w14:textId="77777777" w:rsidR="006F69DF" w:rsidRPr="00912EC7" w:rsidRDefault="006F69DF" w:rsidP="006F69DF">
      <w:pPr>
        <w:pStyle w:val="NoSpacing"/>
        <w:ind w:left="1134" w:hanging="567"/>
        <w:jc w:val="both"/>
        <w:rPr>
          <w:rFonts w:ascii="Century Gothic" w:hAnsi="Century Gothic" w:cs="Arial"/>
          <w:color w:val="000000"/>
          <w:sz w:val="20"/>
          <w:szCs w:val="20"/>
        </w:rPr>
      </w:pPr>
    </w:p>
    <w:p w14:paraId="1593E7F1" w14:textId="77777777" w:rsidR="006F69DF" w:rsidRPr="00912EC7" w:rsidRDefault="006F69DF" w:rsidP="009A418A">
      <w:pPr>
        <w:pStyle w:val="NoSpacing"/>
        <w:keepNext/>
        <w:keepLines/>
        <w:numPr>
          <w:ilvl w:val="0"/>
          <w:numId w:val="32"/>
        </w:numPr>
        <w:ind w:left="567" w:hanging="567"/>
        <w:jc w:val="both"/>
        <w:rPr>
          <w:rFonts w:ascii="Century Gothic" w:hAnsi="Century Gothic" w:cs="Arial"/>
          <w:b/>
          <w:color w:val="000000"/>
          <w:sz w:val="20"/>
          <w:szCs w:val="20"/>
        </w:rPr>
      </w:pPr>
      <w:r w:rsidRPr="00912EC7">
        <w:rPr>
          <w:rFonts w:ascii="Century Gothic" w:hAnsi="Century Gothic" w:cs="Arial"/>
          <w:b/>
          <w:color w:val="000000"/>
          <w:sz w:val="20"/>
          <w:szCs w:val="20"/>
        </w:rPr>
        <w:t xml:space="preserve">Culinary Expertise </w:t>
      </w:r>
    </w:p>
    <w:p w14:paraId="6635BD86" w14:textId="77777777" w:rsidR="006F69DF" w:rsidRPr="00912EC7" w:rsidRDefault="006F69DF" w:rsidP="006F69DF">
      <w:pPr>
        <w:pStyle w:val="NoSpacing"/>
        <w:keepNext/>
        <w:keepLines/>
        <w:ind w:left="1134" w:hanging="567"/>
        <w:jc w:val="both"/>
        <w:rPr>
          <w:rFonts w:ascii="Century Gothic" w:hAnsi="Century Gothic" w:cs="Arial"/>
          <w:color w:val="000000"/>
          <w:sz w:val="20"/>
          <w:szCs w:val="20"/>
        </w:rPr>
      </w:pPr>
    </w:p>
    <w:p w14:paraId="36B4A7A1" w14:textId="46AED306" w:rsidR="006F69DF" w:rsidRPr="00912EC7" w:rsidRDefault="61292899" w:rsidP="009A418A">
      <w:pPr>
        <w:pStyle w:val="NoSpacing"/>
        <w:keepNext/>
        <w:keepLines/>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themeColor="text1"/>
          <w:sz w:val="20"/>
          <w:szCs w:val="20"/>
        </w:rPr>
        <w:t>The Supplier shall be required to understand and translate Virgin’s desired style and characteristics for its Food and drink Product as communicated through its F</w:t>
      </w:r>
      <w:r w:rsidR="475BE276" w:rsidRPr="00912EC7">
        <w:rPr>
          <w:rFonts w:ascii="Century Gothic" w:hAnsi="Century Gothic" w:cs="Arial"/>
          <w:color w:val="000000" w:themeColor="text1"/>
          <w:sz w:val="20"/>
          <w:szCs w:val="20"/>
        </w:rPr>
        <w:t>&amp;B vision</w:t>
      </w:r>
      <w:r w:rsidRPr="00912EC7">
        <w:rPr>
          <w:rFonts w:ascii="Century Gothic" w:hAnsi="Century Gothic" w:cs="Arial"/>
          <w:color w:val="000000" w:themeColor="text1"/>
          <w:sz w:val="20"/>
          <w:szCs w:val="20"/>
        </w:rPr>
        <w:t>.</w:t>
      </w:r>
    </w:p>
    <w:p w14:paraId="4B8F9F2F"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5FDAA3CA" w14:textId="77777777"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responsible for providing, </w:t>
      </w:r>
      <w:proofErr w:type="gramStart"/>
      <w:r w:rsidRPr="00912EC7">
        <w:rPr>
          <w:rFonts w:ascii="Century Gothic" w:hAnsi="Century Gothic" w:cs="Arial"/>
          <w:color w:val="000000"/>
          <w:sz w:val="20"/>
          <w:szCs w:val="20"/>
        </w:rPr>
        <w:t>selecting</w:t>
      </w:r>
      <w:proofErr w:type="gramEnd"/>
      <w:r w:rsidRPr="00912EC7">
        <w:rPr>
          <w:rFonts w:ascii="Century Gothic" w:hAnsi="Century Gothic" w:cs="Arial"/>
          <w:color w:val="000000"/>
          <w:sz w:val="20"/>
          <w:szCs w:val="20"/>
        </w:rPr>
        <w:t xml:space="preserve"> and utilising the best suppliers in order to provide culinary creative expertise both in preparation for and during the selection of Product at menu presentations for outbound (and any inbound where appropriate) Food, ensuring that the Virgin Food and drink vision, as outlined in the Food Manual, is fulfilled. </w:t>
      </w:r>
    </w:p>
    <w:p w14:paraId="61CA74CA"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2EEF659E" w14:textId="43674738"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committed to continuously creating and developing innovative and </w:t>
      </w:r>
      <w:r w:rsidR="00BF5A34" w:rsidRPr="00912EC7">
        <w:rPr>
          <w:rFonts w:ascii="Century Gothic" w:hAnsi="Century Gothic" w:cs="Arial"/>
          <w:color w:val="000000"/>
          <w:sz w:val="20"/>
          <w:szCs w:val="20"/>
        </w:rPr>
        <w:t>cost-effective</w:t>
      </w:r>
      <w:r w:rsidRPr="00912EC7">
        <w:rPr>
          <w:rFonts w:ascii="Century Gothic" w:hAnsi="Century Gothic" w:cs="Arial"/>
          <w:color w:val="000000"/>
          <w:sz w:val="20"/>
          <w:szCs w:val="20"/>
        </w:rPr>
        <w:t xml:space="preserve"> Food ideas through suppliers and shall invest in its team to ensure the continued development of their knowledge in this area. As part of this </w:t>
      </w:r>
      <w:r w:rsidR="00BF5A34" w:rsidRPr="00912EC7">
        <w:rPr>
          <w:rFonts w:ascii="Century Gothic" w:hAnsi="Century Gothic" w:cs="Arial"/>
          <w:color w:val="000000"/>
          <w:sz w:val="20"/>
          <w:szCs w:val="20"/>
        </w:rPr>
        <w:t>process,</w:t>
      </w:r>
      <w:r w:rsidRPr="00912EC7">
        <w:rPr>
          <w:rFonts w:ascii="Century Gothic" w:hAnsi="Century Gothic" w:cs="Arial"/>
          <w:color w:val="000000"/>
          <w:sz w:val="20"/>
          <w:szCs w:val="20"/>
        </w:rPr>
        <w:t xml:space="preserve"> it is expected that Supplier representatives will attend major Food shows in the UK and will report back to Virgin on findings which may be applicable to use on Virgin flights. </w:t>
      </w:r>
    </w:p>
    <w:p w14:paraId="311A1805"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51184571" w14:textId="77777777"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The Supplier shall be required to provide a team of culinary experts that are capable of not only providing expert information regarding airline Food and drink, but that are also capable of conducting and providing in-depth research and knowledge of a wider range of culinary topics. This research may take the form of, but is not limited to, culture hunts, trend analysis, consumer trends, passenger forums, market segment analysis, parallel market analysis, </w:t>
      </w:r>
      <w:proofErr w:type="gramStart"/>
      <w:r w:rsidRPr="00912EC7">
        <w:rPr>
          <w:rFonts w:ascii="Century Gothic" w:hAnsi="Century Gothic" w:cs="Arial"/>
          <w:color w:val="000000"/>
          <w:sz w:val="20"/>
          <w:szCs w:val="20"/>
        </w:rPr>
        <w:t>benchmarking</w:t>
      </w:r>
      <w:proofErr w:type="gramEnd"/>
      <w:r w:rsidRPr="00912EC7">
        <w:rPr>
          <w:rFonts w:ascii="Century Gothic" w:hAnsi="Century Gothic" w:cs="Arial"/>
          <w:color w:val="000000"/>
          <w:sz w:val="20"/>
          <w:szCs w:val="20"/>
        </w:rPr>
        <w:t xml:space="preserve"> and air/ground trials. The Supplier shall be required to provide this information for the UK outbound market in accordance with the agreed menu development timelines. </w:t>
      </w:r>
    </w:p>
    <w:p w14:paraId="2B2CE0C9" w14:textId="77777777" w:rsidR="006F69DF" w:rsidRPr="00912EC7" w:rsidRDefault="006F69DF" w:rsidP="00096965">
      <w:pPr>
        <w:pStyle w:val="NoSpacing"/>
        <w:ind w:left="1418" w:hanging="851"/>
        <w:jc w:val="both"/>
        <w:rPr>
          <w:rFonts w:ascii="Century Gothic" w:hAnsi="Century Gothic" w:cs="Arial"/>
          <w:color w:val="000000"/>
          <w:sz w:val="20"/>
          <w:szCs w:val="20"/>
        </w:rPr>
      </w:pPr>
    </w:p>
    <w:p w14:paraId="73B84599" w14:textId="26510577" w:rsidR="006F69DF" w:rsidRPr="00912EC7" w:rsidRDefault="006F69DF" w:rsidP="009A418A">
      <w:pPr>
        <w:pStyle w:val="NoSpacing"/>
        <w:numPr>
          <w:ilvl w:val="1"/>
          <w:numId w:val="32"/>
        </w:numPr>
        <w:ind w:left="1418" w:hanging="851"/>
        <w:jc w:val="both"/>
        <w:rPr>
          <w:rFonts w:ascii="Century Gothic" w:hAnsi="Century Gothic" w:cs="Arial"/>
          <w:color w:val="000000"/>
          <w:sz w:val="20"/>
          <w:szCs w:val="20"/>
        </w:rPr>
      </w:pPr>
      <w:r w:rsidRPr="00912EC7">
        <w:rPr>
          <w:rFonts w:ascii="Century Gothic" w:hAnsi="Century Gothic" w:cs="Arial"/>
          <w:color w:val="000000"/>
          <w:sz w:val="20"/>
          <w:szCs w:val="20"/>
        </w:rPr>
        <w:t xml:space="preserve">From time to time the Supplier may be requested to provide culinary guidance and expertise to support menu development at Virgin’s non-UK stations. The Supplier shall be given reasonable notice of any such requirement and the Supplier shall use best endeavours to procure that such resources can be made available within the advised </w:t>
      </w:r>
      <w:r w:rsidR="00BF5A34" w:rsidRPr="00912EC7">
        <w:rPr>
          <w:rFonts w:ascii="Century Gothic" w:hAnsi="Century Gothic" w:cs="Arial"/>
          <w:color w:val="000000"/>
          <w:sz w:val="20"/>
          <w:szCs w:val="20"/>
        </w:rPr>
        <w:t>timelines</w:t>
      </w:r>
      <w:r w:rsidRPr="00912EC7">
        <w:rPr>
          <w:rFonts w:ascii="Century Gothic" w:hAnsi="Century Gothic" w:cs="Arial"/>
          <w:color w:val="000000"/>
          <w:sz w:val="20"/>
          <w:szCs w:val="20"/>
        </w:rPr>
        <w:t xml:space="preserve"> and shall </w:t>
      </w:r>
      <w:proofErr w:type="gramStart"/>
      <w:r w:rsidRPr="00912EC7">
        <w:rPr>
          <w:rFonts w:ascii="Century Gothic" w:hAnsi="Century Gothic" w:cs="Arial"/>
          <w:color w:val="000000"/>
          <w:sz w:val="20"/>
          <w:szCs w:val="20"/>
        </w:rPr>
        <w:t>at all times</w:t>
      </w:r>
      <w:proofErr w:type="gramEnd"/>
      <w:r w:rsidRPr="00912EC7">
        <w:rPr>
          <w:rFonts w:ascii="Century Gothic" w:hAnsi="Century Gothic" w:cs="Arial"/>
          <w:color w:val="000000"/>
          <w:sz w:val="20"/>
          <w:szCs w:val="20"/>
        </w:rPr>
        <w:t xml:space="preserve"> act in such a way as to support the aims of Virgin. Any hereto related travel expenses shall be at the cost of Virgin, pursuant to Virgin’s travel and expenses policy. </w:t>
      </w:r>
    </w:p>
    <w:p w14:paraId="7F5302D4" w14:textId="77777777" w:rsidR="006F69DF" w:rsidRPr="00912EC7" w:rsidRDefault="006F69DF" w:rsidP="00096965">
      <w:pPr>
        <w:pStyle w:val="NoSpacing"/>
        <w:ind w:left="1418" w:hanging="851"/>
        <w:jc w:val="both"/>
        <w:rPr>
          <w:rFonts w:ascii="Century Gothic" w:hAnsi="Century Gothic" w:cs="Arial"/>
          <w:sz w:val="20"/>
          <w:szCs w:val="20"/>
        </w:rPr>
      </w:pPr>
    </w:p>
    <w:p w14:paraId="2EA06FC9" w14:textId="77777777" w:rsidR="006F69DF" w:rsidRPr="00912EC7" w:rsidRDefault="006F69DF"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 xml:space="preserve">In such cases where the Supplier is developing menus and / or menu concepts / menu items for and on behalf of Virgin to be provided by Third Party Suppliers or Nominated Suppliers, the proposed items will not be offered by the Supplier to another customer without prior written consent from Virgin, unless already part of another client’s menu. </w:t>
      </w:r>
    </w:p>
    <w:p w14:paraId="5BED33BB" w14:textId="77777777" w:rsidR="006F69DF" w:rsidRPr="00912EC7" w:rsidRDefault="006F69DF" w:rsidP="006F69DF">
      <w:pPr>
        <w:pStyle w:val="NoSpacing"/>
        <w:ind w:left="1134" w:hanging="567"/>
        <w:jc w:val="both"/>
        <w:rPr>
          <w:rFonts w:ascii="Century Gothic" w:hAnsi="Century Gothic" w:cs="Arial"/>
          <w:sz w:val="20"/>
          <w:szCs w:val="20"/>
        </w:rPr>
      </w:pPr>
    </w:p>
    <w:p w14:paraId="35E6723D" w14:textId="77777777" w:rsidR="006F69DF" w:rsidRPr="00912EC7" w:rsidRDefault="006F69DF" w:rsidP="009A418A">
      <w:pPr>
        <w:pStyle w:val="NoSpacing"/>
        <w:numPr>
          <w:ilvl w:val="0"/>
          <w:numId w:val="32"/>
        </w:numPr>
        <w:ind w:left="567" w:hanging="567"/>
        <w:jc w:val="both"/>
        <w:rPr>
          <w:rFonts w:ascii="Century Gothic" w:hAnsi="Century Gothic" w:cs="Arial"/>
          <w:b/>
          <w:sz w:val="20"/>
          <w:szCs w:val="20"/>
        </w:rPr>
      </w:pPr>
      <w:r w:rsidRPr="00912EC7">
        <w:rPr>
          <w:rFonts w:ascii="Century Gothic" w:hAnsi="Century Gothic" w:cs="Arial"/>
          <w:b/>
          <w:sz w:val="20"/>
          <w:szCs w:val="20"/>
        </w:rPr>
        <w:t xml:space="preserve">Service Constraints </w:t>
      </w:r>
    </w:p>
    <w:p w14:paraId="64B957D0" w14:textId="77777777" w:rsidR="006F69DF" w:rsidRPr="00912EC7" w:rsidRDefault="006F69DF" w:rsidP="006F69DF">
      <w:pPr>
        <w:pStyle w:val="NoSpacing"/>
        <w:ind w:left="1134" w:hanging="567"/>
        <w:jc w:val="both"/>
        <w:rPr>
          <w:rFonts w:ascii="Century Gothic" w:hAnsi="Century Gothic" w:cs="Arial"/>
          <w:sz w:val="20"/>
          <w:szCs w:val="20"/>
        </w:rPr>
      </w:pPr>
    </w:p>
    <w:p w14:paraId="356AB59B" w14:textId="14E3E606" w:rsidR="006F69DF" w:rsidRPr="00912EC7" w:rsidRDefault="61292899" w:rsidP="009A418A">
      <w:pPr>
        <w:pStyle w:val="NoSpacing"/>
        <w:numPr>
          <w:ilvl w:val="1"/>
          <w:numId w:val="32"/>
        </w:numPr>
        <w:ind w:left="1418" w:hanging="851"/>
        <w:jc w:val="both"/>
        <w:rPr>
          <w:rFonts w:ascii="Century Gothic" w:hAnsi="Century Gothic" w:cs="Arial"/>
          <w:sz w:val="20"/>
          <w:szCs w:val="20"/>
        </w:rPr>
      </w:pPr>
      <w:r w:rsidRPr="00912EC7">
        <w:rPr>
          <w:rFonts w:ascii="Century Gothic" w:hAnsi="Century Gothic" w:cs="Arial"/>
          <w:sz w:val="20"/>
          <w:szCs w:val="20"/>
        </w:rPr>
        <w:t>All Food and Products should be traceable by following the</w:t>
      </w:r>
      <w:r w:rsidR="3B81B07A" w:rsidRPr="00912EC7">
        <w:rPr>
          <w:rFonts w:ascii="Century Gothic" w:hAnsi="Century Gothic" w:cs="Arial"/>
          <w:sz w:val="20"/>
          <w:szCs w:val="20"/>
        </w:rPr>
        <w:t xml:space="preserve"> Medina Quality Traceability Standards</w:t>
      </w:r>
      <w:r w:rsidRPr="00912EC7">
        <w:rPr>
          <w:rFonts w:ascii="Century Gothic" w:hAnsi="Century Gothic" w:cs="Arial"/>
          <w:sz w:val="20"/>
          <w:szCs w:val="20"/>
        </w:rPr>
        <w:t xml:space="preserve"> for the Supply of Identity Preserved non-Genetically Modified Food Ingredients and the Supplier shall be able to warrant to Virgin that no Genetically Modified products have been used in production. </w:t>
      </w:r>
    </w:p>
    <w:p w14:paraId="59C5DC7D" w14:textId="77777777" w:rsidR="006F69DF" w:rsidRPr="00912EC7" w:rsidRDefault="006F69DF" w:rsidP="00096965">
      <w:pPr>
        <w:pStyle w:val="NoSpacing"/>
        <w:ind w:left="1418" w:hanging="851"/>
        <w:jc w:val="both"/>
        <w:rPr>
          <w:rFonts w:ascii="Century Gothic" w:hAnsi="Century Gothic" w:cs="Arial"/>
          <w:sz w:val="20"/>
          <w:szCs w:val="20"/>
        </w:rPr>
      </w:pPr>
    </w:p>
    <w:p w14:paraId="16A897CE" w14:textId="77777777" w:rsidR="006F69DF" w:rsidRPr="00912EC7" w:rsidRDefault="006F69DF" w:rsidP="009A418A">
      <w:pPr>
        <w:pStyle w:val="NoSpacing"/>
        <w:numPr>
          <w:ilvl w:val="1"/>
          <w:numId w:val="32"/>
        </w:numPr>
        <w:ind w:left="1418" w:hanging="851"/>
        <w:jc w:val="both"/>
        <w:rPr>
          <w:rFonts w:ascii="Century Gothic" w:hAnsi="Century Gothic" w:cs="TTE25B45E8t00"/>
          <w:sz w:val="20"/>
          <w:szCs w:val="20"/>
        </w:rPr>
      </w:pPr>
      <w:r w:rsidRPr="00912EC7">
        <w:rPr>
          <w:rFonts w:ascii="Century Gothic" w:hAnsi="Century Gothic" w:cs="Arial"/>
          <w:sz w:val="20"/>
          <w:szCs w:val="20"/>
        </w:rPr>
        <w:t xml:space="preserve">Menu development should also include consideration for the aircraft environment, including the final stages of stowage, regeneration, skills/ </w:t>
      </w:r>
      <w:proofErr w:type="gramStart"/>
      <w:r w:rsidRPr="00912EC7">
        <w:rPr>
          <w:rFonts w:ascii="Century Gothic" w:hAnsi="Century Gothic" w:cs="Arial"/>
          <w:sz w:val="20"/>
          <w:szCs w:val="20"/>
        </w:rPr>
        <w:t>resource</w:t>
      </w:r>
      <w:proofErr w:type="gramEnd"/>
      <w:r w:rsidRPr="00912EC7">
        <w:rPr>
          <w:rFonts w:ascii="Century Gothic" w:hAnsi="Century Gothic" w:cs="Arial"/>
          <w:sz w:val="20"/>
          <w:szCs w:val="20"/>
        </w:rPr>
        <w:t xml:space="preserve"> and service delivery.</w:t>
      </w:r>
    </w:p>
    <w:p w14:paraId="37265E0B" w14:textId="77777777" w:rsidR="00A57FEE" w:rsidRPr="00912EC7" w:rsidRDefault="00A57FEE" w:rsidP="00775285">
      <w:pPr>
        <w:jc w:val="left"/>
        <w:rPr>
          <w:rFonts w:ascii="Century Gothic" w:hAnsi="Century Gothic"/>
          <w:b/>
          <w:sz w:val="20"/>
          <w:szCs w:val="18"/>
        </w:rPr>
      </w:pPr>
    </w:p>
    <w:p w14:paraId="64F2664E" w14:textId="77777777" w:rsidR="009A418A" w:rsidRDefault="009A418A" w:rsidP="00984AE5">
      <w:pPr>
        <w:pStyle w:val="NoSpacing"/>
        <w:jc w:val="center"/>
        <w:rPr>
          <w:rFonts w:ascii="Century Gothic" w:hAnsi="Century Gothic" w:cs="Arial"/>
          <w:b/>
          <w:sz w:val="20"/>
          <w:szCs w:val="20"/>
          <w:u w:val="single"/>
        </w:rPr>
      </w:pPr>
    </w:p>
    <w:p w14:paraId="610D92BE" w14:textId="3DFB18C7" w:rsidR="00A257F3" w:rsidRDefault="00A257F3" w:rsidP="00984AE5">
      <w:pPr>
        <w:pStyle w:val="NoSpacing"/>
        <w:jc w:val="center"/>
        <w:rPr>
          <w:rFonts w:ascii="Century Gothic" w:hAnsi="Century Gothic" w:cs="Arial"/>
          <w:b/>
          <w:sz w:val="20"/>
          <w:szCs w:val="20"/>
          <w:u w:val="single"/>
        </w:rPr>
      </w:pPr>
      <w:r w:rsidRPr="00912EC7">
        <w:rPr>
          <w:rFonts w:ascii="Century Gothic" w:hAnsi="Century Gothic" w:cs="Arial"/>
          <w:b/>
          <w:sz w:val="20"/>
          <w:szCs w:val="20"/>
          <w:u w:val="single"/>
        </w:rPr>
        <w:lastRenderedPageBreak/>
        <w:t>SCHEDULE 2</w:t>
      </w:r>
      <w:r w:rsidR="009A418A">
        <w:rPr>
          <w:rFonts w:ascii="Century Gothic" w:hAnsi="Century Gothic" w:cs="Arial"/>
          <w:b/>
          <w:sz w:val="20"/>
          <w:szCs w:val="20"/>
          <w:u w:val="single"/>
        </w:rPr>
        <w:t>1</w:t>
      </w:r>
    </w:p>
    <w:p w14:paraId="441B9904" w14:textId="77777777" w:rsidR="00D33DC2" w:rsidRDefault="00D33DC2" w:rsidP="00984AE5">
      <w:pPr>
        <w:pStyle w:val="NoSpacing"/>
        <w:jc w:val="center"/>
        <w:rPr>
          <w:rFonts w:ascii="Century Gothic" w:hAnsi="Century Gothic" w:cs="Arial"/>
          <w:b/>
          <w:sz w:val="20"/>
          <w:szCs w:val="20"/>
          <w:u w:val="single"/>
        </w:rPr>
      </w:pPr>
    </w:p>
    <w:p w14:paraId="390337D7" w14:textId="77777777" w:rsidR="00BB235B" w:rsidRPr="00912EC7" w:rsidRDefault="00BB235B" w:rsidP="00430247">
      <w:pPr>
        <w:pStyle w:val="Subtitle"/>
        <w:rPr>
          <w:rFonts w:ascii="Century Gothic" w:hAnsi="Century Gothic"/>
          <w:sz w:val="20"/>
          <w:szCs w:val="22"/>
        </w:rPr>
      </w:pPr>
      <w:r w:rsidRPr="00912EC7">
        <w:rPr>
          <w:rFonts w:ascii="Century Gothic" w:hAnsi="Century Gothic"/>
          <w:sz w:val="20"/>
          <w:szCs w:val="22"/>
        </w:rPr>
        <w:t>Anniversary Objectives</w:t>
      </w:r>
    </w:p>
    <w:p w14:paraId="4B820753" w14:textId="77777777" w:rsidR="00BB235B" w:rsidRPr="00912EC7" w:rsidRDefault="00BB235B" w:rsidP="00BB235B">
      <w:pPr>
        <w:jc w:val="center"/>
        <w:rPr>
          <w:rFonts w:ascii="Century Gothic" w:hAnsi="Century Gothic"/>
          <w:b/>
          <w:sz w:val="20"/>
          <w:highlight w:val="yellow"/>
        </w:rPr>
      </w:pPr>
    </w:p>
    <w:p w14:paraId="565FDB49" w14:textId="77777777" w:rsidR="006A6BEE" w:rsidRPr="00912EC7" w:rsidRDefault="006A6BEE" w:rsidP="00E03A3B">
      <w:pPr>
        <w:jc w:val="center"/>
        <w:rPr>
          <w:rFonts w:ascii="Century Gothic" w:hAnsi="Century Gothic"/>
          <w:b/>
          <w:sz w:val="20"/>
        </w:rPr>
      </w:pPr>
    </w:p>
    <w:p w14:paraId="75EF0D1E" w14:textId="5A081745" w:rsidR="009A4DF3" w:rsidRPr="00912EC7" w:rsidRDefault="00F44178" w:rsidP="005676B0">
      <w:pPr>
        <w:jc w:val="center"/>
        <w:rPr>
          <w:rFonts w:ascii="Century Gothic" w:hAnsi="Century Gothic"/>
          <w:sz w:val="20"/>
          <w:szCs w:val="22"/>
        </w:rPr>
      </w:pPr>
      <w:r w:rsidRPr="00912EC7">
        <w:rPr>
          <w:rFonts w:ascii="Century Gothic" w:eastAsia="Arial" w:hAnsi="Century Gothic" w:cs="Arial"/>
          <w:b/>
          <w:sz w:val="20"/>
          <w:highlight w:val="yellow"/>
        </w:rPr>
        <w:t xml:space="preserve">[Add the </w:t>
      </w:r>
      <w:proofErr w:type="gramStart"/>
      <w:r w:rsidRPr="00912EC7">
        <w:rPr>
          <w:rFonts w:ascii="Century Gothic" w:eastAsia="Arial" w:hAnsi="Century Gothic" w:cs="Arial"/>
          <w:b/>
          <w:sz w:val="20"/>
          <w:highlight w:val="yellow"/>
        </w:rPr>
        <w:t>Value add</w:t>
      </w:r>
      <w:proofErr w:type="gramEnd"/>
      <w:r w:rsidRPr="00912EC7">
        <w:rPr>
          <w:rFonts w:ascii="Century Gothic" w:eastAsia="Arial" w:hAnsi="Century Gothic" w:cs="Arial"/>
          <w:b/>
          <w:sz w:val="20"/>
          <w:highlight w:val="yellow"/>
        </w:rPr>
        <w:t xml:space="preserve"> benefits</w:t>
      </w:r>
      <w:r w:rsidR="005676B0">
        <w:rPr>
          <w:rFonts w:ascii="Century Gothic" w:eastAsia="Arial" w:hAnsi="Century Gothic" w:cs="Arial"/>
          <w:b/>
          <w:sz w:val="20"/>
        </w:rPr>
        <w:t>]</w:t>
      </w:r>
    </w:p>
    <w:sectPr w:rsidR="009A4DF3" w:rsidRPr="00912EC7" w:rsidSect="003E48D1">
      <w:headerReference w:type="default" r:id="rId28"/>
      <w:footerReference w:type="even" r:id="rId29"/>
      <w:footerReference w:type="default" r:id="rId30"/>
      <w:footerReference w:type="first" r:id="rId31"/>
      <w:pgSz w:w="11900" w:h="17340"/>
      <w:pgMar w:top="1179" w:right="1106" w:bottom="992" w:left="1276" w:header="720" w:footer="720" w:gutter="0"/>
      <w:cols w:space="720" w:equalWidth="0">
        <w:col w:w="8695"/>
      </w:cols>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53BC15" w14:textId="77777777" w:rsidR="00C57D82" w:rsidRDefault="00C57D82">
      <w:r>
        <w:separator/>
      </w:r>
    </w:p>
  </w:endnote>
  <w:endnote w:type="continuationSeparator" w:id="0">
    <w:p w14:paraId="094FA9DE" w14:textId="77777777" w:rsidR="00C57D82" w:rsidRDefault="00C57D82">
      <w:r>
        <w:continuationSeparator/>
      </w:r>
    </w:p>
  </w:endnote>
  <w:endnote w:type="continuationNotice" w:id="1">
    <w:p w14:paraId="0646CAE2" w14:textId="77777777" w:rsidR="00C57D82" w:rsidRDefault="00C57D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FoundryMonoline-Medium">
    <w:altName w:val="Calibri"/>
    <w:charset w:val="00"/>
    <w:family w:val="auto"/>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Rotis Sans Serif">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undryMonoline-Light">
    <w:charset w:val="00"/>
    <w:family w:val="auto"/>
    <w:pitch w:val="variable"/>
    <w:sig w:usb0="80000027" w:usb1="00000040" w:usb2="00000000" w:usb3="00000000" w:csb0="00000001" w:csb1="00000000"/>
  </w:font>
  <w:font w:name="Eurostile">
    <w:altName w:val="Agency FB"/>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TE25D3BE0t00">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abic Transparent">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undryMonoline-Regular">
    <w:altName w:val="Calibri"/>
    <w:charset w:val="00"/>
    <w:family w:val="auto"/>
    <w:pitch w:val="variable"/>
    <w:sig w:usb0="80000027" w:usb1="0000004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Bold">
    <w:panose1 w:val="00000000000000000000"/>
    <w:charset w:val="00"/>
    <w:family w:val="swiss"/>
    <w:notTrueType/>
    <w:pitch w:val="default"/>
    <w:sig w:usb0="00000003" w:usb1="00000000" w:usb2="00000000" w:usb3="00000000" w:csb0="00000001" w:csb1="00000000"/>
  </w:font>
  <w:font w:name="TTE25B45E8t00">
    <w:altName w:val="TT E 25 B 45 E 8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7C45F" w14:textId="68CAB289" w:rsidR="007E6238" w:rsidRDefault="007E62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94954">
      <w:rPr>
        <w:rStyle w:val="PageNumber"/>
        <w:noProof/>
      </w:rPr>
      <w:t>1</w:t>
    </w:r>
    <w:r>
      <w:rPr>
        <w:rStyle w:val="PageNumber"/>
      </w:rPr>
      <w:fldChar w:fldCharType="end"/>
    </w:r>
  </w:p>
  <w:p w14:paraId="5475640D" w14:textId="77777777" w:rsidR="007E6238" w:rsidRDefault="007E62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3512956"/>
      <w:docPartObj>
        <w:docPartGallery w:val="Page Numbers (Bottom of Page)"/>
        <w:docPartUnique/>
      </w:docPartObj>
    </w:sdtPr>
    <w:sdtEndPr>
      <w:rPr>
        <w:noProof/>
      </w:rPr>
    </w:sdtEndPr>
    <w:sdtContent>
      <w:p w14:paraId="3953FFC7" w14:textId="3E97EC11" w:rsidR="007E6238" w:rsidRDefault="007E6238">
        <w:pPr>
          <w:pStyle w:val="Footer"/>
          <w:jc w:val="right"/>
        </w:pPr>
        <w:r>
          <w:fldChar w:fldCharType="begin"/>
        </w:r>
        <w:r>
          <w:instrText xml:space="preserve"> PAGE    \* MERGEFORMAT </w:instrText>
        </w:r>
        <w:r>
          <w:fldChar w:fldCharType="separate"/>
        </w:r>
        <w:r w:rsidR="00FE661E">
          <w:rPr>
            <w:noProof/>
          </w:rPr>
          <w:t>46</w:t>
        </w:r>
        <w:r>
          <w:fldChar w:fldCharType="end"/>
        </w:r>
      </w:p>
    </w:sdtContent>
  </w:sdt>
  <w:p w14:paraId="668848B0" w14:textId="77777777" w:rsidR="007E6238" w:rsidRDefault="007E62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FD35F9" w14:textId="4DB6542A" w:rsidR="007E6238" w:rsidRDefault="007E62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7AD0">
      <w:rPr>
        <w:rStyle w:val="PageNumber"/>
        <w:noProof/>
      </w:rPr>
      <w:t>41</w:t>
    </w:r>
    <w:r>
      <w:rPr>
        <w:rStyle w:val="PageNumber"/>
      </w:rPr>
      <w:fldChar w:fldCharType="end"/>
    </w:r>
  </w:p>
  <w:p w14:paraId="0A0C65D4" w14:textId="77777777" w:rsidR="007E6238" w:rsidRDefault="007E623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BB586" w14:textId="03A2FF7B" w:rsidR="007E6238" w:rsidRPr="00E736F4" w:rsidRDefault="007E6238">
    <w:pPr>
      <w:pStyle w:val="Footer"/>
      <w:rPr>
        <w:rFonts w:ascii="Century Gothic" w:hAnsi="Century Gothic"/>
      </w:rPr>
    </w:pPr>
    <w:r>
      <w:rPr>
        <w:rStyle w:val="PageNumber"/>
        <w:rFonts w:ascii="FoundryMonoline-Regular" w:hAnsi="FoundryMonoline-Regular"/>
        <w:sz w:val="20"/>
      </w:rPr>
      <w:tab/>
    </w:r>
    <w:r w:rsidRPr="00E736F4">
      <w:rPr>
        <w:rFonts w:ascii="Century Gothic" w:hAnsi="Century Gothic"/>
      </w:rPr>
      <w:t xml:space="preserve">Page </w:t>
    </w:r>
    <w:r w:rsidRPr="00E736F4">
      <w:rPr>
        <w:rFonts w:ascii="Century Gothic" w:hAnsi="Century Gothic"/>
      </w:rPr>
      <w:fldChar w:fldCharType="begin"/>
    </w:r>
    <w:r w:rsidRPr="00E736F4">
      <w:rPr>
        <w:rFonts w:ascii="Century Gothic" w:hAnsi="Century Gothic"/>
      </w:rPr>
      <w:instrText xml:space="preserve"> PAGE </w:instrText>
    </w:r>
    <w:r w:rsidRPr="00E736F4">
      <w:rPr>
        <w:rFonts w:ascii="Century Gothic" w:hAnsi="Century Gothic"/>
      </w:rPr>
      <w:fldChar w:fldCharType="separate"/>
    </w:r>
    <w:r w:rsidR="00FE661E" w:rsidRPr="00E736F4">
      <w:rPr>
        <w:rFonts w:ascii="Century Gothic" w:hAnsi="Century Gothic"/>
      </w:rPr>
      <w:t>66</w:t>
    </w:r>
    <w:r w:rsidRPr="00E736F4">
      <w:rPr>
        <w:rFonts w:ascii="Century Gothic" w:hAnsi="Century Gothic"/>
      </w:rPr>
      <w:fldChar w:fldCharType="end"/>
    </w:r>
    <w:r w:rsidRPr="00E736F4">
      <w:rPr>
        <w:rFonts w:ascii="Century Gothic" w:hAnsi="Century Gothic"/>
      </w:rPr>
      <w:t xml:space="preserve"> of </w:t>
    </w:r>
    <w:r w:rsidRPr="00E736F4">
      <w:rPr>
        <w:rFonts w:ascii="Century Gothic" w:hAnsi="Century Gothic"/>
      </w:rPr>
      <w:fldChar w:fldCharType="begin"/>
    </w:r>
    <w:r w:rsidRPr="00E736F4">
      <w:rPr>
        <w:rFonts w:ascii="Century Gothic" w:hAnsi="Century Gothic"/>
      </w:rPr>
      <w:instrText>NUMPAGES</w:instrText>
    </w:r>
    <w:r w:rsidRPr="00E736F4">
      <w:rPr>
        <w:rFonts w:ascii="Century Gothic" w:hAnsi="Century Gothic"/>
      </w:rPr>
      <w:fldChar w:fldCharType="separate"/>
    </w:r>
    <w:r w:rsidR="00FE661E" w:rsidRPr="00E736F4">
      <w:rPr>
        <w:rFonts w:ascii="Century Gothic" w:hAnsi="Century Gothic"/>
      </w:rPr>
      <w:t>66</w:t>
    </w:r>
    <w:r w:rsidRPr="00E736F4">
      <w:rPr>
        <w:rFonts w:ascii="Century Gothic" w:hAnsi="Century Gothic"/>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611E3" w14:textId="77777777" w:rsidR="007E6238" w:rsidRDefault="007E62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28E610" w14:textId="77777777" w:rsidR="007E6238" w:rsidRDefault="007E62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E56F74" w14:textId="7179B8F9" w:rsidR="007E6238" w:rsidRDefault="007E6238">
    <w:pPr>
      <w:pStyle w:val="Footer"/>
    </w:pPr>
    <w:r>
      <w:rPr>
        <w:rStyle w:val="PageNumber"/>
        <w:rFonts w:ascii="FoundryMonoline-Regular" w:hAnsi="FoundryMonoline-Regular"/>
        <w:sz w:val="20"/>
      </w:rPr>
      <w:tab/>
    </w:r>
    <w:r>
      <w:t xml:space="preserve">Page </w:t>
    </w:r>
    <w:r>
      <w:fldChar w:fldCharType="begin"/>
    </w:r>
    <w:r>
      <w:instrText xml:space="preserve"> PAGE </w:instrText>
    </w:r>
    <w:r>
      <w:fldChar w:fldCharType="separate"/>
    </w:r>
    <w:r w:rsidR="00FE661E">
      <w:rPr>
        <w:noProof/>
      </w:rPr>
      <w:t>67</w:t>
    </w:r>
    <w:r>
      <w:rPr>
        <w:noProof/>
      </w:rPr>
      <w:fldChar w:fldCharType="end"/>
    </w:r>
    <w:r>
      <w:t xml:space="preserve"> of </w:t>
    </w:r>
    <w:r>
      <w:fldChar w:fldCharType="begin"/>
    </w:r>
    <w:r>
      <w:instrText>NUMPAGES</w:instrText>
    </w:r>
    <w:r>
      <w:fldChar w:fldCharType="separate"/>
    </w:r>
    <w:r w:rsidR="00FE661E">
      <w:rPr>
        <w:noProof/>
      </w:rPr>
      <w:t>67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0CD11" w14:textId="77777777" w:rsidR="007E6238" w:rsidRDefault="007E62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27AF96" w14:textId="77777777" w:rsidR="007E6238" w:rsidRDefault="007E623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A8C63A" w14:textId="56338725" w:rsidR="007E6238" w:rsidRPr="00D90F17" w:rsidRDefault="007E6238">
    <w:pPr>
      <w:pStyle w:val="Footer"/>
      <w:rPr>
        <w:rFonts w:ascii="Century Gothic" w:hAnsi="Century Gothic"/>
      </w:rPr>
    </w:pPr>
    <w:r>
      <w:rPr>
        <w:rStyle w:val="PageNumber"/>
        <w:rFonts w:ascii="FoundryMonoline-Regular" w:hAnsi="FoundryMonoline-Regular"/>
        <w:sz w:val="20"/>
      </w:rPr>
      <w:tab/>
    </w:r>
    <w:r w:rsidRPr="00D90F17">
      <w:rPr>
        <w:rFonts w:ascii="Century Gothic" w:hAnsi="Century Gothic"/>
      </w:rPr>
      <w:t xml:space="preserve">Page </w:t>
    </w:r>
    <w:r w:rsidRPr="00D90F17">
      <w:rPr>
        <w:rFonts w:ascii="Century Gothic" w:hAnsi="Century Gothic"/>
      </w:rPr>
      <w:fldChar w:fldCharType="begin"/>
    </w:r>
    <w:r w:rsidRPr="00D90F17">
      <w:rPr>
        <w:rFonts w:ascii="Century Gothic" w:hAnsi="Century Gothic"/>
      </w:rPr>
      <w:instrText xml:space="preserve"> PAGE </w:instrText>
    </w:r>
    <w:r w:rsidRPr="00D90F17">
      <w:rPr>
        <w:rFonts w:ascii="Century Gothic" w:hAnsi="Century Gothic"/>
      </w:rPr>
      <w:fldChar w:fldCharType="separate"/>
    </w:r>
    <w:r w:rsidR="00FE661E" w:rsidRPr="00D90F17">
      <w:rPr>
        <w:rFonts w:ascii="Century Gothic" w:hAnsi="Century Gothic"/>
        <w:noProof/>
      </w:rPr>
      <w:t>76</w:t>
    </w:r>
    <w:r w:rsidRPr="00D90F17">
      <w:rPr>
        <w:rFonts w:ascii="Century Gothic" w:hAnsi="Century Gothic"/>
        <w:noProof/>
      </w:rPr>
      <w:fldChar w:fldCharType="end"/>
    </w:r>
    <w:r w:rsidRPr="00D90F17">
      <w:rPr>
        <w:rFonts w:ascii="Century Gothic" w:hAnsi="Century Gothic"/>
      </w:rPr>
      <w:t xml:space="preserve"> of </w:t>
    </w:r>
    <w:r w:rsidRPr="00D90F17">
      <w:rPr>
        <w:rFonts w:ascii="Century Gothic" w:hAnsi="Century Gothic"/>
      </w:rPr>
      <w:fldChar w:fldCharType="begin"/>
    </w:r>
    <w:r w:rsidRPr="00D90F17">
      <w:rPr>
        <w:rFonts w:ascii="Century Gothic" w:hAnsi="Century Gothic"/>
      </w:rPr>
      <w:instrText>NUMPAGES</w:instrText>
    </w:r>
    <w:r w:rsidRPr="00D90F17">
      <w:rPr>
        <w:rFonts w:ascii="Century Gothic" w:hAnsi="Century Gothic"/>
      </w:rPr>
      <w:fldChar w:fldCharType="separate"/>
    </w:r>
    <w:r w:rsidR="00FE661E" w:rsidRPr="00D90F17">
      <w:rPr>
        <w:rFonts w:ascii="Century Gothic" w:hAnsi="Century Gothic"/>
        <w:noProof/>
      </w:rPr>
      <w:t>175</w:t>
    </w:r>
    <w:r w:rsidRPr="00D90F17">
      <w:rPr>
        <w:rFonts w:ascii="Century Gothic" w:hAnsi="Century Gothic"/>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4F3A4" w14:textId="77777777" w:rsidR="007E6238" w:rsidRDefault="007E62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B3C6DA" w14:textId="77777777" w:rsidR="007E6238" w:rsidRDefault="007E6238" w:rsidP="004A6D8D">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A1D4DB" w14:textId="394C656B" w:rsidR="007E6238" w:rsidRDefault="00000000" w:rsidP="00C112C6">
    <w:pPr>
      <w:pStyle w:val="Footer"/>
    </w:pPr>
    <w:sdt>
      <w:sdtPr>
        <w:id w:val="1686237120"/>
        <w:docPartObj>
          <w:docPartGallery w:val="Page Numbers (Bottom of Page)"/>
          <w:docPartUnique/>
        </w:docPartObj>
      </w:sdtPr>
      <w:sdtContent>
        <w:sdt>
          <w:sdtPr>
            <w:id w:val="169230152"/>
            <w:docPartObj>
              <w:docPartGallery w:val="Page Numbers (Top of Page)"/>
              <w:docPartUnique/>
            </w:docPartObj>
          </w:sdtPr>
          <w:sdtContent>
            <w:r w:rsidR="007E6238">
              <w:tab/>
              <w:t xml:space="preserve">Page </w:t>
            </w:r>
            <w:r w:rsidR="007E6238">
              <w:rPr>
                <w:b/>
                <w:sz w:val="24"/>
                <w:szCs w:val="24"/>
              </w:rPr>
              <w:fldChar w:fldCharType="begin"/>
            </w:r>
            <w:r w:rsidR="007E6238">
              <w:rPr>
                <w:b/>
              </w:rPr>
              <w:instrText xml:space="preserve"> PAGE </w:instrText>
            </w:r>
            <w:r w:rsidR="007E6238">
              <w:rPr>
                <w:b/>
                <w:sz w:val="24"/>
                <w:szCs w:val="24"/>
              </w:rPr>
              <w:fldChar w:fldCharType="separate"/>
            </w:r>
            <w:r w:rsidR="00FE661E">
              <w:rPr>
                <w:b/>
                <w:noProof/>
              </w:rPr>
              <w:t>180</w:t>
            </w:r>
            <w:r w:rsidR="007E6238">
              <w:rPr>
                <w:b/>
                <w:sz w:val="24"/>
                <w:szCs w:val="24"/>
              </w:rPr>
              <w:fldChar w:fldCharType="end"/>
            </w:r>
            <w:r w:rsidR="007E6238">
              <w:t xml:space="preserve"> of </w:t>
            </w:r>
            <w:r w:rsidR="007E6238">
              <w:rPr>
                <w:b/>
                <w:sz w:val="24"/>
                <w:szCs w:val="24"/>
              </w:rPr>
              <w:fldChar w:fldCharType="begin"/>
            </w:r>
            <w:r w:rsidR="007E6238">
              <w:rPr>
                <w:b/>
              </w:rPr>
              <w:instrText xml:space="preserve"> NUMPAGES  </w:instrText>
            </w:r>
            <w:r w:rsidR="007E6238">
              <w:rPr>
                <w:b/>
                <w:sz w:val="24"/>
                <w:szCs w:val="24"/>
              </w:rPr>
              <w:fldChar w:fldCharType="separate"/>
            </w:r>
            <w:r w:rsidR="00FE661E">
              <w:rPr>
                <w:b/>
                <w:noProof/>
              </w:rPr>
              <w:t>180</w:t>
            </w:r>
            <w:r w:rsidR="007E6238">
              <w:rPr>
                <w:b/>
                <w:sz w:val="24"/>
                <w:szCs w:val="24"/>
              </w:rPr>
              <w:fldChar w:fldCharType="end"/>
            </w:r>
          </w:sdtContent>
        </w:sdt>
      </w:sdtContent>
    </w:sdt>
  </w:p>
  <w:p w14:paraId="2D6FD576" w14:textId="77777777" w:rsidR="007E6238" w:rsidRDefault="007E6238">
    <w:pPr>
      <w:pStyle w:val="Footer"/>
      <w:ind w:right="360"/>
    </w:pPr>
  </w:p>
  <w:p w14:paraId="365CEC1B" w14:textId="77777777" w:rsidR="007E6238" w:rsidRDefault="007E6238" w:rsidP="004A6D8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AE97D" w14:textId="77777777" w:rsidR="007E6238" w:rsidRDefault="00000000">
    <w:pPr>
      <w:pStyle w:val="Footer"/>
    </w:pPr>
    <w:sdt>
      <w:sdtPr>
        <w:id w:val="167842754"/>
        <w:docPartObj>
          <w:docPartGallery w:val="Page Numbers (Bottom of Page)"/>
          <w:docPartUnique/>
        </w:docPartObj>
      </w:sdtPr>
      <w:sdtContent>
        <w:sdt>
          <w:sdtPr>
            <w:id w:val="1036471225"/>
            <w:docPartObj>
              <w:docPartGallery w:val="Page Numbers (Top of Page)"/>
              <w:docPartUnique/>
            </w:docPartObj>
          </w:sdtPr>
          <w:sdtContent>
            <w:r w:rsidR="007E6238">
              <w:tab/>
              <w:t xml:space="preserve">Page </w:t>
            </w:r>
            <w:r w:rsidR="007E6238">
              <w:rPr>
                <w:b/>
                <w:sz w:val="24"/>
                <w:szCs w:val="24"/>
              </w:rPr>
              <w:fldChar w:fldCharType="begin"/>
            </w:r>
            <w:r w:rsidR="007E6238">
              <w:rPr>
                <w:b/>
              </w:rPr>
              <w:instrText xml:space="preserve"> PAGE </w:instrText>
            </w:r>
            <w:r w:rsidR="007E6238">
              <w:rPr>
                <w:b/>
                <w:sz w:val="24"/>
                <w:szCs w:val="24"/>
              </w:rPr>
              <w:fldChar w:fldCharType="separate"/>
            </w:r>
            <w:r w:rsidR="007E6238">
              <w:rPr>
                <w:b/>
                <w:noProof/>
              </w:rPr>
              <w:t>130</w:t>
            </w:r>
            <w:r w:rsidR="007E6238">
              <w:rPr>
                <w:b/>
                <w:sz w:val="24"/>
                <w:szCs w:val="24"/>
              </w:rPr>
              <w:fldChar w:fldCharType="end"/>
            </w:r>
            <w:r w:rsidR="007E6238">
              <w:t xml:space="preserve"> of </w:t>
            </w:r>
            <w:r w:rsidR="007E6238">
              <w:rPr>
                <w:b/>
                <w:sz w:val="24"/>
                <w:szCs w:val="24"/>
              </w:rPr>
              <w:fldChar w:fldCharType="begin"/>
            </w:r>
            <w:r w:rsidR="007E6238">
              <w:rPr>
                <w:b/>
              </w:rPr>
              <w:instrText xml:space="preserve"> NUMPAGES  </w:instrText>
            </w:r>
            <w:r w:rsidR="007E6238">
              <w:rPr>
                <w:b/>
                <w:sz w:val="24"/>
                <w:szCs w:val="24"/>
              </w:rPr>
              <w:fldChar w:fldCharType="separate"/>
            </w:r>
            <w:r w:rsidR="007E6238">
              <w:rPr>
                <w:b/>
                <w:noProof/>
              </w:rPr>
              <w:t>184</w:t>
            </w:r>
            <w:r w:rsidR="007E6238">
              <w:rPr>
                <w:b/>
                <w:sz w:val="24"/>
                <w:szCs w:val="24"/>
              </w:rPr>
              <w:fldChar w:fldCharType="end"/>
            </w:r>
          </w:sdtContent>
        </w:sdt>
      </w:sdtContent>
    </w:sdt>
  </w:p>
  <w:p w14:paraId="024C3AA1" w14:textId="77777777" w:rsidR="007E6238" w:rsidRPr="00C112C6" w:rsidRDefault="007E6238" w:rsidP="00C11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A2404A" w14:textId="77777777" w:rsidR="00C57D82" w:rsidRDefault="00C57D82">
      <w:r>
        <w:separator/>
      </w:r>
    </w:p>
  </w:footnote>
  <w:footnote w:type="continuationSeparator" w:id="0">
    <w:p w14:paraId="70D6F299" w14:textId="77777777" w:rsidR="00C57D82" w:rsidRDefault="00C57D82">
      <w:r>
        <w:continuationSeparator/>
      </w:r>
    </w:p>
  </w:footnote>
  <w:footnote w:type="continuationNotice" w:id="1">
    <w:p w14:paraId="24808402" w14:textId="77777777" w:rsidR="00C57D82" w:rsidRDefault="00C57D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3C7D4" w14:textId="77777777" w:rsidR="007E6238" w:rsidRDefault="007E6238">
    <w:pPr>
      <w:pStyle w:val="Header"/>
      <w:jc w:val="center"/>
    </w:pPr>
  </w:p>
  <w:p w14:paraId="3C65D8D9" w14:textId="77777777" w:rsidR="007E6238" w:rsidRDefault="007E6238">
    <w:pPr>
      <w:pStyle w:val="Header"/>
    </w:pPr>
  </w:p>
</w:hdr>
</file>

<file path=word/intelligence2.xml><?xml version="1.0" encoding="utf-8"?>
<int2:intelligence xmlns:int2="http://schemas.microsoft.com/office/intelligence/2020/intelligence" xmlns:oel="http://schemas.microsoft.com/office/2019/extlst">
  <int2:observations>
    <int2:textHash int2:hashCode="IoUO0E4XINpgwK" int2:id="KHhiEKm1">
      <int2:state int2:value="Rejected" int2:type="AugLoop_Text_Critique"/>
    </int2:textHash>
    <int2:textHash int2:hashCode="gg/KZBe/aS7tYM" int2:id="UVI82f12">
      <int2:state int2:value="Rejected" int2:type="AugLoop_Text_Critique"/>
    </int2:textHash>
    <int2:bookmark int2:bookmarkName="_Int_44XmJPl5" int2:invalidationBookmarkName="" int2:hashCode="j/8DmFP1wru4oo" int2:id="4mHlEXm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A0A42"/>
    <w:multiLevelType w:val="hybridMultilevel"/>
    <w:tmpl w:val="76F2870E"/>
    <w:lvl w:ilvl="0" w:tplc="935A820E">
      <w:start w:val="1"/>
      <w:numFmt w:val="bullet"/>
      <w:lvlText w:val=""/>
      <w:lvlJc w:val="left"/>
      <w:pPr>
        <w:ind w:left="720" w:hanging="360"/>
      </w:pPr>
      <w:rPr>
        <w:rFonts w:ascii="Symbol" w:hAnsi="Symbol" w:hint="default"/>
      </w:rPr>
    </w:lvl>
    <w:lvl w:ilvl="1" w:tplc="D890AF52">
      <w:start w:val="1"/>
      <w:numFmt w:val="bullet"/>
      <w:lvlText w:val="o"/>
      <w:lvlJc w:val="left"/>
      <w:pPr>
        <w:ind w:left="1440" w:hanging="360"/>
      </w:pPr>
      <w:rPr>
        <w:rFonts w:ascii="Courier New" w:hAnsi="Courier New" w:hint="default"/>
      </w:rPr>
    </w:lvl>
    <w:lvl w:ilvl="2" w:tplc="936C207E">
      <w:start w:val="1"/>
      <w:numFmt w:val="bullet"/>
      <w:lvlText w:val=""/>
      <w:lvlJc w:val="left"/>
      <w:pPr>
        <w:ind w:left="2160" w:hanging="360"/>
      </w:pPr>
      <w:rPr>
        <w:rFonts w:ascii="Wingdings" w:hAnsi="Wingdings" w:hint="default"/>
      </w:rPr>
    </w:lvl>
    <w:lvl w:ilvl="3" w:tplc="FC82B21C">
      <w:start w:val="1"/>
      <w:numFmt w:val="bullet"/>
      <w:lvlText w:val=""/>
      <w:lvlJc w:val="left"/>
      <w:pPr>
        <w:ind w:left="2880" w:hanging="360"/>
      </w:pPr>
      <w:rPr>
        <w:rFonts w:ascii="Symbol" w:hAnsi="Symbol" w:hint="default"/>
      </w:rPr>
    </w:lvl>
    <w:lvl w:ilvl="4" w:tplc="67F488A8">
      <w:start w:val="1"/>
      <w:numFmt w:val="bullet"/>
      <w:lvlText w:val="o"/>
      <w:lvlJc w:val="left"/>
      <w:pPr>
        <w:ind w:left="3600" w:hanging="360"/>
      </w:pPr>
      <w:rPr>
        <w:rFonts w:ascii="Courier New" w:hAnsi="Courier New" w:hint="default"/>
      </w:rPr>
    </w:lvl>
    <w:lvl w:ilvl="5" w:tplc="24A8C5D8">
      <w:start w:val="1"/>
      <w:numFmt w:val="bullet"/>
      <w:lvlText w:val=""/>
      <w:lvlJc w:val="left"/>
      <w:pPr>
        <w:ind w:left="4320" w:hanging="360"/>
      </w:pPr>
      <w:rPr>
        <w:rFonts w:ascii="Wingdings" w:hAnsi="Wingdings" w:hint="default"/>
      </w:rPr>
    </w:lvl>
    <w:lvl w:ilvl="6" w:tplc="6B865102">
      <w:start w:val="1"/>
      <w:numFmt w:val="bullet"/>
      <w:lvlText w:val=""/>
      <w:lvlJc w:val="left"/>
      <w:pPr>
        <w:ind w:left="5040" w:hanging="360"/>
      </w:pPr>
      <w:rPr>
        <w:rFonts w:ascii="Symbol" w:hAnsi="Symbol" w:hint="default"/>
      </w:rPr>
    </w:lvl>
    <w:lvl w:ilvl="7" w:tplc="497469E4">
      <w:start w:val="1"/>
      <w:numFmt w:val="bullet"/>
      <w:lvlText w:val="o"/>
      <w:lvlJc w:val="left"/>
      <w:pPr>
        <w:ind w:left="5760" w:hanging="360"/>
      </w:pPr>
      <w:rPr>
        <w:rFonts w:ascii="Courier New" w:hAnsi="Courier New" w:hint="default"/>
      </w:rPr>
    </w:lvl>
    <w:lvl w:ilvl="8" w:tplc="D4322A5A">
      <w:start w:val="1"/>
      <w:numFmt w:val="bullet"/>
      <w:lvlText w:val=""/>
      <w:lvlJc w:val="left"/>
      <w:pPr>
        <w:ind w:left="6480" w:hanging="360"/>
      </w:pPr>
      <w:rPr>
        <w:rFonts w:ascii="Wingdings" w:hAnsi="Wingdings" w:hint="default"/>
      </w:rPr>
    </w:lvl>
  </w:abstractNum>
  <w:abstractNum w:abstractNumId="1" w15:restartNumberingAfterBreak="0">
    <w:nsid w:val="040A1809"/>
    <w:multiLevelType w:val="hybridMultilevel"/>
    <w:tmpl w:val="885CDB18"/>
    <w:lvl w:ilvl="0" w:tplc="FEAA4750">
      <w:start w:val="3"/>
      <w:numFmt w:val="bullet"/>
      <w:lvlText w:val="-"/>
      <w:lvlJc w:val="left"/>
      <w:pPr>
        <w:ind w:left="2138" w:hanging="360"/>
      </w:pPr>
      <w:rPr>
        <w:rFonts w:ascii="Calibri" w:eastAsia="Calibri" w:hAnsi="Calibri" w:cs="Times New Roman"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2" w15:restartNumberingAfterBreak="0">
    <w:nsid w:val="057D4537"/>
    <w:multiLevelType w:val="hybridMultilevel"/>
    <w:tmpl w:val="EDA46DDC"/>
    <w:lvl w:ilvl="0" w:tplc="F51E24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6884318"/>
    <w:multiLevelType w:val="multilevel"/>
    <w:tmpl w:val="B4B036E2"/>
    <w:styleLink w:val="Style1"/>
    <w:lvl w:ilvl="0">
      <w:start w:val="13"/>
      <w:numFmt w:val="decimal"/>
      <w:lvlText w:val="%1."/>
      <w:lvlJc w:val="left"/>
      <w:pPr>
        <w:tabs>
          <w:tab w:val="num" w:pos="450"/>
        </w:tabs>
        <w:ind w:left="450" w:hanging="360"/>
      </w:pPr>
      <w:rPr>
        <w:rFonts w:hint="default"/>
        <w:b w:val="0"/>
      </w:rPr>
    </w:lvl>
    <w:lvl w:ilvl="1">
      <w:start w:val="1"/>
      <w:numFmt w:val="decimal"/>
      <w:lvlText w:val="15.%2."/>
      <w:lvlJc w:val="left"/>
      <w:pPr>
        <w:tabs>
          <w:tab w:val="num" w:pos="702"/>
        </w:tabs>
        <w:ind w:left="702" w:hanging="432"/>
      </w:pPr>
      <w:rPr>
        <w:rFonts w:ascii="Agency FB" w:hAnsi="Agency FB" w:hint="default"/>
      </w:rPr>
    </w:lvl>
    <w:lvl w:ilvl="2">
      <w:start w:val="1"/>
      <w:numFmt w:val="decimal"/>
      <w:lvlText w:val="%1.%2.%3."/>
      <w:lvlJc w:val="left"/>
      <w:pPr>
        <w:tabs>
          <w:tab w:val="num" w:pos="1134"/>
        </w:tabs>
        <w:ind w:left="1134" w:hanging="504"/>
      </w:pPr>
      <w:rPr>
        <w:rFonts w:ascii="Agency FB" w:hAnsi="Agency FB"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0A7AE056"/>
    <w:multiLevelType w:val="hybridMultilevel"/>
    <w:tmpl w:val="8FE25A5C"/>
    <w:lvl w:ilvl="0" w:tplc="F678F4C6">
      <w:start w:val="1"/>
      <w:numFmt w:val="bullet"/>
      <w:lvlText w:val=""/>
      <w:lvlJc w:val="left"/>
      <w:pPr>
        <w:ind w:left="720" w:hanging="360"/>
      </w:pPr>
      <w:rPr>
        <w:rFonts w:ascii="Symbol" w:hAnsi="Symbol" w:hint="default"/>
      </w:rPr>
    </w:lvl>
    <w:lvl w:ilvl="1" w:tplc="10886CE2">
      <w:start w:val="1"/>
      <w:numFmt w:val="bullet"/>
      <w:lvlText w:val="o"/>
      <w:lvlJc w:val="left"/>
      <w:pPr>
        <w:ind w:left="1440" w:hanging="360"/>
      </w:pPr>
      <w:rPr>
        <w:rFonts w:ascii="Courier New" w:hAnsi="Courier New" w:hint="default"/>
      </w:rPr>
    </w:lvl>
    <w:lvl w:ilvl="2" w:tplc="A08A4334">
      <w:start w:val="1"/>
      <w:numFmt w:val="bullet"/>
      <w:lvlText w:val=""/>
      <w:lvlJc w:val="left"/>
      <w:pPr>
        <w:ind w:left="2160" w:hanging="360"/>
      </w:pPr>
      <w:rPr>
        <w:rFonts w:ascii="Wingdings" w:hAnsi="Wingdings" w:hint="default"/>
      </w:rPr>
    </w:lvl>
    <w:lvl w:ilvl="3" w:tplc="9DEA8AFE">
      <w:start w:val="1"/>
      <w:numFmt w:val="bullet"/>
      <w:lvlText w:val=""/>
      <w:lvlJc w:val="left"/>
      <w:pPr>
        <w:ind w:left="2880" w:hanging="360"/>
      </w:pPr>
      <w:rPr>
        <w:rFonts w:ascii="Symbol" w:hAnsi="Symbol" w:hint="default"/>
      </w:rPr>
    </w:lvl>
    <w:lvl w:ilvl="4" w:tplc="DBD6320A">
      <w:start w:val="1"/>
      <w:numFmt w:val="bullet"/>
      <w:lvlText w:val="o"/>
      <w:lvlJc w:val="left"/>
      <w:pPr>
        <w:ind w:left="3600" w:hanging="360"/>
      </w:pPr>
      <w:rPr>
        <w:rFonts w:ascii="Courier New" w:hAnsi="Courier New" w:hint="default"/>
      </w:rPr>
    </w:lvl>
    <w:lvl w:ilvl="5" w:tplc="158E4D6A">
      <w:start w:val="1"/>
      <w:numFmt w:val="bullet"/>
      <w:lvlText w:val=""/>
      <w:lvlJc w:val="left"/>
      <w:pPr>
        <w:ind w:left="4320" w:hanging="360"/>
      </w:pPr>
      <w:rPr>
        <w:rFonts w:ascii="Wingdings" w:hAnsi="Wingdings" w:hint="default"/>
      </w:rPr>
    </w:lvl>
    <w:lvl w:ilvl="6" w:tplc="329852E2">
      <w:start w:val="1"/>
      <w:numFmt w:val="bullet"/>
      <w:lvlText w:val=""/>
      <w:lvlJc w:val="left"/>
      <w:pPr>
        <w:ind w:left="5040" w:hanging="360"/>
      </w:pPr>
      <w:rPr>
        <w:rFonts w:ascii="Symbol" w:hAnsi="Symbol" w:hint="default"/>
      </w:rPr>
    </w:lvl>
    <w:lvl w:ilvl="7" w:tplc="03146030">
      <w:start w:val="1"/>
      <w:numFmt w:val="bullet"/>
      <w:lvlText w:val="o"/>
      <w:lvlJc w:val="left"/>
      <w:pPr>
        <w:ind w:left="5760" w:hanging="360"/>
      </w:pPr>
      <w:rPr>
        <w:rFonts w:ascii="Courier New" w:hAnsi="Courier New" w:hint="default"/>
      </w:rPr>
    </w:lvl>
    <w:lvl w:ilvl="8" w:tplc="A50E8F82">
      <w:start w:val="1"/>
      <w:numFmt w:val="bullet"/>
      <w:lvlText w:val=""/>
      <w:lvlJc w:val="left"/>
      <w:pPr>
        <w:ind w:left="6480" w:hanging="360"/>
      </w:pPr>
      <w:rPr>
        <w:rFonts w:ascii="Wingdings" w:hAnsi="Wingdings" w:hint="default"/>
      </w:rPr>
    </w:lvl>
  </w:abstractNum>
  <w:abstractNum w:abstractNumId="5" w15:restartNumberingAfterBreak="0">
    <w:nsid w:val="0C100303"/>
    <w:multiLevelType w:val="hybridMultilevel"/>
    <w:tmpl w:val="57966FDA"/>
    <w:lvl w:ilvl="0" w:tplc="4F94311C">
      <w:start w:val="1"/>
      <w:numFmt w:val="lowerLetter"/>
      <w:lvlText w:val="%1)"/>
      <w:lvlJc w:val="left"/>
      <w:pPr>
        <w:ind w:left="2607" w:hanging="555"/>
      </w:pPr>
      <w:rPr>
        <w:rFonts w:hint="default"/>
      </w:rPr>
    </w:lvl>
    <w:lvl w:ilvl="1" w:tplc="08090019" w:tentative="1">
      <w:start w:val="1"/>
      <w:numFmt w:val="lowerLetter"/>
      <w:lvlText w:val="%2."/>
      <w:lvlJc w:val="left"/>
      <w:pPr>
        <w:ind w:left="3132" w:hanging="360"/>
      </w:pPr>
    </w:lvl>
    <w:lvl w:ilvl="2" w:tplc="0809001B" w:tentative="1">
      <w:start w:val="1"/>
      <w:numFmt w:val="lowerRoman"/>
      <w:lvlText w:val="%3."/>
      <w:lvlJc w:val="right"/>
      <w:pPr>
        <w:ind w:left="3852" w:hanging="180"/>
      </w:pPr>
    </w:lvl>
    <w:lvl w:ilvl="3" w:tplc="0809000F" w:tentative="1">
      <w:start w:val="1"/>
      <w:numFmt w:val="decimal"/>
      <w:lvlText w:val="%4."/>
      <w:lvlJc w:val="left"/>
      <w:pPr>
        <w:ind w:left="4572" w:hanging="360"/>
      </w:pPr>
    </w:lvl>
    <w:lvl w:ilvl="4" w:tplc="08090019" w:tentative="1">
      <w:start w:val="1"/>
      <w:numFmt w:val="lowerLetter"/>
      <w:lvlText w:val="%5."/>
      <w:lvlJc w:val="left"/>
      <w:pPr>
        <w:ind w:left="5292" w:hanging="360"/>
      </w:pPr>
    </w:lvl>
    <w:lvl w:ilvl="5" w:tplc="0809001B" w:tentative="1">
      <w:start w:val="1"/>
      <w:numFmt w:val="lowerRoman"/>
      <w:lvlText w:val="%6."/>
      <w:lvlJc w:val="right"/>
      <w:pPr>
        <w:ind w:left="6012" w:hanging="180"/>
      </w:pPr>
    </w:lvl>
    <w:lvl w:ilvl="6" w:tplc="0809000F" w:tentative="1">
      <w:start w:val="1"/>
      <w:numFmt w:val="decimal"/>
      <w:lvlText w:val="%7."/>
      <w:lvlJc w:val="left"/>
      <w:pPr>
        <w:ind w:left="6732" w:hanging="360"/>
      </w:pPr>
    </w:lvl>
    <w:lvl w:ilvl="7" w:tplc="08090019" w:tentative="1">
      <w:start w:val="1"/>
      <w:numFmt w:val="lowerLetter"/>
      <w:lvlText w:val="%8."/>
      <w:lvlJc w:val="left"/>
      <w:pPr>
        <w:ind w:left="7452" w:hanging="360"/>
      </w:pPr>
    </w:lvl>
    <w:lvl w:ilvl="8" w:tplc="0809001B" w:tentative="1">
      <w:start w:val="1"/>
      <w:numFmt w:val="lowerRoman"/>
      <w:lvlText w:val="%9."/>
      <w:lvlJc w:val="right"/>
      <w:pPr>
        <w:ind w:left="8172" w:hanging="180"/>
      </w:pPr>
    </w:lvl>
  </w:abstractNum>
  <w:abstractNum w:abstractNumId="6" w15:restartNumberingAfterBreak="0">
    <w:nsid w:val="0D9A7D0D"/>
    <w:multiLevelType w:val="hybridMultilevel"/>
    <w:tmpl w:val="5686CA88"/>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7" w15:restartNumberingAfterBreak="0">
    <w:nsid w:val="10054FC9"/>
    <w:multiLevelType w:val="hybridMultilevel"/>
    <w:tmpl w:val="2DCE7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BB747B"/>
    <w:multiLevelType w:val="hybridMultilevel"/>
    <w:tmpl w:val="EDA46DDC"/>
    <w:lvl w:ilvl="0" w:tplc="F51E24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16771B13"/>
    <w:multiLevelType w:val="multilevel"/>
    <w:tmpl w:val="AB8A6F62"/>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173E60A8"/>
    <w:multiLevelType w:val="hybridMultilevel"/>
    <w:tmpl w:val="AD32D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5673F1"/>
    <w:multiLevelType w:val="hybridMultilevel"/>
    <w:tmpl w:val="B598410E"/>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2" w15:restartNumberingAfterBreak="0">
    <w:nsid w:val="199F278D"/>
    <w:multiLevelType w:val="singleLevel"/>
    <w:tmpl w:val="217604D0"/>
    <w:lvl w:ilvl="0">
      <w:start w:val="2"/>
      <w:numFmt w:val="upperLetter"/>
      <w:lvlText w:val="(%1)"/>
      <w:legacy w:legacy="1" w:legacySpace="0" w:legacyIndent="360"/>
      <w:lvlJc w:val="left"/>
      <w:rPr>
        <w:rFonts w:ascii="FoundryMonoline-Medium" w:hAnsi="FoundryMonoline-Medium" w:hint="default"/>
      </w:rPr>
    </w:lvl>
  </w:abstractNum>
  <w:abstractNum w:abstractNumId="13" w15:restartNumberingAfterBreak="0">
    <w:nsid w:val="1DC24FBA"/>
    <w:multiLevelType w:val="multilevel"/>
    <w:tmpl w:val="DF98570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F12314F"/>
    <w:multiLevelType w:val="multilevel"/>
    <w:tmpl w:val="4C3E4A6C"/>
    <w:lvl w:ilvl="0">
      <w:start w:val="1"/>
      <w:numFmt w:val="bullet"/>
      <w:pStyle w:val="Bulletlist3"/>
      <w:lvlText w:val=""/>
      <w:lvlJc w:val="left"/>
      <w:pPr>
        <w:tabs>
          <w:tab w:val="num" w:pos="360"/>
        </w:tabs>
        <w:ind w:left="360" w:hanging="360"/>
      </w:pPr>
      <w:rPr>
        <w:rFonts w:ascii="Wingdings" w:hAnsi="Wingdings" w:hint="default"/>
      </w:rPr>
    </w:lvl>
    <w:lvl w:ilvl="1">
      <w:start w:val="1"/>
      <w:numFmt w:val="decimal"/>
      <w:lvlText w:val="%1.%2"/>
      <w:lvlJc w:val="left"/>
      <w:pPr>
        <w:tabs>
          <w:tab w:val="num" w:pos="720"/>
        </w:tabs>
        <w:ind w:left="720" w:hanging="630"/>
      </w:pPr>
      <w:rPr>
        <w:rFonts w:ascii="Arial" w:hAnsi="Arial" w:hint="default"/>
        <w:b/>
        <w:i w:val="0"/>
        <w:sz w:val="20"/>
      </w:rPr>
    </w:lvl>
    <w:lvl w:ilvl="2">
      <w:start w:val="1"/>
      <w:numFmt w:val="decimal"/>
      <w:lvlText w:val="%1.%2.%3"/>
      <w:lvlJc w:val="left"/>
      <w:pPr>
        <w:tabs>
          <w:tab w:val="num" w:pos="900"/>
        </w:tabs>
        <w:ind w:left="900" w:hanging="720"/>
      </w:pPr>
      <w:rPr>
        <w:rFonts w:ascii="Arial" w:hAnsi="Arial" w:hint="default"/>
        <w:b/>
        <w:i w:val="0"/>
        <w:sz w:val="20"/>
      </w:rPr>
    </w:lvl>
    <w:lvl w:ilvl="3">
      <w:start w:val="1"/>
      <w:numFmt w:val="decimal"/>
      <w:lvlText w:val="%1.%2.%3."/>
      <w:lvlJc w:val="left"/>
      <w:pPr>
        <w:tabs>
          <w:tab w:val="num" w:pos="990"/>
        </w:tabs>
        <w:ind w:left="990" w:hanging="720"/>
      </w:pPr>
      <w:rPr>
        <w:rFonts w:hint="default"/>
        <w:b w:val="0"/>
        <w:i w:val="0"/>
      </w:rPr>
    </w:lvl>
    <w:lvl w:ilvl="4">
      <w:start w:val="1"/>
      <w:numFmt w:val="decimal"/>
      <w:lvlText w:val="%1.%2.%3.%4.%5"/>
      <w:lvlJc w:val="left"/>
      <w:pPr>
        <w:tabs>
          <w:tab w:val="num" w:pos="1440"/>
        </w:tabs>
        <w:ind w:left="1440" w:hanging="1080"/>
      </w:pPr>
      <w:rPr>
        <w:rFonts w:hint="default"/>
        <w:b/>
        <w:i/>
      </w:rPr>
    </w:lvl>
    <w:lvl w:ilvl="5">
      <w:start w:val="1"/>
      <w:numFmt w:val="decimal"/>
      <w:lvlText w:val="%1.%2.%3.%4.%5.%6"/>
      <w:lvlJc w:val="left"/>
      <w:pPr>
        <w:tabs>
          <w:tab w:val="num" w:pos="1530"/>
        </w:tabs>
        <w:ind w:left="1530" w:hanging="1080"/>
      </w:pPr>
      <w:rPr>
        <w:rFonts w:hint="default"/>
        <w:b/>
        <w:i/>
      </w:rPr>
    </w:lvl>
    <w:lvl w:ilvl="6">
      <w:start w:val="1"/>
      <w:numFmt w:val="decimal"/>
      <w:lvlText w:val="%1.%2.%3.%4.%5.%6.%7"/>
      <w:lvlJc w:val="left"/>
      <w:pPr>
        <w:tabs>
          <w:tab w:val="num" w:pos="1980"/>
        </w:tabs>
        <w:ind w:left="1980" w:hanging="1440"/>
      </w:pPr>
      <w:rPr>
        <w:rFonts w:hint="default"/>
        <w:b/>
        <w:i/>
      </w:rPr>
    </w:lvl>
    <w:lvl w:ilvl="7">
      <w:start w:val="1"/>
      <w:numFmt w:val="decimal"/>
      <w:lvlText w:val="%1.%2.%3.%4.%5.%6.%7.%8"/>
      <w:lvlJc w:val="left"/>
      <w:pPr>
        <w:tabs>
          <w:tab w:val="num" w:pos="2070"/>
        </w:tabs>
        <w:ind w:left="2070" w:hanging="1440"/>
      </w:pPr>
      <w:rPr>
        <w:rFonts w:hint="default"/>
        <w:b/>
        <w:i/>
      </w:rPr>
    </w:lvl>
    <w:lvl w:ilvl="8">
      <w:start w:val="1"/>
      <w:numFmt w:val="decimal"/>
      <w:lvlText w:val="%1.%2.%3.%4.%5.%6.%7.%8.%9"/>
      <w:lvlJc w:val="left"/>
      <w:pPr>
        <w:tabs>
          <w:tab w:val="num" w:pos="2160"/>
        </w:tabs>
        <w:ind w:left="2160" w:hanging="1440"/>
      </w:pPr>
      <w:rPr>
        <w:rFonts w:hint="default"/>
        <w:b/>
        <w:i/>
      </w:rPr>
    </w:lvl>
  </w:abstractNum>
  <w:abstractNum w:abstractNumId="15" w15:restartNumberingAfterBreak="0">
    <w:nsid w:val="21C539A2"/>
    <w:multiLevelType w:val="multilevel"/>
    <w:tmpl w:val="6D7A4748"/>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2695D7B"/>
    <w:multiLevelType w:val="multilevel"/>
    <w:tmpl w:val="01F45768"/>
    <w:lvl w:ilvl="0">
      <w:start w:val="8"/>
      <w:numFmt w:val="decimal"/>
      <w:lvlText w:val="%1"/>
      <w:lvlJc w:val="left"/>
      <w:pPr>
        <w:ind w:left="480" w:hanging="480"/>
      </w:pPr>
      <w:rPr>
        <w:rFonts w:ascii="Arial" w:hAnsi="Arial" w:cs="Times New Roman" w:hint="default"/>
      </w:rPr>
    </w:lvl>
    <w:lvl w:ilvl="1">
      <w:start w:val="1"/>
      <w:numFmt w:val="decimal"/>
      <w:lvlText w:val="%1.%2"/>
      <w:lvlJc w:val="left"/>
      <w:pPr>
        <w:ind w:left="1048" w:hanging="480"/>
      </w:pPr>
      <w:rPr>
        <w:rFonts w:ascii="Arial" w:hAnsi="Arial" w:cs="Times New Roman" w:hint="default"/>
      </w:rPr>
    </w:lvl>
    <w:lvl w:ilvl="2">
      <w:start w:val="1"/>
      <w:numFmt w:val="lowerLetter"/>
      <w:lvlText w:val="%3)"/>
      <w:lvlJc w:val="left"/>
      <w:pPr>
        <w:ind w:left="1440" w:hanging="720"/>
      </w:pPr>
      <w:rPr>
        <w:rFonts w:hint="default"/>
      </w:rPr>
    </w:lvl>
    <w:lvl w:ilvl="3">
      <w:start w:val="1"/>
      <w:numFmt w:val="decimal"/>
      <w:lvlText w:val="%1.%2.%3.%4"/>
      <w:lvlJc w:val="left"/>
      <w:pPr>
        <w:ind w:left="1800" w:hanging="720"/>
      </w:pPr>
      <w:rPr>
        <w:rFonts w:ascii="Arial" w:hAnsi="Arial" w:cs="Times New Roman" w:hint="default"/>
      </w:rPr>
    </w:lvl>
    <w:lvl w:ilvl="4">
      <w:start w:val="1"/>
      <w:numFmt w:val="decimal"/>
      <w:lvlText w:val="%1.%2.%3.%4.%5"/>
      <w:lvlJc w:val="left"/>
      <w:pPr>
        <w:ind w:left="2520" w:hanging="1080"/>
      </w:pPr>
      <w:rPr>
        <w:rFonts w:ascii="Arial" w:hAnsi="Arial" w:cs="Times New Roman" w:hint="default"/>
      </w:rPr>
    </w:lvl>
    <w:lvl w:ilvl="5">
      <w:start w:val="1"/>
      <w:numFmt w:val="decimal"/>
      <w:lvlText w:val="%1.%2.%3.%4.%5.%6"/>
      <w:lvlJc w:val="left"/>
      <w:pPr>
        <w:ind w:left="2880" w:hanging="1080"/>
      </w:pPr>
      <w:rPr>
        <w:rFonts w:ascii="Arial" w:hAnsi="Arial" w:cs="Times New Roman" w:hint="default"/>
      </w:rPr>
    </w:lvl>
    <w:lvl w:ilvl="6">
      <w:start w:val="1"/>
      <w:numFmt w:val="decimal"/>
      <w:lvlText w:val="%1.%2.%3.%4.%5.%6.%7"/>
      <w:lvlJc w:val="left"/>
      <w:pPr>
        <w:ind w:left="3600" w:hanging="1440"/>
      </w:pPr>
      <w:rPr>
        <w:rFonts w:ascii="Arial" w:hAnsi="Arial" w:cs="Times New Roman" w:hint="default"/>
      </w:rPr>
    </w:lvl>
    <w:lvl w:ilvl="7">
      <w:start w:val="1"/>
      <w:numFmt w:val="decimal"/>
      <w:lvlText w:val="%1.%2.%3.%4.%5.%6.%7.%8"/>
      <w:lvlJc w:val="left"/>
      <w:pPr>
        <w:ind w:left="3960" w:hanging="1440"/>
      </w:pPr>
      <w:rPr>
        <w:rFonts w:ascii="Arial" w:hAnsi="Arial" w:cs="Times New Roman" w:hint="default"/>
      </w:rPr>
    </w:lvl>
    <w:lvl w:ilvl="8">
      <w:start w:val="1"/>
      <w:numFmt w:val="decimal"/>
      <w:lvlText w:val="%1.%2.%3.%4.%5.%6.%7.%8.%9"/>
      <w:lvlJc w:val="left"/>
      <w:pPr>
        <w:ind w:left="4320" w:hanging="1440"/>
      </w:pPr>
      <w:rPr>
        <w:rFonts w:ascii="Arial" w:hAnsi="Arial" w:cs="Times New Roman" w:hint="default"/>
      </w:rPr>
    </w:lvl>
  </w:abstractNum>
  <w:abstractNum w:abstractNumId="17" w15:restartNumberingAfterBreak="0">
    <w:nsid w:val="257F9D4E"/>
    <w:multiLevelType w:val="hybridMultilevel"/>
    <w:tmpl w:val="67349E60"/>
    <w:lvl w:ilvl="0" w:tplc="4AF27F4E">
      <w:start w:val="1"/>
      <w:numFmt w:val="bullet"/>
      <w:lvlText w:val=""/>
      <w:lvlJc w:val="left"/>
      <w:pPr>
        <w:ind w:left="720" w:hanging="360"/>
      </w:pPr>
      <w:rPr>
        <w:rFonts w:ascii="Symbol" w:hAnsi="Symbol" w:hint="default"/>
      </w:rPr>
    </w:lvl>
    <w:lvl w:ilvl="1" w:tplc="72302C7E">
      <w:start w:val="1"/>
      <w:numFmt w:val="bullet"/>
      <w:lvlText w:val="o"/>
      <w:lvlJc w:val="left"/>
      <w:pPr>
        <w:ind w:left="1440" w:hanging="360"/>
      </w:pPr>
      <w:rPr>
        <w:rFonts w:ascii="Courier New" w:hAnsi="Courier New" w:hint="default"/>
      </w:rPr>
    </w:lvl>
    <w:lvl w:ilvl="2" w:tplc="2AA0C3D0">
      <w:start w:val="1"/>
      <w:numFmt w:val="bullet"/>
      <w:lvlText w:val=""/>
      <w:lvlJc w:val="left"/>
      <w:pPr>
        <w:ind w:left="2160" w:hanging="360"/>
      </w:pPr>
      <w:rPr>
        <w:rFonts w:ascii="Wingdings" w:hAnsi="Wingdings" w:hint="default"/>
      </w:rPr>
    </w:lvl>
    <w:lvl w:ilvl="3" w:tplc="9CB451E2">
      <w:start w:val="1"/>
      <w:numFmt w:val="bullet"/>
      <w:lvlText w:val=""/>
      <w:lvlJc w:val="left"/>
      <w:pPr>
        <w:ind w:left="2880" w:hanging="360"/>
      </w:pPr>
      <w:rPr>
        <w:rFonts w:ascii="Symbol" w:hAnsi="Symbol" w:hint="default"/>
      </w:rPr>
    </w:lvl>
    <w:lvl w:ilvl="4" w:tplc="CA6C4C42">
      <w:start w:val="1"/>
      <w:numFmt w:val="bullet"/>
      <w:lvlText w:val="o"/>
      <w:lvlJc w:val="left"/>
      <w:pPr>
        <w:ind w:left="3600" w:hanging="360"/>
      </w:pPr>
      <w:rPr>
        <w:rFonts w:ascii="Courier New" w:hAnsi="Courier New" w:hint="default"/>
      </w:rPr>
    </w:lvl>
    <w:lvl w:ilvl="5" w:tplc="ED46426E">
      <w:start w:val="1"/>
      <w:numFmt w:val="bullet"/>
      <w:lvlText w:val=""/>
      <w:lvlJc w:val="left"/>
      <w:pPr>
        <w:ind w:left="4320" w:hanging="360"/>
      </w:pPr>
      <w:rPr>
        <w:rFonts w:ascii="Wingdings" w:hAnsi="Wingdings" w:hint="default"/>
      </w:rPr>
    </w:lvl>
    <w:lvl w:ilvl="6" w:tplc="E020D0B2">
      <w:start w:val="1"/>
      <w:numFmt w:val="bullet"/>
      <w:lvlText w:val=""/>
      <w:lvlJc w:val="left"/>
      <w:pPr>
        <w:ind w:left="5040" w:hanging="360"/>
      </w:pPr>
      <w:rPr>
        <w:rFonts w:ascii="Symbol" w:hAnsi="Symbol" w:hint="default"/>
      </w:rPr>
    </w:lvl>
    <w:lvl w:ilvl="7" w:tplc="EC422054">
      <w:start w:val="1"/>
      <w:numFmt w:val="bullet"/>
      <w:lvlText w:val="o"/>
      <w:lvlJc w:val="left"/>
      <w:pPr>
        <w:ind w:left="5760" w:hanging="360"/>
      </w:pPr>
      <w:rPr>
        <w:rFonts w:ascii="Courier New" w:hAnsi="Courier New" w:hint="default"/>
      </w:rPr>
    </w:lvl>
    <w:lvl w:ilvl="8" w:tplc="B8820992">
      <w:start w:val="1"/>
      <w:numFmt w:val="bullet"/>
      <w:lvlText w:val=""/>
      <w:lvlJc w:val="left"/>
      <w:pPr>
        <w:ind w:left="6480" w:hanging="360"/>
      </w:pPr>
      <w:rPr>
        <w:rFonts w:ascii="Wingdings" w:hAnsi="Wingdings" w:hint="default"/>
      </w:rPr>
    </w:lvl>
  </w:abstractNum>
  <w:abstractNum w:abstractNumId="18" w15:restartNumberingAfterBreak="0">
    <w:nsid w:val="27D831D4"/>
    <w:multiLevelType w:val="hybridMultilevel"/>
    <w:tmpl w:val="F3243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164A02"/>
    <w:multiLevelType w:val="hybridMultilevel"/>
    <w:tmpl w:val="F34EB652"/>
    <w:lvl w:ilvl="0" w:tplc="D05A9A28">
      <w:start w:val="1"/>
      <w:numFmt w:val="lowerRoman"/>
      <w:lvlText w:val="%1."/>
      <w:lvlJc w:val="right"/>
      <w:pPr>
        <w:ind w:left="2248" w:hanging="360"/>
      </w:pPr>
    </w:lvl>
    <w:lvl w:ilvl="1" w:tplc="08090019" w:tentative="1">
      <w:start w:val="1"/>
      <w:numFmt w:val="lowerLetter"/>
      <w:lvlText w:val="%2."/>
      <w:lvlJc w:val="left"/>
      <w:pPr>
        <w:ind w:left="2968" w:hanging="360"/>
      </w:pPr>
    </w:lvl>
    <w:lvl w:ilvl="2" w:tplc="0809001B" w:tentative="1">
      <w:start w:val="1"/>
      <w:numFmt w:val="lowerRoman"/>
      <w:lvlText w:val="%3."/>
      <w:lvlJc w:val="right"/>
      <w:pPr>
        <w:ind w:left="3688" w:hanging="180"/>
      </w:pPr>
    </w:lvl>
    <w:lvl w:ilvl="3" w:tplc="0809000F" w:tentative="1">
      <w:start w:val="1"/>
      <w:numFmt w:val="decimal"/>
      <w:lvlText w:val="%4."/>
      <w:lvlJc w:val="left"/>
      <w:pPr>
        <w:ind w:left="4408" w:hanging="360"/>
      </w:pPr>
    </w:lvl>
    <w:lvl w:ilvl="4" w:tplc="08090019" w:tentative="1">
      <w:start w:val="1"/>
      <w:numFmt w:val="lowerLetter"/>
      <w:lvlText w:val="%5."/>
      <w:lvlJc w:val="left"/>
      <w:pPr>
        <w:ind w:left="5128" w:hanging="360"/>
      </w:pPr>
    </w:lvl>
    <w:lvl w:ilvl="5" w:tplc="0809001B" w:tentative="1">
      <w:start w:val="1"/>
      <w:numFmt w:val="lowerRoman"/>
      <w:lvlText w:val="%6."/>
      <w:lvlJc w:val="right"/>
      <w:pPr>
        <w:ind w:left="5848" w:hanging="180"/>
      </w:pPr>
    </w:lvl>
    <w:lvl w:ilvl="6" w:tplc="0809000F" w:tentative="1">
      <w:start w:val="1"/>
      <w:numFmt w:val="decimal"/>
      <w:lvlText w:val="%7."/>
      <w:lvlJc w:val="left"/>
      <w:pPr>
        <w:ind w:left="6568" w:hanging="360"/>
      </w:pPr>
    </w:lvl>
    <w:lvl w:ilvl="7" w:tplc="08090019" w:tentative="1">
      <w:start w:val="1"/>
      <w:numFmt w:val="lowerLetter"/>
      <w:lvlText w:val="%8."/>
      <w:lvlJc w:val="left"/>
      <w:pPr>
        <w:ind w:left="7288" w:hanging="360"/>
      </w:pPr>
    </w:lvl>
    <w:lvl w:ilvl="8" w:tplc="0809001B" w:tentative="1">
      <w:start w:val="1"/>
      <w:numFmt w:val="lowerRoman"/>
      <w:lvlText w:val="%9."/>
      <w:lvlJc w:val="right"/>
      <w:pPr>
        <w:ind w:left="8008" w:hanging="180"/>
      </w:pPr>
    </w:lvl>
  </w:abstractNum>
  <w:abstractNum w:abstractNumId="20" w15:restartNumberingAfterBreak="0">
    <w:nsid w:val="2D0550B5"/>
    <w:multiLevelType w:val="hybridMultilevel"/>
    <w:tmpl w:val="F3CA335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DBD7035"/>
    <w:multiLevelType w:val="multilevel"/>
    <w:tmpl w:val="EF3EA360"/>
    <w:lvl w:ilvl="0">
      <w:start w:val="1"/>
      <w:numFmt w:val="decimal"/>
      <w:lvlText w:val="%1."/>
      <w:lvlJc w:val="left"/>
      <w:pPr>
        <w:tabs>
          <w:tab w:val="num" w:pos="720"/>
        </w:tabs>
        <w:ind w:left="720" w:hanging="360"/>
      </w:pPr>
    </w:lvl>
    <w:lvl w:ilvl="1">
      <w:start w:val="1"/>
      <w:numFmt w:val="lowerLetter"/>
      <w:lvlText w:val="%2)"/>
      <w:lvlJc w:val="left"/>
      <w:pPr>
        <w:ind w:left="107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651F3D"/>
    <w:multiLevelType w:val="hybridMultilevel"/>
    <w:tmpl w:val="D5E8A85A"/>
    <w:lvl w:ilvl="0" w:tplc="F1CCBE02">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3" w15:restartNumberingAfterBreak="0">
    <w:nsid w:val="2EC90B67"/>
    <w:multiLevelType w:val="singleLevel"/>
    <w:tmpl w:val="EB14F0D0"/>
    <w:lvl w:ilvl="0">
      <w:start w:val="1"/>
      <w:numFmt w:val="bullet"/>
      <w:pStyle w:val="ListBullet1"/>
      <w:lvlText w:val=""/>
      <w:lvlJc w:val="left"/>
      <w:pPr>
        <w:tabs>
          <w:tab w:val="num" w:pos="1584"/>
        </w:tabs>
        <w:ind w:left="1584" w:hanging="432"/>
      </w:pPr>
      <w:rPr>
        <w:rFonts w:ascii="Symbol" w:hAnsi="Symbol" w:hint="default"/>
      </w:rPr>
    </w:lvl>
  </w:abstractNum>
  <w:abstractNum w:abstractNumId="24" w15:restartNumberingAfterBreak="0">
    <w:nsid w:val="30C5B140"/>
    <w:multiLevelType w:val="hybridMultilevel"/>
    <w:tmpl w:val="A590EF70"/>
    <w:lvl w:ilvl="0" w:tplc="58309436">
      <w:start w:val="1"/>
      <w:numFmt w:val="bullet"/>
      <w:lvlText w:val=""/>
      <w:lvlJc w:val="left"/>
      <w:pPr>
        <w:ind w:left="720" w:hanging="360"/>
      </w:pPr>
      <w:rPr>
        <w:rFonts w:ascii="Symbol" w:hAnsi="Symbol" w:hint="default"/>
      </w:rPr>
    </w:lvl>
    <w:lvl w:ilvl="1" w:tplc="7214DB90">
      <w:start w:val="1"/>
      <w:numFmt w:val="bullet"/>
      <w:lvlText w:val="o"/>
      <w:lvlJc w:val="left"/>
      <w:pPr>
        <w:ind w:left="1440" w:hanging="360"/>
      </w:pPr>
      <w:rPr>
        <w:rFonts w:ascii="Courier New" w:hAnsi="Courier New" w:hint="default"/>
      </w:rPr>
    </w:lvl>
    <w:lvl w:ilvl="2" w:tplc="C938F048">
      <w:start w:val="1"/>
      <w:numFmt w:val="bullet"/>
      <w:lvlText w:val=""/>
      <w:lvlJc w:val="left"/>
      <w:pPr>
        <w:ind w:left="2160" w:hanging="360"/>
      </w:pPr>
      <w:rPr>
        <w:rFonts w:ascii="Wingdings" w:hAnsi="Wingdings" w:hint="default"/>
      </w:rPr>
    </w:lvl>
    <w:lvl w:ilvl="3" w:tplc="9F864644">
      <w:start w:val="1"/>
      <w:numFmt w:val="bullet"/>
      <w:lvlText w:val=""/>
      <w:lvlJc w:val="left"/>
      <w:pPr>
        <w:ind w:left="2880" w:hanging="360"/>
      </w:pPr>
      <w:rPr>
        <w:rFonts w:ascii="Symbol" w:hAnsi="Symbol" w:hint="default"/>
      </w:rPr>
    </w:lvl>
    <w:lvl w:ilvl="4" w:tplc="1570B01C">
      <w:start w:val="1"/>
      <w:numFmt w:val="bullet"/>
      <w:lvlText w:val="o"/>
      <w:lvlJc w:val="left"/>
      <w:pPr>
        <w:ind w:left="3600" w:hanging="360"/>
      </w:pPr>
      <w:rPr>
        <w:rFonts w:ascii="Courier New" w:hAnsi="Courier New" w:hint="default"/>
      </w:rPr>
    </w:lvl>
    <w:lvl w:ilvl="5" w:tplc="8ED8A004">
      <w:start w:val="1"/>
      <w:numFmt w:val="bullet"/>
      <w:lvlText w:val=""/>
      <w:lvlJc w:val="left"/>
      <w:pPr>
        <w:ind w:left="4320" w:hanging="360"/>
      </w:pPr>
      <w:rPr>
        <w:rFonts w:ascii="Wingdings" w:hAnsi="Wingdings" w:hint="default"/>
      </w:rPr>
    </w:lvl>
    <w:lvl w:ilvl="6" w:tplc="50DEDA3C">
      <w:start w:val="1"/>
      <w:numFmt w:val="bullet"/>
      <w:lvlText w:val=""/>
      <w:lvlJc w:val="left"/>
      <w:pPr>
        <w:ind w:left="5040" w:hanging="360"/>
      </w:pPr>
      <w:rPr>
        <w:rFonts w:ascii="Symbol" w:hAnsi="Symbol" w:hint="default"/>
      </w:rPr>
    </w:lvl>
    <w:lvl w:ilvl="7" w:tplc="AEF0ABA8">
      <w:start w:val="1"/>
      <w:numFmt w:val="bullet"/>
      <w:lvlText w:val="o"/>
      <w:lvlJc w:val="left"/>
      <w:pPr>
        <w:ind w:left="5760" w:hanging="360"/>
      </w:pPr>
      <w:rPr>
        <w:rFonts w:ascii="Courier New" w:hAnsi="Courier New" w:hint="default"/>
      </w:rPr>
    </w:lvl>
    <w:lvl w:ilvl="8" w:tplc="F77A8C28">
      <w:start w:val="1"/>
      <w:numFmt w:val="bullet"/>
      <w:lvlText w:val=""/>
      <w:lvlJc w:val="left"/>
      <w:pPr>
        <w:ind w:left="6480" w:hanging="360"/>
      </w:pPr>
      <w:rPr>
        <w:rFonts w:ascii="Wingdings" w:hAnsi="Wingdings" w:hint="default"/>
      </w:rPr>
    </w:lvl>
  </w:abstractNum>
  <w:abstractNum w:abstractNumId="25" w15:restartNumberingAfterBreak="0">
    <w:nsid w:val="30D7F67E"/>
    <w:multiLevelType w:val="hybridMultilevel"/>
    <w:tmpl w:val="18FAB3B4"/>
    <w:lvl w:ilvl="0" w:tplc="8B1E959A">
      <w:start w:val="1"/>
      <w:numFmt w:val="bullet"/>
      <w:lvlText w:val=""/>
      <w:lvlJc w:val="left"/>
      <w:pPr>
        <w:ind w:left="720" w:hanging="360"/>
      </w:pPr>
      <w:rPr>
        <w:rFonts w:ascii="Symbol" w:hAnsi="Symbol" w:hint="default"/>
      </w:rPr>
    </w:lvl>
    <w:lvl w:ilvl="1" w:tplc="E2CAF9F2">
      <w:start w:val="1"/>
      <w:numFmt w:val="bullet"/>
      <w:lvlText w:val="o"/>
      <w:lvlJc w:val="left"/>
      <w:pPr>
        <w:ind w:left="1440" w:hanging="360"/>
      </w:pPr>
      <w:rPr>
        <w:rFonts w:ascii="Courier New" w:hAnsi="Courier New" w:hint="default"/>
      </w:rPr>
    </w:lvl>
    <w:lvl w:ilvl="2" w:tplc="8098B7F6">
      <w:start w:val="1"/>
      <w:numFmt w:val="bullet"/>
      <w:lvlText w:val=""/>
      <w:lvlJc w:val="left"/>
      <w:pPr>
        <w:ind w:left="2160" w:hanging="360"/>
      </w:pPr>
      <w:rPr>
        <w:rFonts w:ascii="Wingdings" w:hAnsi="Wingdings" w:hint="default"/>
      </w:rPr>
    </w:lvl>
    <w:lvl w:ilvl="3" w:tplc="0900A430">
      <w:start w:val="1"/>
      <w:numFmt w:val="bullet"/>
      <w:lvlText w:val=""/>
      <w:lvlJc w:val="left"/>
      <w:pPr>
        <w:ind w:left="2880" w:hanging="360"/>
      </w:pPr>
      <w:rPr>
        <w:rFonts w:ascii="Symbol" w:hAnsi="Symbol" w:hint="default"/>
      </w:rPr>
    </w:lvl>
    <w:lvl w:ilvl="4" w:tplc="39249A6A">
      <w:start w:val="1"/>
      <w:numFmt w:val="bullet"/>
      <w:lvlText w:val="o"/>
      <w:lvlJc w:val="left"/>
      <w:pPr>
        <w:ind w:left="3600" w:hanging="360"/>
      </w:pPr>
      <w:rPr>
        <w:rFonts w:ascii="Courier New" w:hAnsi="Courier New" w:hint="default"/>
      </w:rPr>
    </w:lvl>
    <w:lvl w:ilvl="5" w:tplc="4B6AB74E">
      <w:start w:val="1"/>
      <w:numFmt w:val="bullet"/>
      <w:lvlText w:val=""/>
      <w:lvlJc w:val="left"/>
      <w:pPr>
        <w:ind w:left="4320" w:hanging="360"/>
      </w:pPr>
      <w:rPr>
        <w:rFonts w:ascii="Wingdings" w:hAnsi="Wingdings" w:hint="default"/>
      </w:rPr>
    </w:lvl>
    <w:lvl w:ilvl="6" w:tplc="D0F86DCA">
      <w:start w:val="1"/>
      <w:numFmt w:val="bullet"/>
      <w:lvlText w:val=""/>
      <w:lvlJc w:val="left"/>
      <w:pPr>
        <w:ind w:left="5040" w:hanging="360"/>
      </w:pPr>
      <w:rPr>
        <w:rFonts w:ascii="Symbol" w:hAnsi="Symbol" w:hint="default"/>
      </w:rPr>
    </w:lvl>
    <w:lvl w:ilvl="7" w:tplc="7C4E4CB4">
      <w:start w:val="1"/>
      <w:numFmt w:val="bullet"/>
      <w:lvlText w:val="o"/>
      <w:lvlJc w:val="left"/>
      <w:pPr>
        <w:ind w:left="5760" w:hanging="360"/>
      </w:pPr>
      <w:rPr>
        <w:rFonts w:ascii="Courier New" w:hAnsi="Courier New" w:hint="default"/>
      </w:rPr>
    </w:lvl>
    <w:lvl w:ilvl="8" w:tplc="EE6E9588">
      <w:start w:val="1"/>
      <w:numFmt w:val="bullet"/>
      <w:lvlText w:val=""/>
      <w:lvlJc w:val="left"/>
      <w:pPr>
        <w:ind w:left="6480" w:hanging="360"/>
      </w:pPr>
      <w:rPr>
        <w:rFonts w:ascii="Wingdings" w:hAnsi="Wingdings" w:hint="default"/>
      </w:rPr>
    </w:lvl>
  </w:abstractNum>
  <w:abstractNum w:abstractNumId="26" w15:restartNumberingAfterBreak="0">
    <w:nsid w:val="32ED7A66"/>
    <w:multiLevelType w:val="hybridMultilevel"/>
    <w:tmpl w:val="49CA2FD6"/>
    <w:lvl w:ilvl="0" w:tplc="7E0C3AEE">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7" w15:restartNumberingAfterBreak="0">
    <w:nsid w:val="345D1A99"/>
    <w:multiLevelType w:val="hybridMultilevel"/>
    <w:tmpl w:val="159AF93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8" w15:restartNumberingAfterBreak="0">
    <w:nsid w:val="357E5F37"/>
    <w:multiLevelType w:val="hybridMultilevel"/>
    <w:tmpl w:val="954ACF1E"/>
    <w:lvl w:ilvl="0" w:tplc="A830C290">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9" w15:restartNumberingAfterBreak="0">
    <w:nsid w:val="36D12F5B"/>
    <w:multiLevelType w:val="multilevel"/>
    <w:tmpl w:val="E39206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7045B9A"/>
    <w:multiLevelType w:val="hybridMultilevel"/>
    <w:tmpl w:val="088897E0"/>
    <w:lvl w:ilvl="0" w:tplc="08090017">
      <w:start w:val="1"/>
      <w:numFmt w:val="lowerLetter"/>
      <w:lvlText w:val="%1)"/>
      <w:lvlJc w:val="left"/>
      <w:pPr>
        <w:ind w:left="720" w:hanging="360"/>
      </w:pPr>
    </w:lvl>
    <w:lvl w:ilvl="1" w:tplc="09DEF232">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751614C"/>
    <w:multiLevelType w:val="hybridMultilevel"/>
    <w:tmpl w:val="C9E62C2A"/>
    <w:lvl w:ilvl="0" w:tplc="0809001B">
      <w:start w:val="1"/>
      <w:numFmt w:val="lowerRoman"/>
      <w:lvlText w:val="%1."/>
      <w:lvlJc w:val="right"/>
      <w:pPr>
        <w:ind w:left="2150" w:hanging="360"/>
      </w:p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32" w15:restartNumberingAfterBreak="0">
    <w:nsid w:val="38F07B5A"/>
    <w:multiLevelType w:val="hybridMultilevel"/>
    <w:tmpl w:val="101E8DAC"/>
    <w:lvl w:ilvl="0" w:tplc="08090017">
      <w:start w:val="1"/>
      <w:numFmt w:val="lowerLetter"/>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39135696"/>
    <w:multiLevelType w:val="hybridMultilevel"/>
    <w:tmpl w:val="F7FE7632"/>
    <w:lvl w:ilvl="0" w:tplc="08090017">
      <w:start w:val="1"/>
      <w:numFmt w:val="lowerLetter"/>
      <w:lvlText w:val="%1)"/>
      <w:lvlJc w:val="left"/>
      <w:pPr>
        <w:ind w:left="1095" w:hanging="360"/>
      </w:pPr>
      <w:rPr>
        <w:rFonts w:hint="default"/>
        <w:color w:val="auto"/>
      </w:rPr>
    </w:lvl>
    <w:lvl w:ilvl="1" w:tplc="08090019" w:tentative="1">
      <w:start w:val="1"/>
      <w:numFmt w:val="lowerLetter"/>
      <w:lvlText w:val="%2."/>
      <w:lvlJc w:val="left"/>
      <w:pPr>
        <w:ind w:left="1815" w:hanging="360"/>
      </w:pPr>
    </w:lvl>
    <w:lvl w:ilvl="2" w:tplc="0809001B" w:tentative="1">
      <w:start w:val="1"/>
      <w:numFmt w:val="lowerRoman"/>
      <w:lvlText w:val="%3."/>
      <w:lvlJc w:val="right"/>
      <w:pPr>
        <w:ind w:left="2535" w:hanging="180"/>
      </w:pPr>
    </w:lvl>
    <w:lvl w:ilvl="3" w:tplc="0809000F" w:tentative="1">
      <w:start w:val="1"/>
      <w:numFmt w:val="decimal"/>
      <w:lvlText w:val="%4."/>
      <w:lvlJc w:val="left"/>
      <w:pPr>
        <w:ind w:left="3255" w:hanging="360"/>
      </w:pPr>
    </w:lvl>
    <w:lvl w:ilvl="4" w:tplc="08090019" w:tentative="1">
      <w:start w:val="1"/>
      <w:numFmt w:val="lowerLetter"/>
      <w:lvlText w:val="%5."/>
      <w:lvlJc w:val="left"/>
      <w:pPr>
        <w:ind w:left="3975" w:hanging="360"/>
      </w:pPr>
    </w:lvl>
    <w:lvl w:ilvl="5" w:tplc="0809001B" w:tentative="1">
      <w:start w:val="1"/>
      <w:numFmt w:val="lowerRoman"/>
      <w:lvlText w:val="%6."/>
      <w:lvlJc w:val="right"/>
      <w:pPr>
        <w:ind w:left="4695" w:hanging="180"/>
      </w:pPr>
    </w:lvl>
    <w:lvl w:ilvl="6" w:tplc="0809000F" w:tentative="1">
      <w:start w:val="1"/>
      <w:numFmt w:val="decimal"/>
      <w:lvlText w:val="%7."/>
      <w:lvlJc w:val="left"/>
      <w:pPr>
        <w:ind w:left="5415" w:hanging="360"/>
      </w:pPr>
    </w:lvl>
    <w:lvl w:ilvl="7" w:tplc="08090019" w:tentative="1">
      <w:start w:val="1"/>
      <w:numFmt w:val="lowerLetter"/>
      <w:lvlText w:val="%8."/>
      <w:lvlJc w:val="left"/>
      <w:pPr>
        <w:ind w:left="6135" w:hanging="360"/>
      </w:pPr>
    </w:lvl>
    <w:lvl w:ilvl="8" w:tplc="0809001B" w:tentative="1">
      <w:start w:val="1"/>
      <w:numFmt w:val="lowerRoman"/>
      <w:lvlText w:val="%9."/>
      <w:lvlJc w:val="right"/>
      <w:pPr>
        <w:ind w:left="6855" w:hanging="180"/>
      </w:pPr>
    </w:lvl>
  </w:abstractNum>
  <w:abstractNum w:abstractNumId="34" w15:restartNumberingAfterBreak="0">
    <w:nsid w:val="3A0B6A00"/>
    <w:multiLevelType w:val="hybridMultilevel"/>
    <w:tmpl w:val="6D00FE06"/>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35" w15:restartNumberingAfterBreak="0">
    <w:nsid w:val="3B514ED2"/>
    <w:multiLevelType w:val="singleLevel"/>
    <w:tmpl w:val="7E5057C4"/>
    <w:lvl w:ilvl="0">
      <w:start w:val="3"/>
      <w:numFmt w:val="upperLetter"/>
      <w:lvlText w:val="(%1)"/>
      <w:legacy w:legacy="1" w:legacySpace="0" w:legacyIndent="360"/>
      <w:lvlJc w:val="left"/>
      <w:rPr>
        <w:rFonts w:ascii="FoundryMonoline-Medium" w:hAnsi="FoundryMonoline-Medium" w:hint="default"/>
      </w:rPr>
    </w:lvl>
  </w:abstractNum>
  <w:abstractNum w:abstractNumId="36" w15:restartNumberingAfterBreak="0">
    <w:nsid w:val="3B8112C4"/>
    <w:multiLevelType w:val="hybridMultilevel"/>
    <w:tmpl w:val="1AD82A2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7" w15:restartNumberingAfterBreak="0">
    <w:nsid w:val="3C9A2CF9"/>
    <w:multiLevelType w:val="hybridMultilevel"/>
    <w:tmpl w:val="20F25990"/>
    <w:lvl w:ilvl="0" w:tplc="0809001B">
      <w:start w:val="1"/>
      <w:numFmt w:val="lowerRoman"/>
      <w:lvlText w:val="%1."/>
      <w:lvlJc w:val="right"/>
      <w:pPr>
        <w:ind w:left="720" w:hanging="360"/>
      </w:pPr>
    </w:lvl>
    <w:lvl w:ilvl="1" w:tplc="82A8CDCC">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E4D4FC7"/>
    <w:multiLevelType w:val="hybridMultilevel"/>
    <w:tmpl w:val="FE6AEDE6"/>
    <w:lvl w:ilvl="0" w:tplc="A45E21BE">
      <w:start w:val="1"/>
      <w:numFmt w:val="lowerRoman"/>
      <w:lvlText w:val="%1)"/>
      <w:lvlJc w:val="left"/>
      <w:pPr>
        <w:ind w:left="2160" w:hanging="720"/>
      </w:pPr>
      <w:rPr>
        <w:rFonts w:ascii="Century Gothic" w:hAnsi="Century Gothic" w:hint="default"/>
        <w:sz w:val="2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9" w15:restartNumberingAfterBreak="0">
    <w:nsid w:val="412E560B"/>
    <w:multiLevelType w:val="hybridMultilevel"/>
    <w:tmpl w:val="20F25990"/>
    <w:lvl w:ilvl="0" w:tplc="FFFFFFFF">
      <w:start w:val="1"/>
      <w:numFmt w:val="lowerRoman"/>
      <w:lvlText w:val="%1."/>
      <w:lvlJc w:val="righ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1C42EEA"/>
    <w:multiLevelType w:val="multilevel"/>
    <w:tmpl w:val="48EE4B28"/>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4562D760"/>
    <w:multiLevelType w:val="hybridMultilevel"/>
    <w:tmpl w:val="A4C6CD2A"/>
    <w:lvl w:ilvl="0" w:tplc="4010FA24">
      <w:start w:val="1"/>
      <w:numFmt w:val="bullet"/>
      <w:lvlText w:val=""/>
      <w:lvlJc w:val="left"/>
      <w:pPr>
        <w:ind w:left="720" w:hanging="360"/>
      </w:pPr>
      <w:rPr>
        <w:rFonts w:ascii="Symbol" w:hAnsi="Symbol" w:hint="default"/>
      </w:rPr>
    </w:lvl>
    <w:lvl w:ilvl="1" w:tplc="C1C4FBE0">
      <w:start w:val="1"/>
      <w:numFmt w:val="bullet"/>
      <w:lvlText w:val="o"/>
      <w:lvlJc w:val="left"/>
      <w:pPr>
        <w:ind w:left="1440" w:hanging="360"/>
      </w:pPr>
      <w:rPr>
        <w:rFonts w:ascii="Courier New" w:hAnsi="Courier New" w:hint="default"/>
      </w:rPr>
    </w:lvl>
    <w:lvl w:ilvl="2" w:tplc="84EAAB2A">
      <w:start w:val="1"/>
      <w:numFmt w:val="bullet"/>
      <w:lvlText w:val=""/>
      <w:lvlJc w:val="left"/>
      <w:pPr>
        <w:ind w:left="2160" w:hanging="360"/>
      </w:pPr>
      <w:rPr>
        <w:rFonts w:ascii="Wingdings" w:hAnsi="Wingdings" w:hint="default"/>
      </w:rPr>
    </w:lvl>
    <w:lvl w:ilvl="3" w:tplc="F650EF66">
      <w:start w:val="1"/>
      <w:numFmt w:val="bullet"/>
      <w:lvlText w:val=""/>
      <w:lvlJc w:val="left"/>
      <w:pPr>
        <w:ind w:left="2880" w:hanging="360"/>
      </w:pPr>
      <w:rPr>
        <w:rFonts w:ascii="Symbol" w:hAnsi="Symbol" w:hint="default"/>
      </w:rPr>
    </w:lvl>
    <w:lvl w:ilvl="4" w:tplc="AF8E4E90">
      <w:start w:val="1"/>
      <w:numFmt w:val="bullet"/>
      <w:lvlText w:val="o"/>
      <w:lvlJc w:val="left"/>
      <w:pPr>
        <w:ind w:left="3600" w:hanging="360"/>
      </w:pPr>
      <w:rPr>
        <w:rFonts w:ascii="Courier New" w:hAnsi="Courier New" w:hint="default"/>
      </w:rPr>
    </w:lvl>
    <w:lvl w:ilvl="5" w:tplc="55E6CA3E">
      <w:start w:val="1"/>
      <w:numFmt w:val="bullet"/>
      <w:lvlText w:val=""/>
      <w:lvlJc w:val="left"/>
      <w:pPr>
        <w:ind w:left="4320" w:hanging="360"/>
      </w:pPr>
      <w:rPr>
        <w:rFonts w:ascii="Wingdings" w:hAnsi="Wingdings" w:hint="default"/>
      </w:rPr>
    </w:lvl>
    <w:lvl w:ilvl="6" w:tplc="2E12D820">
      <w:start w:val="1"/>
      <w:numFmt w:val="bullet"/>
      <w:lvlText w:val=""/>
      <w:lvlJc w:val="left"/>
      <w:pPr>
        <w:ind w:left="5040" w:hanging="360"/>
      </w:pPr>
      <w:rPr>
        <w:rFonts w:ascii="Symbol" w:hAnsi="Symbol" w:hint="default"/>
      </w:rPr>
    </w:lvl>
    <w:lvl w:ilvl="7" w:tplc="C70A86FC">
      <w:start w:val="1"/>
      <w:numFmt w:val="bullet"/>
      <w:lvlText w:val="o"/>
      <w:lvlJc w:val="left"/>
      <w:pPr>
        <w:ind w:left="5760" w:hanging="360"/>
      </w:pPr>
      <w:rPr>
        <w:rFonts w:ascii="Courier New" w:hAnsi="Courier New" w:hint="default"/>
      </w:rPr>
    </w:lvl>
    <w:lvl w:ilvl="8" w:tplc="1C1CE02C">
      <w:start w:val="1"/>
      <w:numFmt w:val="bullet"/>
      <w:lvlText w:val=""/>
      <w:lvlJc w:val="left"/>
      <w:pPr>
        <w:ind w:left="6480" w:hanging="360"/>
      </w:pPr>
      <w:rPr>
        <w:rFonts w:ascii="Wingdings" w:hAnsi="Wingdings" w:hint="default"/>
      </w:rPr>
    </w:lvl>
  </w:abstractNum>
  <w:abstractNum w:abstractNumId="42" w15:restartNumberingAfterBreak="0">
    <w:nsid w:val="470436D2"/>
    <w:multiLevelType w:val="multilevel"/>
    <w:tmpl w:val="945AB6DE"/>
    <w:lvl w:ilvl="0">
      <w:start w:val="1"/>
      <w:numFmt w:val="decimal"/>
      <w:pStyle w:val="Heading1"/>
      <w:lvlText w:val="%1."/>
      <w:lvlJc w:val="left"/>
      <w:pPr>
        <w:tabs>
          <w:tab w:val="num" w:pos="720"/>
        </w:tabs>
        <w:ind w:left="720" w:hanging="720"/>
      </w:pPr>
      <w:rPr>
        <w:rFonts w:ascii="Century Gothic" w:hAnsi="Century Gothic" w:hint="default"/>
        <w:b w:val="0"/>
        <w:i w:val="0"/>
      </w:rPr>
    </w:lvl>
    <w:lvl w:ilvl="1">
      <w:start w:val="1"/>
      <w:numFmt w:val="decimal"/>
      <w:pStyle w:val="Heading2"/>
      <w:lvlText w:val="%1.%2"/>
      <w:lvlJc w:val="left"/>
      <w:pPr>
        <w:tabs>
          <w:tab w:val="num" w:pos="1430"/>
        </w:tabs>
        <w:ind w:left="1430" w:hanging="720"/>
      </w:pPr>
      <w:rPr>
        <w:rFonts w:ascii="Century Gothic" w:hAnsi="Century Gothic" w:hint="default"/>
        <w:b w:val="0"/>
        <w:sz w:val="20"/>
        <w:szCs w:val="20"/>
      </w:rPr>
    </w:lvl>
    <w:lvl w:ilvl="2">
      <w:start w:val="1"/>
      <w:numFmt w:val="lowerLetter"/>
      <w:lvlText w:val="(%3)"/>
      <w:lvlJc w:val="left"/>
      <w:pPr>
        <w:tabs>
          <w:tab w:val="num" w:pos="2138"/>
        </w:tabs>
        <w:ind w:left="2138" w:hanging="720"/>
      </w:pPr>
      <w:rPr>
        <w:rFonts w:ascii="Century Gothic" w:hAnsi="Century Gothic" w:hint="default"/>
        <w:b w:val="0"/>
        <w:sz w:val="20"/>
        <w:szCs w:val="20"/>
      </w:rPr>
    </w:lvl>
    <w:lvl w:ilvl="3">
      <w:start w:val="1"/>
      <w:numFmt w:val="lowerRoman"/>
      <w:pStyle w:val="Heading4"/>
      <w:lvlText w:val="(%4)"/>
      <w:lvlJc w:val="left"/>
      <w:pPr>
        <w:tabs>
          <w:tab w:val="num" w:pos="2160"/>
        </w:tabs>
        <w:ind w:left="2160" w:hanging="720"/>
      </w:pPr>
      <w:rPr>
        <w:rFonts w:hint="default"/>
      </w:rPr>
    </w:lvl>
    <w:lvl w:ilvl="4">
      <w:start w:val="1"/>
      <w:numFmt w:val="upperRoman"/>
      <w:lvlText w:val="(%5)"/>
      <w:lvlJc w:val="left"/>
      <w:pPr>
        <w:tabs>
          <w:tab w:val="num" w:pos="2880"/>
        </w:tabs>
        <w:ind w:left="2880" w:hanging="720"/>
      </w:pPr>
      <w:rPr>
        <w:rFonts w:hint="default"/>
      </w:rPr>
    </w:lvl>
    <w:lvl w:ilvl="5">
      <w:start w:val="1"/>
      <w:numFmt w:val="decimal"/>
      <w:lvlText w:val="%1.%2.%3.%4.%5.%6."/>
      <w:lvlJc w:val="left"/>
      <w:pPr>
        <w:tabs>
          <w:tab w:val="num" w:pos="3960"/>
        </w:tabs>
        <w:ind w:left="360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4A206075"/>
    <w:multiLevelType w:val="hybridMultilevel"/>
    <w:tmpl w:val="678CF8B2"/>
    <w:lvl w:ilvl="0" w:tplc="08090017">
      <w:start w:val="1"/>
      <w:numFmt w:val="lowerLetter"/>
      <w:lvlText w:val="%1)"/>
      <w:lvlJc w:val="left"/>
      <w:pPr>
        <w:ind w:left="1070" w:hanging="360"/>
      </w:p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44" w15:restartNumberingAfterBreak="0">
    <w:nsid w:val="4BC51CAD"/>
    <w:multiLevelType w:val="multilevel"/>
    <w:tmpl w:val="6D7A4748"/>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4BD90557"/>
    <w:multiLevelType w:val="multilevel"/>
    <w:tmpl w:val="49F840B8"/>
    <w:lvl w:ilvl="0">
      <w:start w:val="1"/>
      <w:numFmt w:val="none"/>
      <w:lvlRestart w:val="0"/>
      <w:pStyle w:val="List"/>
      <w:suff w:val="nothing"/>
      <w:lvlText w:val="%1"/>
      <w:lvlJc w:val="right"/>
      <w:pPr>
        <w:ind w:left="0" w:firstLine="0"/>
      </w:pPr>
      <w:rPr>
        <w:rFonts w:hint="default"/>
      </w:rPr>
    </w:lvl>
    <w:lvl w:ilvl="1">
      <w:start w:val="1"/>
      <w:numFmt w:val="decimal"/>
      <w:pStyle w:val="TextTopNum1"/>
      <w:lvlText w:val="%2"/>
      <w:lvlJc w:val="left"/>
      <w:pPr>
        <w:tabs>
          <w:tab w:val="num" w:pos="567"/>
        </w:tabs>
        <w:ind w:left="567" w:hanging="567"/>
      </w:pPr>
      <w:rPr>
        <w:rFonts w:hint="default"/>
      </w:rPr>
    </w:lvl>
    <w:lvl w:ilvl="2">
      <w:start w:val="1"/>
      <w:numFmt w:val="decimal"/>
      <w:pStyle w:val="TextTopNum2"/>
      <w:lvlText w:val="%2.%3"/>
      <w:lvlJc w:val="left"/>
      <w:pPr>
        <w:tabs>
          <w:tab w:val="num" w:pos="0"/>
        </w:tabs>
        <w:ind w:left="567" w:hanging="567"/>
      </w:pPr>
      <w:rPr>
        <w:rFonts w:hint="default"/>
      </w:rPr>
    </w:lvl>
    <w:lvl w:ilvl="3">
      <w:start w:val="1"/>
      <w:numFmt w:val="decimal"/>
      <w:pStyle w:val="TextTopNum3"/>
      <w:lvlText w:val="%2.%3.%4"/>
      <w:lvlJc w:val="left"/>
      <w:pPr>
        <w:tabs>
          <w:tab w:val="num" w:pos="567"/>
        </w:tabs>
        <w:ind w:left="567" w:hanging="567"/>
      </w:pPr>
      <w:rPr>
        <w:rFonts w:hint="default"/>
      </w:rPr>
    </w:lvl>
    <w:lvl w:ilvl="4">
      <w:start w:val="1"/>
      <w:numFmt w:val="lowerLetter"/>
      <w:pStyle w:val="List"/>
      <w:lvlText w:val="%5)"/>
      <w:lvlJc w:val="left"/>
      <w:pPr>
        <w:tabs>
          <w:tab w:val="num" w:pos="964"/>
        </w:tabs>
        <w:ind w:left="964" w:hanging="397"/>
      </w:pPr>
      <w:rPr>
        <w:rFonts w:hint="default"/>
      </w:rPr>
    </w:lvl>
    <w:lvl w:ilvl="5">
      <w:start w:val="1"/>
      <w:numFmt w:val="lowerRoman"/>
      <w:pStyle w:val="List2"/>
      <w:lvlText w:val="%6)"/>
      <w:lvlJc w:val="left"/>
      <w:pPr>
        <w:tabs>
          <w:tab w:val="num" w:pos="964"/>
        </w:tabs>
        <w:ind w:left="964" w:hanging="397"/>
      </w:pPr>
      <w:rPr>
        <w:rFonts w:hint="default"/>
      </w:rPr>
    </w:lvl>
    <w:lvl w:ilvl="6">
      <w:start w:val="1"/>
      <w:numFmt w:val="lowerLetter"/>
      <w:lvlText w:val="(%7)"/>
      <w:lvlJc w:val="left"/>
      <w:pPr>
        <w:tabs>
          <w:tab w:val="num" w:pos="1191"/>
        </w:tabs>
        <w:ind w:left="1191" w:hanging="596"/>
      </w:pPr>
      <w:rPr>
        <w:rFonts w:hint="default"/>
      </w:rPr>
    </w:lvl>
    <w:lvl w:ilvl="7">
      <w:start w:val="1"/>
      <w:numFmt w:val="lowerRoman"/>
      <w:lvlText w:val="(%8)"/>
      <w:lvlJc w:val="left"/>
      <w:pPr>
        <w:tabs>
          <w:tab w:val="num" w:pos="1191"/>
        </w:tabs>
        <w:ind w:left="1191" w:hanging="596"/>
      </w:pPr>
      <w:rPr>
        <w:rFonts w:hint="default"/>
      </w:rPr>
    </w:lvl>
    <w:lvl w:ilvl="8">
      <w:start w:val="27"/>
      <w:numFmt w:val="lowerLetter"/>
      <w:lvlText w:val="(%9)"/>
      <w:lvlJc w:val="left"/>
      <w:pPr>
        <w:tabs>
          <w:tab w:val="num" w:pos="1191"/>
        </w:tabs>
        <w:ind w:left="1191" w:hanging="596"/>
      </w:pPr>
      <w:rPr>
        <w:rFonts w:hint="default"/>
      </w:rPr>
    </w:lvl>
  </w:abstractNum>
  <w:abstractNum w:abstractNumId="46" w15:restartNumberingAfterBreak="0">
    <w:nsid w:val="4DC3768A"/>
    <w:multiLevelType w:val="hybridMultilevel"/>
    <w:tmpl w:val="70D29698"/>
    <w:lvl w:ilvl="0" w:tplc="08090017">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7" w15:restartNumberingAfterBreak="0">
    <w:nsid w:val="4E211C8E"/>
    <w:multiLevelType w:val="hybridMultilevel"/>
    <w:tmpl w:val="F9C49820"/>
    <w:lvl w:ilvl="0" w:tplc="8A66DEF0">
      <w:start w:val="1"/>
      <w:numFmt w:val="bullet"/>
      <w:lvlText w:val=""/>
      <w:lvlJc w:val="left"/>
      <w:pPr>
        <w:ind w:left="720" w:hanging="360"/>
      </w:pPr>
      <w:rPr>
        <w:rFonts w:ascii="Symbol" w:hAnsi="Symbol" w:hint="default"/>
      </w:rPr>
    </w:lvl>
    <w:lvl w:ilvl="1" w:tplc="2752DECA">
      <w:start w:val="1"/>
      <w:numFmt w:val="bullet"/>
      <w:lvlText w:val="o"/>
      <w:lvlJc w:val="left"/>
      <w:pPr>
        <w:ind w:left="1440" w:hanging="360"/>
      </w:pPr>
      <w:rPr>
        <w:rFonts w:ascii="Courier New" w:hAnsi="Courier New" w:hint="default"/>
      </w:rPr>
    </w:lvl>
    <w:lvl w:ilvl="2" w:tplc="65C2495E">
      <w:start w:val="1"/>
      <w:numFmt w:val="bullet"/>
      <w:lvlText w:val=""/>
      <w:lvlJc w:val="left"/>
      <w:pPr>
        <w:ind w:left="2160" w:hanging="360"/>
      </w:pPr>
      <w:rPr>
        <w:rFonts w:ascii="Wingdings" w:hAnsi="Wingdings" w:hint="default"/>
      </w:rPr>
    </w:lvl>
    <w:lvl w:ilvl="3" w:tplc="087A7BEC">
      <w:start w:val="1"/>
      <w:numFmt w:val="bullet"/>
      <w:lvlText w:val=""/>
      <w:lvlJc w:val="left"/>
      <w:pPr>
        <w:ind w:left="2880" w:hanging="360"/>
      </w:pPr>
      <w:rPr>
        <w:rFonts w:ascii="Symbol" w:hAnsi="Symbol" w:hint="default"/>
      </w:rPr>
    </w:lvl>
    <w:lvl w:ilvl="4" w:tplc="9E60414C">
      <w:start w:val="1"/>
      <w:numFmt w:val="bullet"/>
      <w:lvlText w:val="o"/>
      <w:lvlJc w:val="left"/>
      <w:pPr>
        <w:ind w:left="3600" w:hanging="360"/>
      </w:pPr>
      <w:rPr>
        <w:rFonts w:ascii="Courier New" w:hAnsi="Courier New" w:hint="default"/>
      </w:rPr>
    </w:lvl>
    <w:lvl w:ilvl="5" w:tplc="5DBEB278">
      <w:start w:val="1"/>
      <w:numFmt w:val="bullet"/>
      <w:lvlText w:val=""/>
      <w:lvlJc w:val="left"/>
      <w:pPr>
        <w:ind w:left="4320" w:hanging="360"/>
      </w:pPr>
      <w:rPr>
        <w:rFonts w:ascii="Wingdings" w:hAnsi="Wingdings" w:hint="default"/>
      </w:rPr>
    </w:lvl>
    <w:lvl w:ilvl="6" w:tplc="1D1E4A20">
      <w:start w:val="1"/>
      <w:numFmt w:val="bullet"/>
      <w:lvlText w:val=""/>
      <w:lvlJc w:val="left"/>
      <w:pPr>
        <w:ind w:left="5040" w:hanging="360"/>
      </w:pPr>
      <w:rPr>
        <w:rFonts w:ascii="Symbol" w:hAnsi="Symbol" w:hint="default"/>
      </w:rPr>
    </w:lvl>
    <w:lvl w:ilvl="7" w:tplc="421A7510">
      <w:start w:val="1"/>
      <w:numFmt w:val="bullet"/>
      <w:lvlText w:val="o"/>
      <w:lvlJc w:val="left"/>
      <w:pPr>
        <w:ind w:left="5760" w:hanging="360"/>
      </w:pPr>
      <w:rPr>
        <w:rFonts w:ascii="Courier New" w:hAnsi="Courier New" w:hint="default"/>
      </w:rPr>
    </w:lvl>
    <w:lvl w:ilvl="8" w:tplc="48509DBC">
      <w:start w:val="1"/>
      <w:numFmt w:val="bullet"/>
      <w:lvlText w:val=""/>
      <w:lvlJc w:val="left"/>
      <w:pPr>
        <w:ind w:left="6480" w:hanging="360"/>
      </w:pPr>
      <w:rPr>
        <w:rFonts w:ascii="Wingdings" w:hAnsi="Wingdings" w:hint="default"/>
      </w:rPr>
    </w:lvl>
  </w:abstractNum>
  <w:abstractNum w:abstractNumId="48" w15:restartNumberingAfterBreak="0">
    <w:nsid w:val="4FFB1B7D"/>
    <w:multiLevelType w:val="hybridMultilevel"/>
    <w:tmpl w:val="1F5A4800"/>
    <w:lvl w:ilvl="0" w:tplc="08090017">
      <w:start w:val="1"/>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49" w15:restartNumberingAfterBreak="0">
    <w:nsid w:val="500EAB32"/>
    <w:multiLevelType w:val="hybridMultilevel"/>
    <w:tmpl w:val="E014F34E"/>
    <w:lvl w:ilvl="0" w:tplc="B5F87B44">
      <w:start w:val="1"/>
      <w:numFmt w:val="bullet"/>
      <w:lvlText w:val=""/>
      <w:lvlJc w:val="left"/>
      <w:pPr>
        <w:ind w:left="720" w:hanging="360"/>
      </w:pPr>
      <w:rPr>
        <w:rFonts w:ascii="Symbol" w:hAnsi="Symbol" w:hint="default"/>
      </w:rPr>
    </w:lvl>
    <w:lvl w:ilvl="1" w:tplc="43488480">
      <w:start w:val="1"/>
      <w:numFmt w:val="bullet"/>
      <w:lvlText w:val="o"/>
      <w:lvlJc w:val="left"/>
      <w:pPr>
        <w:ind w:left="1440" w:hanging="360"/>
      </w:pPr>
      <w:rPr>
        <w:rFonts w:ascii="Courier New" w:hAnsi="Courier New" w:hint="default"/>
      </w:rPr>
    </w:lvl>
    <w:lvl w:ilvl="2" w:tplc="B4C2FD30">
      <w:start w:val="1"/>
      <w:numFmt w:val="bullet"/>
      <w:lvlText w:val=""/>
      <w:lvlJc w:val="left"/>
      <w:pPr>
        <w:ind w:left="2160" w:hanging="360"/>
      </w:pPr>
      <w:rPr>
        <w:rFonts w:ascii="Wingdings" w:hAnsi="Wingdings" w:hint="default"/>
      </w:rPr>
    </w:lvl>
    <w:lvl w:ilvl="3" w:tplc="B6DA4B5E">
      <w:start w:val="1"/>
      <w:numFmt w:val="bullet"/>
      <w:lvlText w:val=""/>
      <w:lvlJc w:val="left"/>
      <w:pPr>
        <w:ind w:left="2880" w:hanging="360"/>
      </w:pPr>
      <w:rPr>
        <w:rFonts w:ascii="Symbol" w:hAnsi="Symbol" w:hint="default"/>
      </w:rPr>
    </w:lvl>
    <w:lvl w:ilvl="4" w:tplc="A95CAB06">
      <w:start w:val="1"/>
      <w:numFmt w:val="bullet"/>
      <w:lvlText w:val="o"/>
      <w:lvlJc w:val="left"/>
      <w:pPr>
        <w:ind w:left="3600" w:hanging="360"/>
      </w:pPr>
      <w:rPr>
        <w:rFonts w:ascii="Courier New" w:hAnsi="Courier New" w:hint="default"/>
      </w:rPr>
    </w:lvl>
    <w:lvl w:ilvl="5" w:tplc="BB14793A">
      <w:start w:val="1"/>
      <w:numFmt w:val="bullet"/>
      <w:lvlText w:val=""/>
      <w:lvlJc w:val="left"/>
      <w:pPr>
        <w:ind w:left="4320" w:hanging="360"/>
      </w:pPr>
      <w:rPr>
        <w:rFonts w:ascii="Wingdings" w:hAnsi="Wingdings" w:hint="default"/>
      </w:rPr>
    </w:lvl>
    <w:lvl w:ilvl="6" w:tplc="3BDE45BA">
      <w:start w:val="1"/>
      <w:numFmt w:val="bullet"/>
      <w:lvlText w:val=""/>
      <w:lvlJc w:val="left"/>
      <w:pPr>
        <w:ind w:left="5040" w:hanging="360"/>
      </w:pPr>
      <w:rPr>
        <w:rFonts w:ascii="Symbol" w:hAnsi="Symbol" w:hint="default"/>
      </w:rPr>
    </w:lvl>
    <w:lvl w:ilvl="7" w:tplc="6FB621D6">
      <w:start w:val="1"/>
      <w:numFmt w:val="bullet"/>
      <w:lvlText w:val="o"/>
      <w:lvlJc w:val="left"/>
      <w:pPr>
        <w:ind w:left="5760" w:hanging="360"/>
      </w:pPr>
      <w:rPr>
        <w:rFonts w:ascii="Courier New" w:hAnsi="Courier New" w:hint="default"/>
      </w:rPr>
    </w:lvl>
    <w:lvl w:ilvl="8" w:tplc="5BCABFE4">
      <w:start w:val="1"/>
      <w:numFmt w:val="bullet"/>
      <w:lvlText w:val=""/>
      <w:lvlJc w:val="left"/>
      <w:pPr>
        <w:ind w:left="6480" w:hanging="360"/>
      </w:pPr>
      <w:rPr>
        <w:rFonts w:ascii="Wingdings" w:hAnsi="Wingdings" w:hint="default"/>
      </w:rPr>
    </w:lvl>
  </w:abstractNum>
  <w:abstractNum w:abstractNumId="50" w15:restartNumberingAfterBreak="0">
    <w:nsid w:val="51CC3E3E"/>
    <w:multiLevelType w:val="multilevel"/>
    <w:tmpl w:val="6D7A4748"/>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521C3913"/>
    <w:multiLevelType w:val="hybridMultilevel"/>
    <w:tmpl w:val="7AC08382"/>
    <w:lvl w:ilvl="0" w:tplc="117299D2">
      <w:start w:val="1"/>
      <w:numFmt w:val="lowerLetter"/>
      <w:lvlText w:val="%1)"/>
      <w:lvlJc w:val="left"/>
      <w:pPr>
        <w:ind w:left="1778" w:hanging="360"/>
      </w:pPr>
      <w:rPr>
        <w:rFonts w:hint="default"/>
        <w:color w:val="000000" w:themeColor="text1"/>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52" w15:restartNumberingAfterBreak="0">
    <w:nsid w:val="52BF2560"/>
    <w:multiLevelType w:val="hybridMultilevel"/>
    <w:tmpl w:val="B45E2E44"/>
    <w:lvl w:ilvl="0" w:tplc="08090017">
      <w:start w:val="1"/>
      <w:numFmt w:val="lowerLetter"/>
      <w:lvlText w:val="%1)"/>
      <w:lvlJc w:val="left"/>
      <w:pPr>
        <w:ind w:left="1430" w:hanging="360"/>
      </w:pPr>
    </w:lvl>
    <w:lvl w:ilvl="1" w:tplc="08090019" w:tentative="1">
      <w:start w:val="1"/>
      <w:numFmt w:val="lowerLetter"/>
      <w:lvlText w:val="%2."/>
      <w:lvlJc w:val="left"/>
      <w:pPr>
        <w:ind w:left="2150" w:hanging="360"/>
      </w:pPr>
    </w:lvl>
    <w:lvl w:ilvl="2" w:tplc="0809001B" w:tentative="1">
      <w:start w:val="1"/>
      <w:numFmt w:val="lowerRoman"/>
      <w:lvlText w:val="%3."/>
      <w:lvlJc w:val="right"/>
      <w:pPr>
        <w:ind w:left="2870" w:hanging="180"/>
      </w:pPr>
    </w:lvl>
    <w:lvl w:ilvl="3" w:tplc="0809000F" w:tentative="1">
      <w:start w:val="1"/>
      <w:numFmt w:val="decimal"/>
      <w:lvlText w:val="%4."/>
      <w:lvlJc w:val="left"/>
      <w:pPr>
        <w:ind w:left="3590" w:hanging="360"/>
      </w:pPr>
    </w:lvl>
    <w:lvl w:ilvl="4" w:tplc="08090019" w:tentative="1">
      <w:start w:val="1"/>
      <w:numFmt w:val="lowerLetter"/>
      <w:lvlText w:val="%5."/>
      <w:lvlJc w:val="left"/>
      <w:pPr>
        <w:ind w:left="4310" w:hanging="360"/>
      </w:pPr>
    </w:lvl>
    <w:lvl w:ilvl="5" w:tplc="0809001B" w:tentative="1">
      <w:start w:val="1"/>
      <w:numFmt w:val="lowerRoman"/>
      <w:lvlText w:val="%6."/>
      <w:lvlJc w:val="right"/>
      <w:pPr>
        <w:ind w:left="5030" w:hanging="180"/>
      </w:pPr>
    </w:lvl>
    <w:lvl w:ilvl="6" w:tplc="0809000F" w:tentative="1">
      <w:start w:val="1"/>
      <w:numFmt w:val="decimal"/>
      <w:lvlText w:val="%7."/>
      <w:lvlJc w:val="left"/>
      <w:pPr>
        <w:ind w:left="5750" w:hanging="360"/>
      </w:pPr>
    </w:lvl>
    <w:lvl w:ilvl="7" w:tplc="08090019" w:tentative="1">
      <w:start w:val="1"/>
      <w:numFmt w:val="lowerLetter"/>
      <w:lvlText w:val="%8."/>
      <w:lvlJc w:val="left"/>
      <w:pPr>
        <w:ind w:left="6470" w:hanging="360"/>
      </w:pPr>
    </w:lvl>
    <w:lvl w:ilvl="8" w:tplc="0809001B" w:tentative="1">
      <w:start w:val="1"/>
      <w:numFmt w:val="lowerRoman"/>
      <w:lvlText w:val="%9."/>
      <w:lvlJc w:val="right"/>
      <w:pPr>
        <w:ind w:left="7190" w:hanging="180"/>
      </w:pPr>
    </w:lvl>
  </w:abstractNum>
  <w:abstractNum w:abstractNumId="53" w15:restartNumberingAfterBreak="0">
    <w:nsid w:val="54E75FFD"/>
    <w:multiLevelType w:val="hybridMultilevel"/>
    <w:tmpl w:val="088897E0"/>
    <w:lvl w:ilvl="0" w:tplc="FFFFFFFF">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7117D54"/>
    <w:multiLevelType w:val="multilevel"/>
    <w:tmpl w:val="A696550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55" w15:restartNumberingAfterBreak="0">
    <w:nsid w:val="58225D66"/>
    <w:multiLevelType w:val="multilevel"/>
    <w:tmpl w:val="1E888D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tabs>
          <w:tab w:val="num" w:pos="2160"/>
        </w:tabs>
        <w:ind w:left="2160" w:hanging="360"/>
      </w:pPr>
      <w:rPr>
        <w:rFonts w:ascii="Century Gothic" w:eastAsia="Times New Roman" w:hAnsi="Century Gothic" w:cs="Aria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B01E41"/>
    <w:multiLevelType w:val="hybridMultilevel"/>
    <w:tmpl w:val="AE708BC6"/>
    <w:lvl w:ilvl="0" w:tplc="0ED214F8">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9A42ECD"/>
    <w:multiLevelType w:val="hybridMultilevel"/>
    <w:tmpl w:val="1C80CC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9E8634E"/>
    <w:multiLevelType w:val="multilevel"/>
    <w:tmpl w:val="6846D7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9" w15:restartNumberingAfterBreak="0">
    <w:nsid w:val="5C35375A"/>
    <w:multiLevelType w:val="multilevel"/>
    <w:tmpl w:val="A1247F7A"/>
    <w:lvl w:ilvl="0">
      <w:start w:val="1"/>
      <w:numFmt w:val="bullet"/>
      <w:lvlText w:val=""/>
      <w:lvlJc w:val="left"/>
      <w:pPr>
        <w:tabs>
          <w:tab w:val="num" w:pos="1070"/>
        </w:tabs>
        <w:ind w:left="1070" w:hanging="360"/>
      </w:pPr>
      <w:rPr>
        <w:rFonts w:ascii="Symbol" w:hAnsi="Symbol" w:hint="default"/>
      </w:rPr>
    </w:lvl>
    <w:lvl w:ilvl="1">
      <w:start w:val="1"/>
      <w:numFmt w:val="lowerLetter"/>
      <w:lvlText w:val="%2)"/>
      <w:lvlJc w:val="left"/>
      <w:pPr>
        <w:tabs>
          <w:tab w:val="num" w:pos="1430"/>
        </w:tabs>
        <w:ind w:left="1430" w:hanging="360"/>
      </w:pPr>
    </w:lvl>
    <w:lvl w:ilvl="2">
      <w:start w:val="1"/>
      <w:numFmt w:val="bullet"/>
      <w:lvlText w:val=""/>
      <w:lvlJc w:val="left"/>
      <w:pPr>
        <w:tabs>
          <w:tab w:val="num" w:pos="1790"/>
        </w:tabs>
        <w:ind w:left="1790" w:hanging="360"/>
      </w:pPr>
      <w:rPr>
        <w:rFonts w:ascii="Symbol" w:hAnsi="Symbol" w:hint="default"/>
      </w:rPr>
    </w:lvl>
    <w:lvl w:ilvl="3">
      <w:start w:val="1"/>
      <w:numFmt w:val="bullet"/>
      <w:lvlText w:val=""/>
      <w:lvlJc w:val="left"/>
      <w:pPr>
        <w:tabs>
          <w:tab w:val="num" w:pos="2150"/>
        </w:tabs>
        <w:ind w:left="2150" w:hanging="360"/>
      </w:pPr>
      <w:rPr>
        <w:rFonts w:ascii="Symbol" w:hAnsi="Symbol" w:hint="default"/>
      </w:rPr>
    </w:lvl>
    <w:lvl w:ilvl="4">
      <w:start w:val="1"/>
      <w:numFmt w:val="lowerLetter"/>
      <w:lvlText w:val="(%5)"/>
      <w:lvlJc w:val="left"/>
      <w:pPr>
        <w:tabs>
          <w:tab w:val="num" w:pos="2510"/>
        </w:tabs>
        <w:ind w:left="2510" w:hanging="360"/>
      </w:pPr>
    </w:lvl>
    <w:lvl w:ilvl="5">
      <w:start w:val="1"/>
      <w:numFmt w:val="lowerRoman"/>
      <w:lvlText w:val="(%6)"/>
      <w:lvlJc w:val="left"/>
      <w:pPr>
        <w:tabs>
          <w:tab w:val="num" w:pos="2870"/>
        </w:tabs>
        <w:ind w:left="2870" w:hanging="360"/>
      </w:pPr>
    </w:lvl>
    <w:lvl w:ilvl="6">
      <w:start w:val="1"/>
      <w:numFmt w:val="decimal"/>
      <w:lvlText w:val="%7."/>
      <w:lvlJc w:val="left"/>
      <w:pPr>
        <w:tabs>
          <w:tab w:val="num" w:pos="1070"/>
        </w:tabs>
        <w:ind w:left="1070" w:hanging="360"/>
      </w:pPr>
    </w:lvl>
    <w:lvl w:ilvl="7">
      <w:start w:val="1"/>
      <w:numFmt w:val="lowerLetter"/>
      <w:lvlText w:val="%8."/>
      <w:lvlJc w:val="left"/>
      <w:pPr>
        <w:tabs>
          <w:tab w:val="num" w:pos="3590"/>
        </w:tabs>
        <w:ind w:left="3590" w:hanging="360"/>
      </w:pPr>
    </w:lvl>
    <w:lvl w:ilvl="8">
      <w:start w:val="1"/>
      <w:numFmt w:val="lowerRoman"/>
      <w:lvlText w:val="%9."/>
      <w:lvlJc w:val="left"/>
      <w:pPr>
        <w:tabs>
          <w:tab w:val="num" w:pos="3950"/>
        </w:tabs>
        <w:ind w:left="3950" w:hanging="360"/>
      </w:pPr>
    </w:lvl>
  </w:abstractNum>
  <w:abstractNum w:abstractNumId="60" w15:restartNumberingAfterBreak="0">
    <w:nsid w:val="5E675257"/>
    <w:multiLevelType w:val="multilevel"/>
    <w:tmpl w:val="40B0ED88"/>
    <w:lvl w:ilvl="0">
      <w:start w:val="1"/>
      <w:numFmt w:val="lowerLetter"/>
      <w:lvlText w:val="%1)"/>
      <w:lvlJc w:val="left"/>
      <w:pPr>
        <w:ind w:left="480" w:hanging="480"/>
      </w:pPr>
      <w:rPr>
        <w:rFonts w:hint="default"/>
      </w:rPr>
    </w:lvl>
    <w:lvl w:ilvl="1">
      <w:start w:val="1"/>
      <w:numFmt w:val="decimal"/>
      <w:lvlText w:val="%1.%2"/>
      <w:lvlJc w:val="left"/>
      <w:pPr>
        <w:ind w:left="1048" w:hanging="480"/>
      </w:pPr>
      <w:rPr>
        <w:rFonts w:ascii="Arial" w:hAnsi="Arial" w:cs="Times New Roman" w:hint="default"/>
      </w:rPr>
    </w:lvl>
    <w:lvl w:ilvl="2">
      <w:start w:val="1"/>
      <w:numFmt w:val="lowerLetter"/>
      <w:lvlText w:val="%3)"/>
      <w:lvlJc w:val="left"/>
      <w:pPr>
        <w:ind w:left="1440" w:hanging="720"/>
      </w:pPr>
      <w:rPr>
        <w:rFonts w:hint="default"/>
      </w:rPr>
    </w:lvl>
    <w:lvl w:ilvl="3">
      <w:start w:val="1"/>
      <w:numFmt w:val="decimal"/>
      <w:lvlText w:val="%1.%2.%3.%4"/>
      <w:lvlJc w:val="left"/>
      <w:pPr>
        <w:ind w:left="1800" w:hanging="720"/>
      </w:pPr>
      <w:rPr>
        <w:rFonts w:ascii="Arial" w:hAnsi="Arial" w:cs="Times New Roman" w:hint="default"/>
      </w:rPr>
    </w:lvl>
    <w:lvl w:ilvl="4">
      <w:start w:val="1"/>
      <w:numFmt w:val="decimal"/>
      <w:lvlText w:val="%1.%2.%3.%4.%5"/>
      <w:lvlJc w:val="left"/>
      <w:pPr>
        <w:ind w:left="2520" w:hanging="1080"/>
      </w:pPr>
      <w:rPr>
        <w:rFonts w:ascii="Arial" w:hAnsi="Arial" w:cs="Times New Roman" w:hint="default"/>
      </w:rPr>
    </w:lvl>
    <w:lvl w:ilvl="5">
      <w:start w:val="1"/>
      <w:numFmt w:val="decimal"/>
      <w:lvlText w:val="%1.%2.%3.%4.%5.%6"/>
      <w:lvlJc w:val="left"/>
      <w:pPr>
        <w:ind w:left="2880" w:hanging="1080"/>
      </w:pPr>
      <w:rPr>
        <w:rFonts w:ascii="Arial" w:hAnsi="Arial" w:cs="Times New Roman" w:hint="default"/>
      </w:rPr>
    </w:lvl>
    <w:lvl w:ilvl="6">
      <w:start w:val="1"/>
      <w:numFmt w:val="decimal"/>
      <w:lvlText w:val="%1.%2.%3.%4.%5.%6.%7"/>
      <w:lvlJc w:val="left"/>
      <w:pPr>
        <w:ind w:left="3600" w:hanging="1440"/>
      </w:pPr>
      <w:rPr>
        <w:rFonts w:ascii="Arial" w:hAnsi="Arial" w:cs="Times New Roman" w:hint="default"/>
      </w:rPr>
    </w:lvl>
    <w:lvl w:ilvl="7">
      <w:start w:val="1"/>
      <w:numFmt w:val="decimal"/>
      <w:lvlText w:val="%1.%2.%3.%4.%5.%6.%7.%8"/>
      <w:lvlJc w:val="left"/>
      <w:pPr>
        <w:ind w:left="3960" w:hanging="1440"/>
      </w:pPr>
      <w:rPr>
        <w:rFonts w:ascii="Arial" w:hAnsi="Arial" w:cs="Times New Roman" w:hint="default"/>
      </w:rPr>
    </w:lvl>
    <w:lvl w:ilvl="8">
      <w:start w:val="1"/>
      <w:numFmt w:val="decimal"/>
      <w:lvlText w:val="%1.%2.%3.%4.%5.%6.%7.%8.%9"/>
      <w:lvlJc w:val="left"/>
      <w:pPr>
        <w:ind w:left="4320" w:hanging="1440"/>
      </w:pPr>
      <w:rPr>
        <w:rFonts w:ascii="Arial" w:hAnsi="Arial" w:cs="Times New Roman" w:hint="default"/>
      </w:rPr>
    </w:lvl>
  </w:abstractNum>
  <w:abstractNum w:abstractNumId="61" w15:restartNumberingAfterBreak="0">
    <w:nsid w:val="5F7C6265"/>
    <w:multiLevelType w:val="hybridMultilevel"/>
    <w:tmpl w:val="9DFE81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2" w15:restartNumberingAfterBreak="0">
    <w:nsid w:val="601D11DC"/>
    <w:multiLevelType w:val="multilevel"/>
    <w:tmpl w:val="43FA1B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rPr>
        <w:rFonts w:ascii="Century Gothic" w:eastAsia="Times New Roman" w:hAnsi="Century Gothic" w:cs="Arial"/>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256D9F"/>
    <w:multiLevelType w:val="hybridMultilevel"/>
    <w:tmpl w:val="924AB6D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5566E49"/>
    <w:multiLevelType w:val="multilevel"/>
    <w:tmpl w:val="CE6A7862"/>
    <w:lvl w:ilvl="0">
      <w:start w:val="1"/>
      <w:numFmt w:val="decimal"/>
      <w:lvlText w:val="%1."/>
      <w:lvlJc w:val="left"/>
      <w:pPr>
        <w:ind w:left="930" w:hanging="57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7992" w:hanging="1440"/>
      </w:pPr>
      <w:rPr>
        <w:rFonts w:hint="default"/>
      </w:rPr>
    </w:lvl>
  </w:abstractNum>
  <w:abstractNum w:abstractNumId="65" w15:restartNumberingAfterBreak="0">
    <w:nsid w:val="65F110BD"/>
    <w:multiLevelType w:val="hybridMultilevel"/>
    <w:tmpl w:val="901053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94C7F90"/>
    <w:multiLevelType w:val="hybridMultilevel"/>
    <w:tmpl w:val="2E340886"/>
    <w:lvl w:ilvl="0" w:tplc="7F9CFE9C">
      <w:start w:val="1"/>
      <w:numFmt w:val="bullet"/>
      <w:lvlText w:val=""/>
      <w:lvlJc w:val="left"/>
      <w:pPr>
        <w:ind w:left="720" w:hanging="360"/>
      </w:pPr>
      <w:rPr>
        <w:rFonts w:ascii="Symbol" w:hAnsi="Symbol" w:hint="default"/>
      </w:rPr>
    </w:lvl>
    <w:lvl w:ilvl="1" w:tplc="63204CCA">
      <w:start w:val="1"/>
      <w:numFmt w:val="bullet"/>
      <w:lvlText w:val="o"/>
      <w:lvlJc w:val="left"/>
      <w:pPr>
        <w:ind w:left="1440" w:hanging="360"/>
      </w:pPr>
      <w:rPr>
        <w:rFonts w:ascii="Courier New" w:hAnsi="Courier New" w:hint="default"/>
      </w:rPr>
    </w:lvl>
    <w:lvl w:ilvl="2" w:tplc="49C208D4">
      <w:start w:val="1"/>
      <w:numFmt w:val="bullet"/>
      <w:lvlText w:val=""/>
      <w:lvlJc w:val="left"/>
      <w:pPr>
        <w:ind w:left="2160" w:hanging="360"/>
      </w:pPr>
      <w:rPr>
        <w:rFonts w:ascii="Wingdings" w:hAnsi="Wingdings" w:hint="default"/>
      </w:rPr>
    </w:lvl>
    <w:lvl w:ilvl="3" w:tplc="ECB69428">
      <w:start w:val="1"/>
      <w:numFmt w:val="bullet"/>
      <w:lvlText w:val=""/>
      <w:lvlJc w:val="left"/>
      <w:pPr>
        <w:ind w:left="2880" w:hanging="360"/>
      </w:pPr>
      <w:rPr>
        <w:rFonts w:ascii="Symbol" w:hAnsi="Symbol" w:hint="default"/>
      </w:rPr>
    </w:lvl>
    <w:lvl w:ilvl="4" w:tplc="63D44D50">
      <w:start w:val="1"/>
      <w:numFmt w:val="bullet"/>
      <w:lvlText w:val="o"/>
      <w:lvlJc w:val="left"/>
      <w:pPr>
        <w:ind w:left="3600" w:hanging="360"/>
      </w:pPr>
      <w:rPr>
        <w:rFonts w:ascii="Courier New" w:hAnsi="Courier New" w:hint="default"/>
      </w:rPr>
    </w:lvl>
    <w:lvl w:ilvl="5" w:tplc="86A843AC">
      <w:start w:val="1"/>
      <w:numFmt w:val="bullet"/>
      <w:lvlText w:val=""/>
      <w:lvlJc w:val="left"/>
      <w:pPr>
        <w:ind w:left="4320" w:hanging="360"/>
      </w:pPr>
      <w:rPr>
        <w:rFonts w:ascii="Wingdings" w:hAnsi="Wingdings" w:hint="default"/>
      </w:rPr>
    </w:lvl>
    <w:lvl w:ilvl="6" w:tplc="A2004A6A">
      <w:start w:val="1"/>
      <w:numFmt w:val="bullet"/>
      <w:lvlText w:val=""/>
      <w:lvlJc w:val="left"/>
      <w:pPr>
        <w:ind w:left="5040" w:hanging="360"/>
      </w:pPr>
      <w:rPr>
        <w:rFonts w:ascii="Symbol" w:hAnsi="Symbol" w:hint="default"/>
      </w:rPr>
    </w:lvl>
    <w:lvl w:ilvl="7" w:tplc="464097F6">
      <w:start w:val="1"/>
      <w:numFmt w:val="bullet"/>
      <w:lvlText w:val="o"/>
      <w:lvlJc w:val="left"/>
      <w:pPr>
        <w:ind w:left="5760" w:hanging="360"/>
      </w:pPr>
      <w:rPr>
        <w:rFonts w:ascii="Courier New" w:hAnsi="Courier New" w:hint="default"/>
      </w:rPr>
    </w:lvl>
    <w:lvl w:ilvl="8" w:tplc="23A00196">
      <w:start w:val="1"/>
      <w:numFmt w:val="bullet"/>
      <w:lvlText w:val=""/>
      <w:lvlJc w:val="left"/>
      <w:pPr>
        <w:ind w:left="6480" w:hanging="360"/>
      </w:pPr>
      <w:rPr>
        <w:rFonts w:ascii="Wingdings" w:hAnsi="Wingdings" w:hint="default"/>
      </w:rPr>
    </w:lvl>
  </w:abstractNum>
  <w:abstractNum w:abstractNumId="67" w15:restartNumberingAfterBreak="0">
    <w:nsid w:val="6A6560E4"/>
    <w:multiLevelType w:val="singleLevel"/>
    <w:tmpl w:val="2B86FB50"/>
    <w:lvl w:ilvl="0">
      <w:start w:val="1"/>
      <w:numFmt w:val="upperLetter"/>
      <w:lvlText w:val="(%1)"/>
      <w:legacy w:legacy="1" w:legacySpace="0" w:legacyIndent="360"/>
      <w:lvlJc w:val="left"/>
      <w:rPr>
        <w:rFonts w:ascii="FoundryMonoline-Medium" w:hAnsi="FoundryMonoline-Medium" w:hint="default"/>
      </w:rPr>
    </w:lvl>
  </w:abstractNum>
  <w:abstractNum w:abstractNumId="68" w15:restartNumberingAfterBreak="0">
    <w:nsid w:val="76EDB479"/>
    <w:multiLevelType w:val="hybridMultilevel"/>
    <w:tmpl w:val="3CFC1E24"/>
    <w:lvl w:ilvl="0" w:tplc="D06EC15A">
      <w:start w:val="1"/>
      <w:numFmt w:val="bullet"/>
      <w:lvlText w:val=""/>
      <w:lvlJc w:val="left"/>
      <w:pPr>
        <w:ind w:left="720" w:hanging="360"/>
      </w:pPr>
      <w:rPr>
        <w:rFonts w:ascii="Symbol" w:hAnsi="Symbol" w:hint="default"/>
      </w:rPr>
    </w:lvl>
    <w:lvl w:ilvl="1" w:tplc="5644F6FA">
      <w:start w:val="1"/>
      <w:numFmt w:val="bullet"/>
      <w:lvlText w:val="o"/>
      <w:lvlJc w:val="left"/>
      <w:pPr>
        <w:ind w:left="1440" w:hanging="360"/>
      </w:pPr>
      <w:rPr>
        <w:rFonts w:ascii="Courier New" w:hAnsi="Courier New" w:hint="default"/>
      </w:rPr>
    </w:lvl>
    <w:lvl w:ilvl="2" w:tplc="65ACCE62">
      <w:start w:val="1"/>
      <w:numFmt w:val="bullet"/>
      <w:lvlText w:val=""/>
      <w:lvlJc w:val="left"/>
      <w:pPr>
        <w:ind w:left="2160" w:hanging="360"/>
      </w:pPr>
      <w:rPr>
        <w:rFonts w:ascii="Wingdings" w:hAnsi="Wingdings" w:hint="default"/>
      </w:rPr>
    </w:lvl>
    <w:lvl w:ilvl="3" w:tplc="3F2CD1D8">
      <w:start w:val="1"/>
      <w:numFmt w:val="bullet"/>
      <w:lvlText w:val=""/>
      <w:lvlJc w:val="left"/>
      <w:pPr>
        <w:ind w:left="2880" w:hanging="360"/>
      </w:pPr>
      <w:rPr>
        <w:rFonts w:ascii="Symbol" w:hAnsi="Symbol" w:hint="default"/>
      </w:rPr>
    </w:lvl>
    <w:lvl w:ilvl="4" w:tplc="CA941BF4">
      <w:start w:val="1"/>
      <w:numFmt w:val="bullet"/>
      <w:lvlText w:val="o"/>
      <w:lvlJc w:val="left"/>
      <w:pPr>
        <w:ind w:left="3600" w:hanging="360"/>
      </w:pPr>
      <w:rPr>
        <w:rFonts w:ascii="Courier New" w:hAnsi="Courier New" w:hint="default"/>
      </w:rPr>
    </w:lvl>
    <w:lvl w:ilvl="5" w:tplc="9F560E90">
      <w:start w:val="1"/>
      <w:numFmt w:val="bullet"/>
      <w:lvlText w:val=""/>
      <w:lvlJc w:val="left"/>
      <w:pPr>
        <w:ind w:left="4320" w:hanging="360"/>
      </w:pPr>
      <w:rPr>
        <w:rFonts w:ascii="Wingdings" w:hAnsi="Wingdings" w:hint="default"/>
      </w:rPr>
    </w:lvl>
    <w:lvl w:ilvl="6" w:tplc="0D5CEAAE">
      <w:start w:val="1"/>
      <w:numFmt w:val="bullet"/>
      <w:lvlText w:val=""/>
      <w:lvlJc w:val="left"/>
      <w:pPr>
        <w:ind w:left="5040" w:hanging="360"/>
      </w:pPr>
      <w:rPr>
        <w:rFonts w:ascii="Symbol" w:hAnsi="Symbol" w:hint="default"/>
      </w:rPr>
    </w:lvl>
    <w:lvl w:ilvl="7" w:tplc="A8042ED0">
      <w:start w:val="1"/>
      <w:numFmt w:val="bullet"/>
      <w:lvlText w:val="o"/>
      <w:lvlJc w:val="left"/>
      <w:pPr>
        <w:ind w:left="5760" w:hanging="360"/>
      </w:pPr>
      <w:rPr>
        <w:rFonts w:ascii="Courier New" w:hAnsi="Courier New" w:hint="default"/>
      </w:rPr>
    </w:lvl>
    <w:lvl w:ilvl="8" w:tplc="6D34EA4C">
      <w:start w:val="1"/>
      <w:numFmt w:val="bullet"/>
      <w:lvlText w:val=""/>
      <w:lvlJc w:val="left"/>
      <w:pPr>
        <w:ind w:left="6480" w:hanging="360"/>
      </w:pPr>
      <w:rPr>
        <w:rFonts w:ascii="Wingdings" w:hAnsi="Wingdings" w:hint="default"/>
      </w:rPr>
    </w:lvl>
  </w:abstractNum>
  <w:abstractNum w:abstractNumId="69" w15:restartNumberingAfterBreak="0">
    <w:nsid w:val="77DE5C5E"/>
    <w:multiLevelType w:val="hybridMultilevel"/>
    <w:tmpl w:val="A808B916"/>
    <w:lvl w:ilvl="0" w:tplc="08090017">
      <w:start w:val="1"/>
      <w:numFmt w:val="lowerLetter"/>
      <w:lvlText w:val="%1)"/>
      <w:lvlJc w:val="left"/>
      <w:pPr>
        <w:ind w:left="2160" w:hanging="360"/>
      </w:pPr>
      <w:rPr>
        <w:rFonts w:hint="default"/>
      </w:rPr>
    </w:lvl>
    <w:lvl w:ilvl="1" w:tplc="08090003">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start w:val="1"/>
      <w:numFmt w:val="bullet"/>
      <w:lvlText w:val=""/>
      <w:lvlJc w:val="left"/>
      <w:pPr>
        <w:ind w:left="4320" w:hanging="360"/>
      </w:pPr>
      <w:rPr>
        <w:rFonts w:ascii="Symbol" w:hAnsi="Symbol" w:hint="default"/>
      </w:rPr>
    </w:lvl>
    <w:lvl w:ilvl="4" w:tplc="08090003">
      <w:start w:val="1"/>
      <w:numFmt w:val="bullet"/>
      <w:lvlText w:val="o"/>
      <w:lvlJc w:val="left"/>
      <w:pPr>
        <w:ind w:left="5040" w:hanging="360"/>
      </w:pPr>
      <w:rPr>
        <w:rFonts w:ascii="Courier New" w:hAnsi="Courier New" w:cs="Courier New" w:hint="default"/>
      </w:rPr>
    </w:lvl>
    <w:lvl w:ilvl="5" w:tplc="08090005">
      <w:start w:val="1"/>
      <w:numFmt w:val="bullet"/>
      <w:lvlText w:val=""/>
      <w:lvlJc w:val="left"/>
      <w:pPr>
        <w:ind w:left="5760" w:hanging="360"/>
      </w:pPr>
      <w:rPr>
        <w:rFonts w:ascii="Wingdings" w:hAnsi="Wingdings" w:hint="default"/>
      </w:rPr>
    </w:lvl>
    <w:lvl w:ilvl="6" w:tplc="08090001">
      <w:start w:val="1"/>
      <w:numFmt w:val="bullet"/>
      <w:lvlText w:val=""/>
      <w:lvlJc w:val="left"/>
      <w:pPr>
        <w:ind w:left="6480" w:hanging="360"/>
      </w:pPr>
      <w:rPr>
        <w:rFonts w:ascii="Symbol" w:hAnsi="Symbol" w:hint="default"/>
      </w:rPr>
    </w:lvl>
    <w:lvl w:ilvl="7" w:tplc="08090003">
      <w:start w:val="1"/>
      <w:numFmt w:val="bullet"/>
      <w:lvlText w:val="o"/>
      <w:lvlJc w:val="left"/>
      <w:pPr>
        <w:ind w:left="7200" w:hanging="360"/>
      </w:pPr>
      <w:rPr>
        <w:rFonts w:ascii="Courier New" w:hAnsi="Courier New" w:cs="Courier New" w:hint="default"/>
      </w:rPr>
    </w:lvl>
    <w:lvl w:ilvl="8" w:tplc="08090005">
      <w:start w:val="1"/>
      <w:numFmt w:val="bullet"/>
      <w:lvlText w:val=""/>
      <w:lvlJc w:val="left"/>
      <w:pPr>
        <w:ind w:left="7920" w:hanging="360"/>
      </w:pPr>
      <w:rPr>
        <w:rFonts w:ascii="Wingdings" w:hAnsi="Wingdings" w:hint="default"/>
      </w:rPr>
    </w:lvl>
  </w:abstractNum>
  <w:abstractNum w:abstractNumId="70" w15:restartNumberingAfterBreak="0">
    <w:nsid w:val="791F7872"/>
    <w:multiLevelType w:val="hybridMultilevel"/>
    <w:tmpl w:val="DA48A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97D7E37"/>
    <w:multiLevelType w:val="multilevel"/>
    <w:tmpl w:val="123E3306"/>
    <w:lvl w:ilvl="0">
      <w:start w:val="4"/>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2" w15:restartNumberingAfterBreak="0">
    <w:nsid w:val="7BC62896"/>
    <w:multiLevelType w:val="multilevel"/>
    <w:tmpl w:val="65808034"/>
    <w:lvl w:ilvl="0">
      <w:start w:val="7"/>
      <w:numFmt w:val="decimal"/>
      <w:lvlText w:val="%1"/>
      <w:lvlJc w:val="left"/>
      <w:pPr>
        <w:ind w:left="435" w:hanging="435"/>
      </w:pPr>
      <w:rPr>
        <w:rFonts w:hint="default"/>
      </w:rPr>
    </w:lvl>
    <w:lvl w:ilvl="1">
      <w:start w:val="1"/>
      <w:numFmt w:val="decimal"/>
      <w:lvlText w:val="%1.%2"/>
      <w:lvlJc w:val="left"/>
      <w:pPr>
        <w:ind w:left="1285" w:hanging="435"/>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240" w:hanging="1440"/>
      </w:pPr>
      <w:rPr>
        <w:rFonts w:hint="default"/>
      </w:rPr>
    </w:lvl>
  </w:abstractNum>
  <w:abstractNum w:abstractNumId="73" w15:restartNumberingAfterBreak="0">
    <w:nsid w:val="7DC54201"/>
    <w:multiLevelType w:val="hybridMultilevel"/>
    <w:tmpl w:val="A2CE45BC"/>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74" w15:restartNumberingAfterBreak="0">
    <w:nsid w:val="7F49585E"/>
    <w:multiLevelType w:val="multilevel"/>
    <w:tmpl w:val="E56C1244"/>
    <w:lvl w:ilvl="0">
      <w:start w:val="1"/>
      <w:numFmt w:val="decimal"/>
      <w:pStyle w:val="BBHeading1"/>
      <w:lvlText w:val="%1."/>
      <w:lvlJc w:val="left"/>
      <w:pPr>
        <w:tabs>
          <w:tab w:val="num" w:pos="720"/>
        </w:tabs>
        <w:ind w:left="720" w:hanging="720"/>
      </w:pPr>
      <w:rPr>
        <w:rFonts w:hint="default"/>
        <w:b w:val="0"/>
        <w:i w:val="0"/>
      </w:rPr>
    </w:lvl>
    <w:lvl w:ilvl="1">
      <w:start w:val="1"/>
      <w:numFmt w:val="decimal"/>
      <w:pStyle w:val="BBHeading2"/>
      <w:lvlText w:val="%1.%2"/>
      <w:lvlJc w:val="left"/>
      <w:pPr>
        <w:tabs>
          <w:tab w:val="num" w:pos="720"/>
        </w:tabs>
        <w:ind w:left="720" w:hanging="720"/>
      </w:pPr>
      <w:rPr>
        <w:rFonts w:hint="default"/>
        <w:b w:val="0"/>
        <w:i w:val="0"/>
      </w:rPr>
    </w:lvl>
    <w:lvl w:ilvl="2">
      <w:start w:val="1"/>
      <w:numFmt w:val="decimal"/>
      <w:pStyle w:val="BBHeading3"/>
      <w:lvlText w:val="%1.%2.%3"/>
      <w:lvlJc w:val="left"/>
      <w:pPr>
        <w:tabs>
          <w:tab w:val="num" w:pos="1622"/>
        </w:tabs>
        <w:ind w:left="1622" w:hanging="902"/>
      </w:pPr>
      <w:rPr>
        <w:rFonts w:hint="default"/>
        <w:b w:val="0"/>
        <w:i w:val="0"/>
      </w:rPr>
    </w:lvl>
    <w:lvl w:ilvl="3">
      <w:start w:val="1"/>
      <w:numFmt w:val="decimal"/>
      <w:pStyle w:val="BBHeading4"/>
      <w:lvlText w:val="%1.%2.%3.%4"/>
      <w:lvlJc w:val="left"/>
      <w:pPr>
        <w:tabs>
          <w:tab w:val="num" w:pos="2699"/>
        </w:tabs>
        <w:ind w:left="2699" w:hanging="1077"/>
      </w:pPr>
      <w:rPr>
        <w:rFonts w:hint="default"/>
        <w:b w:val="0"/>
        <w:i w:val="0"/>
      </w:rPr>
    </w:lvl>
    <w:lvl w:ilvl="4">
      <w:start w:val="1"/>
      <w:numFmt w:val="lowerLetter"/>
      <w:pStyle w:val="BBHeading5"/>
      <w:lvlText w:val="(%5)"/>
      <w:lvlJc w:val="left"/>
      <w:pPr>
        <w:tabs>
          <w:tab w:val="num" w:pos="2699"/>
        </w:tabs>
        <w:ind w:left="2699" w:hanging="1077"/>
      </w:pPr>
      <w:rPr>
        <w:rFonts w:hint="default"/>
        <w:b w:val="0"/>
        <w:i w:val="0"/>
      </w:rPr>
    </w:lvl>
    <w:lvl w:ilvl="5">
      <w:start w:val="1"/>
      <w:numFmt w:val="lowerRoman"/>
      <w:pStyle w:val="BBHeading6"/>
      <w:lvlText w:val="(%6)"/>
      <w:lvlJc w:val="left"/>
      <w:pPr>
        <w:tabs>
          <w:tab w:val="num" w:pos="3597"/>
        </w:tabs>
        <w:ind w:left="3238" w:hanging="539"/>
      </w:pPr>
      <w:rPr>
        <w:rFonts w:hint="default"/>
        <w:b w:val="0"/>
        <w:i w:val="0"/>
      </w:rPr>
    </w:lvl>
    <w:lvl w:ilvl="6">
      <w:start w:val="1"/>
      <w:numFmt w:val="upperLetter"/>
      <w:pStyle w:val="BBHeading7"/>
      <w:lvlText w:val="(%7)"/>
      <w:lvlJc w:val="left"/>
      <w:pPr>
        <w:tabs>
          <w:tab w:val="num" w:pos="3907"/>
        </w:tabs>
        <w:ind w:left="3907" w:hanging="675"/>
      </w:pPr>
      <w:rPr>
        <w:rFonts w:hint="default"/>
        <w:b w:val="0"/>
        <w:i w:val="0"/>
      </w:rPr>
    </w:lvl>
    <w:lvl w:ilvl="7">
      <w:start w:val="1"/>
      <w:numFmt w:val="upperRoman"/>
      <w:pStyle w:val="BBHeading8"/>
      <w:lvlText w:val="(%8)"/>
      <w:lvlJc w:val="left"/>
      <w:pPr>
        <w:tabs>
          <w:tab w:val="num" w:pos="4581"/>
        </w:tabs>
        <w:ind w:left="4581" w:hanging="674"/>
      </w:pPr>
      <w:rPr>
        <w:rFonts w:hint="default"/>
        <w:b w:val="0"/>
        <w:i w:val="0"/>
      </w:rPr>
    </w:lvl>
    <w:lvl w:ilvl="8">
      <w:start w:val="1"/>
      <w:numFmt w:val="upperRoman"/>
      <w:pStyle w:val="BBHeading9"/>
      <w:lvlText w:val="(%9)"/>
      <w:lvlJc w:val="left"/>
      <w:pPr>
        <w:tabs>
          <w:tab w:val="num" w:pos="7198"/>
        </w:tabs>
        <w:ind w:left="6838" w:hanging="720"/>
      </w:pPr>
      <w:rPr>
        <w:rFonts w:hint="default"/>
        <w:b w:val="0"/>
        <w:i w:val="0"/>
      </w:rPr>
    </w:lvl>
  </w:abstractNum>
  <w:abstractNum w:abstractNumId="75" w15:restartNumberingAfterBreak="0">
    <w:nsid w:val="7F512608"/>
    <w:multiLevelType w:val="hybridMultilevel"/>
    <w:tmpl w:val="7ED09508"/>
    <w:lvl w:ilvl="0" w:tplc="08090017">
      <w:start w:val="1"/>
      <w:numFmt w:val="lowerLetter"/>
      <w:lvlText w:val="%1)"/>
      <w:lvlJc w:val="left"/>
      <w:pPr>
        <w:ind w:left="2138" w:hanging="360"/>
      </w:pPr>
    </w:lvl>
    <w:lvl w:ilvl="1" w:tplc="08090019" w:tentative="1">
      <w:start w:val="1"/>
      <w:numFmt w:val="lowerLetter"/>
      <w:lvlText w:val="%2."/>
      <w:lvlJc w:val="left"/>
      <w:pPr>
        <w:ind w:left="2858" w:hanging="360"/>
      </w:pPr>
    </w:lvl>
    <w:lvl w:ilvl="2" w:tplc="0809001B" w:tentative="1">
      <w:start w:val="1"/>
      <w:numFmt w:val="lowerRoman"/>
      <w:lvlText w:val="%3."/>
      <w:lvlJc w:val="right"/>
      <w:pPr>
        <w:ind w:left="3578" w:hanging="180"/>
      </w:pPr>
    </w:lvl>
    <w:lvl w:ilvl="3" w:tplc="0809000F" w:tentative="1">
      <w:start w:val="1"/>
      <w:numFmt w:val="decimal"/>
      <w:lvlText w:val="%4."/>
      <w:lvlJc w:val="left"/>
      <w:pPr>
        <w:ind w:left="4298" w:hanging="360"/>
      </w:pPr>
    </w:lvl>
    <w:lvl w:ilvl="4" w:tplc="08090019" w:tentative="1">
      <w:start w:val="1"/>
      <w:numFmt w:val="lowerLetter"/>
      <w:lvlText w:val="%5."/>
      <w:lvlJc w:val="left"/>
      <w:pPr>
        <w:ind w:left="5018" w:hanging="360"/>
      </w:pPr>
    </w:lvl>
    <w:lvl w:ilvl="5" w:tplc="0809001B" w:tentative="1">
      <w:start w:val="1"/>
      <w:numFmt w:val="lowerRoman"/>
      <w:lvlText w:val="%6."/>
      <w:lvlJc w:val="right"/>
      <w:pPr>
        <w:ind w:left="5738" w:hanging="180"/>
      </w:pPr>
    </w:lvl>
    <w:lvl w:ilvl="6" w:tplc="0809000F" w:tentative="1">
      <w:start w:val="1"/>
      <w:numFmt w:val="decimal"/>
      <w:lvlText w:val="%7."/>
      <w:lvlJc w:val="left"/>
      <w:pPr>
        <w:ind w:left="6458" w:hanging="360"/>
      </w:pPr>
    </w:lvl>
    <w:lvl w:ilvl="7" w:tplc="08090019" w:tentative="1">
      <w:start w:val="1"/>
      <w:numFmt w:val="lowerLetter"/>
      <w:lvlText w:val="%8."/>
      <w:lvlJc w:val="left"/>
      <w:pPr>
        <w:ind w:left="7178" w:hanging="360"/>
      </w:pPr>
    </w:lvl>
    <w:lvl w:ilvl="8" w:tplc="0809001B" w:tentative="1">
      <w:start w:val="1"/>
      <w:numFmt w:val="lowerRoman"/>
      <w:lvlText w:val="%9."/>
      <w:lvlJc w:val="right"/>
      <w:pPr>
        <w:ind w:left="7898" w:hanging="180"/>
      </w:pPr>
    </w:lvl>
  </w:abstractNum>
  <w:num w:numId="1" w16cid:durableId="895360213">
    <w:abstractNumId w:val="42"/>
  </w:num>
  <w:num w:numId="2" w16cid:durableId="1119764701">
    <w:abstractNumId w:val="67"/>
  </w:num>
  <w:num w:numId="3" w16cid:durableId="1648851598">
    <w:abstractNumId w:val="12"/>
  </w:num>
  <w:num w:numId="4" w16cid:durableId="1976985040">
    <w:abstractNumId w:val="35"/>
  </w:num>
  <w:num w:numId="5" w16cid:durableId="399249766">
    <w:abstractNumId w:val="45"/>
  </w:num>
  <w:num w:numId="6" w16cid:durableId="1139345924">
    <w:abstractNumId w:val="3"/>
  </w:num>
  <w:num w:numId="7" w16cid:durableId="2054228248">
    <w:abstractNumId w:val="23"/>
  </w:num>
  <w:num w:numId="8" w16cid:durableId="1879971695">
    <w:abstractNumId w:val="65"/>
  </w:num>
  <w:num w:numId="9" w16cid:durableId="1370376627">
    <w:abstractNumId w:val="10"/>
  </w:num>
  <w:num w:numId="10" w16cid:durableId="1541550145">
    <w:abstractNumId w:val="20"/>
  </w:num>
  <w:num w:numId="11" w16cid:durableId="1352102223">
    <w:abstractNumId w:val="63"/>
  </w:num>
  <w:num w:numId="12" w16cid:durableId="1145394970">
    <w:abstractNumId w:val="40"/>
  </w:num>
  <w:num w:numId="13" w16cid:durableId="233054456">
    <w:abstractNumId w:val="59"/>
  </w:num>
  <w:num w:numId="14" w16cid:durableId="1864661264">
    <w:abstractNumId w:val="27"/>
  </w:num>
  <w:num w:numId="15" w16cid:durableId="1639069999">
    <w:abstractNumId w:val="18"/>
  </w:num>
  <w:num w:numId="16" w16cid:durableId="1755859236">
    <w:abstractNumId w:val="42"/>
  </w:num>
  <w:num w:numId="17" w16cid:durableId="1951742420">
    <w:abstractNumId w:val="42"/>
  </w:num>
  <w:num w:numId="18" w16cid:durableId="215825806">
    <w:abstractNumId w:val="42"/>
  </w:num>
  <w:num w:numId="19" w16cid:durableId="1905216843">
    <w:abstractNumId w:val="42"/>
  </w:num>
  <w:num w:numId="20" w16cid:durableId="1664429074">
    <w:abstractNumId w:val="42"/>
  </w:num>
  <w:num w:numId="21" w16cid:durableId="42676606">
    <w:abstractNumId w:val="42"/>
  </w:num>
  <w:num w:numId="22" w16cid:durableId="102236947">
    <w:abstractNumId w:val="74"/>
  </w:num>
  <w:num w:numId="23" w16cid:durableId="474110122">
    <w:abstractNumId w:val="42"/>
    <w:lvlOverride w:ilvl="0"/>
    <w:lvlOverride w:ilvl="1">
      <w:startOverride w:val="3"/>
    </w:lvlOverride>
  </w:num>
  <w:num w:numId="24" w16cid:durableId="292562572">
    <w:abstractNumId w:val="42"/>
    <w:lvlOverride w:ilvl="0"/>
    <w:lvlOverride w:ilvl="1">
      <w:startOverride w:val="9"/>
    </w:lvlOverride>
  </w:num>
  <w:num w:numId="25" w16cid:durableId="832183952">
    <w:abstractNumId w:val="16"/>
  </w:num>
  <w:num w:numId="26" w16cid:durableId="159127779">
    <w:abstractNumId w:val="9"/>
  </w:num>
  <w:num w:numId="27" w16cid:durableId="53851870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5230758">
    <w:abstractNumId w:val="69"/>
    <w:lvlOverride w:ilvl="0">
      <w:startOverride w:val="1"/>
    </w:lvlOverride>
    <w:lvlOverride w:ilvl="1"/>
    <w:lvlOverride w:ilvl="2"/>
    <w:lvlOverride w:ilvl="3"/>
    <w:lvlOverride w:ilvl="4"/>
    <w:lvlOverride w:ilvl="5"/>
    <w:lvlOverride w:ilvl="6"/>
    <w:lvlOverride w:ilvl="7"/>
    <w:lvlOverride w:ilvl="8"/>
  </w:num>
  <w:num w:numId="29" w16cid:durableId="854271977">
    <w:abstractNumId w:val="54"/>
  </w:num>
  <w:num w:numId="30" w16cid:durableId="214976850">
    <w:abstractNumId w:val="5"/>
  </w:num>
  <w:num w:numId="31" w16cid:durableId="826896428">
    <w:abstractNumId w:val="64"/>
  </w:num>
  <w:num w:numId="32" w16cid:durableId="979191883">
    <w:abstractNumId w:val="58"/>
  </w:num>
  <w:num w:numId="33" w16cid:durableId="1913809556">
    <w:abstractNumId w:val="32"/>
  </w:num>
  <w:num w:numId="34" w16cid:durableId="1816222534">
    <w:abstractNumId w:val="61"/>
  </w:num>
  <w:num w:numId="35" w16cid:durableId="1115715365">
    <w:abstractNumId w:val="71"/>
  </w:num>
  <w:num w:numId="36" w16cid:durableId="275988577">
    <w:abstractNumId w:val="14"/>
  </w:num>
  <w:num w:numId="37" w16cid:durableId="1169324625">
    <w:abstractNumId w:val="8"/>
  </w:num>
  <w:num w:numId="38" w16cid:durableId="411204466">
    <w:abstractNumId w:val="2"/>
  </w:num>
  <w:num w:numId="39" w16cid:durableId="1381513607">
    <w:abstractNumId w:val="72"/>
  </w:num>
  <w:num w:numId="40" w16cid:durableId="1056322623">
    <w:abstractNumId w:val="7"/>
  </w:num>
  <w:num w:numId="41" w16cid:durableId="1622103382">
    <w:abstractNumId w:val="33"/>
  </w:num>
  <w:num w:numId="42" w16cid:durableId="59985015">
    <w:abstractNumId w:val="56"/>
  </w:num>
  <w:num w:numId="43" w16cid:durableId="1108238333">
    <w:abstractNumId w:val="30"/>
  </w:num>
  <w:num w:numId="44" w16cid:durableId="306710512">
    <w:abstractNumId w:val="31"/>
  </w:num>
  <w:num w:numId="45" w16cid:durableId="228158222">
    <w:abstractNumId w:val="42"/>
  </w:num>
  <w:num w:numId="46" w16cid:durableId="1264805044">
    <w:abstractNumId w:val="42"/>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54018953">
    <w:abstractNumId w:val="42"/>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16808986">
    <w:abstractNumId w:val="42"/>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40082337">
    <w:abstractNumId w:val="4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91285814">
    <w:abstractNumId w:val="42"/>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3232070">
    <w:abstractNumId w:val="42"/>
    <w:lvlOverride w:ilvl="0">
      <w:startOverride w:val="4"/>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10312854">
    <w:abstractNumId w:val="42"/>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74172660">
    <w:abstractNumId w:val="42"/>
    <w:lvlOverride w:ilvl="0">
      <w:startOverride w:val="1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66771427">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42917725">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49499506">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51623396">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15714401">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31289263">
    <w:abstractNumId w:val="42"/>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85861161">
    <w:abstractNumId w:val="42"/>
    <w:lvlOverride w:ilvl="0">
      <w:startOverride w:val="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21400521">
    <w:abstractNumId w:val="42"/>
    <w:lvlOverride w:ilvl="0">
      <w:startOverride w:val="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73750076">
    <w:abstractNumId w:val="42"/>
    <w:lvlOverride w:ilvl="0">
      <w:startOverride w:val="1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793643881">
    <w:abstractNumId w:val="42"/>
    <w:lvlOverride w:ilvl="0">
      <w:startOverride w:val="1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36069813">
    <w:abstractNumId w:val="42"/>
    <w:lvlOverride w:ilvl="0">
      <w:startOverride w:val="1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49630195">
    <w:abstractNumId w:val="42"/>
    <w:lvlOverride w:ilvl="0">
      <w:startOverride w:val="1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80201276">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12441706">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05448911">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5204170">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69423391">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86477332">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13679071">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801218913">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26220645">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610237463">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99945586">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8232688">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168866416">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99675038">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709986936">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4983125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519928498">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23200358">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084188642">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74517707">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84026172">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84035267">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98943379">
    <w:abstractNumId w:val="42"/>
    <w:lvlOverride w:ilvl="0">
      <w:startOverride w:val="4"/>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729814537">
    <w:abstractNumId w:val="42"/>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54277353">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405612812">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87201119">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37653353">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96761466">
    <w:abstractNumId w:val="42"/>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571355239">
    <w:abstractNumId w:val="42"/>
    <w:lvlOverride w:ilvl="0">
      <w:startOverride w:val="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486555310">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67806474">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20535115">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47734343">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055856566">
    <w:abstractNumId w:val="4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212957720">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85214310">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036201975">
    <w:abstractNumId w:val="42"/>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745645831">
    <w:abstractNumId w:val="42"/>
    <w:lvlOverride w:ilvl="0">
      <w:startOverride w:val="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780367308">
    <w:abstractNumId w:val="42"/>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639872964">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73561235">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685127461">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447551617">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921254873">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4787503">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752964253">
    <w:abstractNumId w:val="4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874466399">
    <w:abstractNumId w:val="42"/>
  </w:num>
  <w:num w:numId="114" w16cid:durableId="276571804">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33223302">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68310012">
    <w:abstractNumId w:val="4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46898271">
    <w:abstractNumId w:val="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686948393">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80894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490437992">
    <w:abstractNumId w:val="4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871798836">
    <w:abstractNumId w:val="42"/>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57188514">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587160254">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455051434">
    <w:abstractNumId w:val="42"/>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436680815">
    <w:abstractNumId w:val="42"/>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308944621">
    <w:abstractNumId w:val="42"/>
    <w:lvlOverride w:ilvl="0">
      <w:startOverride w:val="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398402881">
    <w:abstractNumId w:val="4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76340241">
    <w:abstractNumId w:val="57"/>
  </w:num>
  <w:num w:numId="129" w16cid:durableId="259799356">
    <w:abstractNumId w:val="70"/>
  </w:num>
  <w:num w:numId="130" w16cid:durableId="2009866772">
    <w:abstractNumId w:val="25"/>
  </w:num>
  <w:num w:numId="131" w16cid:durableId="555823347">
    <w:abstractNumId w:val="24"/>
  </w:num>
  <w:num w:numId="132" w16cid:durableId="138815152">
    <w:abstractNumId w:val="68"/>
  </w:num>
  <w:num w:numId="133" w16cid:durableId="1750031120">
    <w:abstractNumId w:val="47"/>
  </w:num>
  <w:num w:numId="134" w16cid:durableId="802582571">
    <w:abstractNumId w:val="66"/>
  </w:num>
  <w:num w:numId="135" w16cid:durableId="2089183083">
    <w:abstractNumId w:val="0"/>
  </w:num>
  <w:num w:numId="136" w16cid:durableId="1394617073">
    <w:abstractNumId w:val="41"/>
  </w:num>
  <w:num w:numId="137" w16cid:durableId="339308695">
    <w:abstractNumId w:val="4"/>
  </w:num>
  <w:num w:numId="138" w16cid:durableId="629555833">
    <w:abstractNumId w:val="17"/>
  </w:num>
  <w:num w:numId="139" w16cid:durableId="1832867288">
    <w:abstractNumId w:val="49"/>
  </w:num>
  <w:num w:numId="140" w16cid:durableId="2060786063">
    <w:abstractNumId w:val="29"/>
  </w:num>
  <w:num w:numId="141" w16cid:durableId="1866671664">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205604968">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210454187">
    <w:abstractNumId w:val="4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349067764">
    <w:abstractNumId w:val="42"/>
    <w:lvlOverride w:ilvl="0">
      <w:startOverride w:val="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213783296">
    <w:abstractNumId w:val="42"/>
    <w:lvlOverride w:ilvl="0">
      <w:startOverride w:val="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445265522">
    <w:abstractNumId w:val="42"/>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393543">
    <w:abstractNumId w:val="4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443956021">
    <w:abstractNumId w:val="42"/>
    <w:lvlOverride w:ilvl="0">
      <w:startOverride w:val="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50348383">
    <w:abstractNumId w:val="42"/>
    <w:lvlOverride w:ilvl="0">
      <w:startOverride w:val="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739446051">
    <w:abstractNumId w:val="42"/>
    <w:lvlOverride w:ilvl="0">
      <w:startOverride w:val="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007908695">
    <w:abstractNumId w:val="42"/>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788206151">
    <w:abstractNumId w:val="42"/>
    <w:lvlOverride w:ilvl="0">
      <w:startOverride w:val="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592986">
    <w:abstractNumId w:val="42"/>
    <w:lvlOverride w:ilvl="0">
      <w:startOverride w:val="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337347786">
    <w:abstractNumId w:val="42"/>
    <w:lvlOverride w:ilvl="0">
      <w:startOverride w:val="9"/>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668941726">
    <w:abstractNumId w:val="42"/>
    <w:lvlOverride w:ilvl="0">
      <w:startOverride w:val="1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90257073">
    <w:abstractNumId w:val="42"/>
    <w:lvlOverride w:ilvl="0">
      <w:startOverride w:val="1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546527286">
    <w:abstractNumId w:val="42"/>
    <w:lvlOverride w:ilvl="0">
      <w:startOverride w:val="1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026322893">
    <w:abstractNumId w:val="42"/>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729578504">
    <w:abstractNumId w:val="42"/>
    <w:lvlOverride w:ilvl="0">
      <w:startOverride w:val="1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81339267">
    <w:abstractNumId w:val="42"/>
    <w:lvlOverride w:ilvl="0">
      <w:startOverride w:val="1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037970826">
    <w:abstractNumId w:val="42"/>
    <w:lvlOverride w:ilvl="0">
      <w:startOverride w:val="1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912886281">
    <w:abstractNumId w:val="42"/>
    <w:lvlOverride w:ilvl="0">
      <w:startOverride w:val="1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991569071">
    <w:abstractNumId w:val="42"/>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12410300">
    <w:abstractNumId w:val="42"/>
    <w:lvlOverride w:ilvl="0">
      <w:startOverride w:val="1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507796502">
    <w:abstractNumId w:val="42"/>
    <w:lvlOverride w:ilvl="0">
      <w:startOverride w:val="17"/>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485508682">
    <w:abstractNumId w:val="42"/>
    <w:lvlOverride w:ilvl="0">
      <w:startOverride w:val="1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395741196">
    <w:abstractNumId w:val="42"/>
    <w:lvlOverride w:ilvl="0">
      <w:startOverride w:val="1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799493825">
    <w:abstractNumId w:val="42"/>
    <w:lvlOverride w:ilvl="0">
      <w:startOverride w:val="2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73161626">
    <w:abstractNumId w:val="42"/>
    <w:lvlOverride w:ilvl="0">
      <w:startOverride w:val="2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39692684">
    <w:abstractNumId w:val="42"/>
    <w:lvlOverride w:ilvl="0">
      <w:startOverride w:val="2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412433186">
    <w:abstractNumId w:val="42"/>
    <w:lvlOverride w:ilvl="0">
      <w:startOverride w:val="2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118528317">
    <w:abstractNumId w:val="42"/>
    <w:lvlOverride w:ilvl="0">
      <w:startOverride w:val="29"/>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508758866">
    <w:abstractNumId w:val="42"/>
    <w:lvlOverride w:ilvl="0">
      <w:startOverride w:val="3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127235299">
    <w:abstractNumId w:val="42"/>
    <w:lvlOverride w:ilvl="0">
      <w:startOverride w:val="3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027489037">
    <w:abstractNumId w:val="42"/>
    <w:lvlOverride w:ilvl="0">
      <w:startOverride w:val="30"/>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297300253">
    <w:abstractNumId w:val="42"/>
    <w:lvlOverride w:ilvl="0">
      <w:startOverride w:val="3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804427287">
    <w:abstractNumId w:val="42"/>
    <w:lvlOverride w:ilvl="0">
      <w:startOverride w:val="3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764765881">
    <w:abstractNumId w:val="42"/>
    <w:lvlOverride w:ilvl="0">
      <w:startOverride w:val="3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118483783">
    <w:abstractNumId w:val="42"/>
    <w:lvlOverride w:ilvl="0">
      <w:startOverride w:val="3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692953334">
    <w:abstractNumId w:val="42"/>
    <w:lvlOverride w:ilvl="0">
      <w:startOverride w:val="33"/>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323775842">
    <w:abstractNumId w:val="42"/>
    <w:lvlOverride w:ilvl="0">
      <w:startOverride w:val="34"/>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823932509">
    <w:abstractNumId w:val="42"/>
    <w:lvlOverride w:ilvl="0">
      <w:startOverride w:val="35"/>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393814790">
    <w:abstractNumId w:val="42"/>
    <w:lvlOverride w:ilvl="0">
      <w:startOverride w:val="36"/>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526015449">
    <w:abstractNumId w:val="42"/>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411317306">
    <w:abstractNumId w:val="42"/>
    <w:lvlOverride w:ilvl="0">
      <w:startOverride w:val="38"/>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837181773">
    <w:abstractNumId w:val="42"/>
    <w:lvlOverride w:ilvl="0">
      <w:startOverride w:val="40"/>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77669669">
    <w:abstractNumId w:val="42"/>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218440389">
    <w:abstractNumId w:val="42"/>
    <w:lvlOverride w:ilvl="0">
      <w:startOverride w:val="5"/>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893344744">
    <w:abstractNumId w:val="42"/>
    <w:lvlOverride w:ilvl="0">
      <w:startOverride w:val="5"/>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307127899">
    <w:abstractNumId w:val="42"/>
    <w:lvlOverride w:ilvl="0">
      <w:startOverride w:val="5"/>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173296856">
    <w:abstractNumId w:val="42"/>
    <w:lvlOverride w:ilvl="0">
      <w:startOverride w:val="5"/>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118256859">
    <w:abstractNumId w:val="4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33761655">
    <w:abstractNumId w:val="42"/>
  </w:num>
  <w:num w:numId="194" w16cid:durableId="649597900">
    <w:abstractNumId w:val="37"/>
  </w:num>
  <w:num w:numId="195" w16cid:durableId="1951668760">
    <w:abstractNumId w:val="38"/>
  </w:num>
  <w:num w:numId="196" w16cid:durableId="28890440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717826428">
    <w:abstractNumId w:val="60"/>
  </w:num>
  <w:num w:numId="198" w16cid:durableId="675307242">
    <w:abstractNumId w:val="15"/>
  </w:num>
  <w:num w:numId="199" w16cid:durableId="1721245352">
    <w:abstractNumId w:val="52"/>
  </w:num>
  <w:num w:numId="200" w16cid:durableId="193664137">
    <w:abstractNumId w:val="1"/>
  </w:num>
  <w:num w:numId="201" w16cid:durableId="656684959">
    <w:abstractNumId w:val="75"/>
  </w:num>
  <w:num w:numId="202" w16cid:durableId="1565608052">
    <w:abstractNumId w:val="43"/>
  </w:num>
  <w:num w:numId="203" w16cid:durableId="1032070736">
    <w:abstractNumId w:val="73"/>
  </w:num>
  <w:num w:numId="204" w16cid:durableId="18243460">
    <w:abstractNumId w:val="13"/>
  </w:num>
  <w:num w:numId="205" w16cid:durableId="609356002">
    <w:abstractNumId w:val="62"/>
  </w:num>
  <w:num w:numId="206" w16cid:durableId="1456287402">
    <w:abstractNumId w:val="44"/>
  </w:num>
  <w:num w:numId="207" w16cid:durableId="519391149">
    <w:abstractNumId w:val="50"/>
  </w:num>
  <w:num w:numId="208" w16cid:durableId="1869442171">
    <w:abstractNumId w:val="21"/>
  </w:num>
  <w:num w:numId="209" w16cid:durableId="1342702942">
    <w:abstractNumId w:val="55"/>
  </w:num>
  <w:num w:numId="210" w16cid:durableId="1328708087">
    <w:abstractNumId w:val="46"/>
  </w:num>
  <w:num w:numId="211" w16cid:durableId="781387674">
    <w:abstractNumId w:val="39"/>
  </w:num>
  <w:num w:numId="212" w16cid:durableId="1194149100">
    <w:abstractNumId w:val="28"/>
  </w:num>
  <w:num w:numId="213" w16cid:durableId="243271476">
    <w:abstractNumId w:val="48"/>
  </w:num>
  <w:num w:numId="214" w16cid:durableId="1520124786">
    <w:abstractNumId w:val="34"/>
  </w:num>
  <w:num w:numId="215" w16cid:durableId="56902259">
    <w:abstractNumId w:val="51"/>
  </w:num>
  <w:num w:numId="216" w16cid:durableId="177231576">
    <w:abstractNumId w:val="11"/>
  </w:num>
  <w:num w:numId="217" w16cid:durableId="1158961532">
    <w:abstractNumId w:val="6"/>
  </w:num>
  <w:num w:numId="218" w16cid:durableId="681397217">
    <w:abstractNumId w:val="26"/>
  </w:num>
  <w:num w:numId="219" w16cid:durableId="1920289045">
    <w:abstractNumId w:val="22"/>
  </w:num>
  <w:num w:numId="220" w16cid:durableId="109636197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655230736">
    <w:abstractNumId w:val="53"/>
  </w:num>
  <w:num w:numId="222" w16cid:durableId="1498956901">
    <w:abstractNumId w:val="19"/>
  </w:num>
  <w:numIdMacAtCleanup w:val="2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teve Lenderman">
    <w15:presenceInfo w15:providerId="AD" w15:userId="S::steve@mainlineaviation.com::a8610654-9e68-4bf4-a4e3-c0ba771877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D51"/>
    <w:rsid w:val="00000538"/>
    <w:rsid w:val="00000AE6"/>
    <w:rsid w:val="00002598"/>
    <w:rsid w:val="000027FE"/>
    <w:rsid w:val="00002A24"/>
    <w:rsid w:val="00003037"/>
    <w:rsid w:val="0000380C"/>
    <w:rsid w:val="000038BF"/>
    <w:rsid w:val="00003BAB"/>
    <w:rsid w:val="000048AA"/>
    <w:rsid w:val="00004EB0"/>
    <w:rsid w:val="00006475"/>
    <w:rsid w:val="00006481"/>
    <w:rsid w:val="000064BE"/>
    <w:rsid w:val="00006BEF"/>
    <w:rsid w:val="00006D25"/>
    <w:rsid w:val="00007223"/>
    <w:rsid w:val="0000748E"/>
    <w:rsid w:val="000119A5"/>
    <w:rsid w:val="00011CDE"/>
    <w:rsid w:val="0001208F"/>
    <w:rsid w:val="000136C6"/>
    <w:rsid w:val="000140E8"/>
    <w:rsid w:val="00014273"/>
    <w:rsid w:val="00015DC5"/>
    <w:rsid w:val="00015EE7"/>
    <w:rsid w:val="0001613A"/>
    <w:rsid w:val="0001715F"/>
    <w:rsid w:val="0002067D"/>
    <w:rsid w:val="00020750"/>
    <w:rsid w:val="00020DF9"/>
    <w:rsid w:val="00021267"/>
    <w:rsid w:val="00021413"/>
    <w:rsid w:val="0002377E"/>
    <w:rsid w:val="00023CDD"/>
    <w:rsid w:val="00024E80"/>
    <w:rsid w:val="000255A2"/>
    <w:rsid w:val="000269F9"/>
    <w:rsid w:val="00027F8B"/>
    <w:rsid w:val="000310F3"/>
    <w:rsid w:val="00031237"/>
    <w:rsid w:val="00031671"/>
    <w:rsid w:val="00031D36"/>
    <w:rsid w:val="00034A35"/>
    <w:rsid w:val="00035D09"/>
    <w:rsid w:val="0003696A"/>
    <w:rsid w:val="000377F4"/>
    <w:rsid w:val="00037BCB"/>
    <w:rsid w:val="000408EA"/>
    <w:rsid w:val="00041D41"/>
    <w:rsid w:val="000436D1"/>
    <w:rsid w:val="000438CD"/>
    <w:rsid w:val="000439B8"/>
    <w:rsid w:val="000449A6"/>
    <w:rsid w:val="00045CED"/>
    <w:rsid w:val="00046E74"/>
    <w:rsid w:val="000504E3"/>
    <w:rsid w:val="00051006"/>
    <w:rsid w:val="00052040"/>
    <w:rsid w:val="00052190"/>
    <w:rsid w:val="00052536"/>
    <w:rsid w:val="00052CE6"/>
    <w:rsid w:val="00053C14"/>
    <w:rsid w:val="00055A76"/>
    <w:rsid w:val="0005609E"/>
    <w:rsid w:val="00056569"/>
    <w:rsid w:val="00056828"/>
    <w:rsid w:val="00056B60"/>
    <w:rsid w:val="00056D57"/>
    <w:rsid w:val="000572A0"/>
    <w:rsid w:val="00057621"/>
    <w:rsid w:val="00057F31"/>
    <w:rsid w:val="00060320"/>
    <w:rsid w:val="00060647"/>
    <w:rsid w:val="00060CE9"/>
    <w:rsid w:val="00060FC9"/>
    <w:rsid w:val="00060FE6"/>
    <w:rsid w:val="0006141E"/>
    <w:rsid w:val="0006184F"/>
    <w:rsid w:val="00062450"/>
    <w:rsid w:val="00063160"/>
    <w:rsid w:val="00063666"/>
    <w:rsid w:val="00063A7A"/>
    <w:rsid w:val="00064889"/>
    <w:rsid w:val="00066180"/>
    <w:rsid w:val="00066D0C"/>
    <w:rsid w:val="00067923"/>
    <w:rsid w:val="00067ABA"/>
    <w:rsid w:val="00067DC2"/>
    <w:rsid w:val="00067EB0"/>
    <w:rsid w:val="00070858"/>
    <w:rsid w:val="000708DF"/>
    <w:rsid w:val="000710FB"/>
    <w:rsid w:val="00071D55"/>
    <w:rsid w:val="00071DB0"/>
    <w:rsid w:val="0007334D"/>
    <w:rsid w:val="00074B81"/>
    <w:rsid w:val="00074EE0"/>
    <w:rsid w:val="000750B3"/>
    <w:rsid w:val="000755B9"/>
    <w:rsid w:val="00075C17"/>
    <w:rsid w:val="00075F56"/>
    <w:rsid w:val="000767BD"/>
    <w:rsid w:val="0008152C"/>
    <w:rsid w:val="00081B88"/>
    <w:rsid w:val="00081C7C"/>
    <w:rsid w:val="00082601"/>
    <w:rsid w:val="00082B64"/>
    <w:rsid w:val="00082F4A"/>
    <w:rsid w:val="00083813"/>
    <w:rsid w:val="00083A27"/>
    <w:rsid w:val="000849AC"/>
    <w:rsid w:val="00086590"/>
    <w:rsid w:val="00086ED1"/>
    <w:rsid w:val="00091A3D"/>
    <w:rsid w:val="00091D9A"/>
    <w:rsid w:val="00091F6E"/>
    <w:rsid w:val="00092A8C"/>
    <w:rsid w:val="000930D7"/>
    <w:rsid w:val="00093ABC"/>
    <w:rsid w:val="0009592C"/>
    <w:rsid w:val="000967FD"/>
    <w:rsid w:val="00096965"/>
    <w:rsid w:val="000970BA"/>
    <w:rsid w:val="000A0F06"/>
    <w:rsid w:val="000A24DF"/>
    <w:rsid w:val="000A2A8F"/>
    <w:rsid w:val="000A2DE9"/>
    <w:rsid w:val="000A3670"/>
    <w:rsid w:val="000A3B7E"/>
    <w:rsid w:val="000A48A6"/>
    <w:rsid w:val="000A567D"/>
    <w:rsid w:val="000A6578"/>
    <w:rsid w:val="000A6E81"/>
    <w:rsid w:val="000A7CAE"/>
    <w:rsid w:val="000B094A"/>
    <w:rsid w:val="000B0CAE"/>
    <w:rsid w:val="000B1E03"/>
    <w:rsid w:val="000B2910"/>
    <w:rsid w:val="000B5379"/>
    <w:rsid w:val="000B563A"/>
    <w:rsid w:val="000B649D"/>
    <w:rsid w:val="000B66C0"/>
    <w:rsid w:val="000B6DDE"/>
    <w:rsid w:val="000B7948"/>
    <w:rsid w:val="000B7A7C"/>
    <w:rsid w:val="000C0793"/>
    <w:rsid w:val="000C11F7"/>
    <w:rsid w:val="000C1FB2"/>
    <w:rsid w:val="000C2BE2"/>
    <w:rsid w:val="000C2D20"/>
    <w:rsid w:val="000C3388"/>
    <w:rsid w:val="000C3D52"/>
    <w:rsid w:val="000C449B"/>
    <w:rsid w:val="000C779D"/>
    <w:rsid w:val="000D1384"/>
    <w:rsid w:val="000D16AB"/>
    <w:rsid w:val="000D16E3"/>
    <w:rsid w:val="000D194D"/>
    <w:rsid w:val="000D27D6"/>
    <w:rsid w:val="000D292E"/>
    <w:rsid w:val="000D2C8D"/>
    <w:rsid w:val="000D383C"/>
    <w:rsid w:val="000D4887"/>
    <w:rsid w:val="000D4CBE"/>
    <w:rsid w:val="000D5574"/>
    <w:rsid w:val="000D5587"/>
    <w:rsid w:val="000D5C5F"/>
    <w:rsid w:val="000E0064"/>
    <w:rsid w:val="000E02B6"/>
    <w:rsid w:val="000E0744"/>
    <w:rsid w:val="000E0948"/>
    <w:rsid w:val="000E1738"/>
    <w:rsid w:val="000E19F1"/>
    <w:rsid w:val="000E1A4A"/>
    <w:rsid w:val="000E292B"/>
    <w:rsid w:val="000E33E0"/>
    <w:rsid w:val="000E371F"/>
    <w:rsid w:val="000E46EE"/>
    <w:rsid w:val="000E4E1B"/>
    <w:rsid w:val="000E6240"/>
    <w:rsid w:val="000E67A6"/>
    <w:rsid w:val="000E6D06"/>
    <w:rsid w:val="000E7A97"/>
    <w:rsid w:val="000F04EC"/>
    <w:rsid w:val="000F0C81"/>
    <w:rsid w:val="000F0CFA"/>
    <w:rsid w:val="000F1BCC"/>
    <w:rsid w:val="000F3B5D"/>
    <w:rsid w:val="000F4364"/>
    <w:rsid w:val="000F4723"/>
    <w:rsid w:val="000F4B0D"/>
    <w:rsid w:val="000F5427"/>
    <w:rsid w:val="000F655B"/>
    <w:rsid w:val="000F6898"/>
    <w:rsid w:val="000F6F62"/>
    <w:rsid w:val="000F7541"/>
    <w:rsid w:val="000F763F"/>
    <w:rsid w:val="000F7CD5"/>
    <w:rsid w:val="00100112"/>
    <w:rsid w:val="001002BF"/>
    <w:rsid w:val="001006D0"/>
    <w:rsid w:val="0010114E"/>
    <w:rsid w:val="001022C4"/>
    <w:rsid w:val="00102FF9"/>
    <w:rsid w:val="00103280"/>
    <w:rsid w:val="00103E0A"/>
    <w:rsid w:val="00103F03"/>
    <w:rsid w:val="001049A9"/>
    <w:rsid w:val="001051DE"/>
    <w:rsid w:val="00105782"/>
    <w:rsid w:val="00105F5F"/>
    <w:rsid w:val="001069A0"/>
    <w:rsid w:val="00106B85"/>
    <w:rsid w:val="00106ECD"/>
    <w:rsid w:val="001072B2"/>
    <w:rsid w:val="0010778A"/>
    <w:rsid w:val="00107E87"/>
    <w:rsid w:val="00110735"/>
    <w:rsid w:val="001116FD"/>
    <w:rsid w:val="00111AF7"/>
    <w:rsid w:val="0011326F"/>
    <w:rsid w:val="00114BD1"/>
    <w:rsid w:val="00114CF1"/>
    <w:rsid w:val="001153F2"/>
    <w:rsid w:val="00115B03"/>
    <w:rsid w:val="00115B6E"/>
    <w:rsid w:val="001162C2"/>
    <w:rsid w:val="00116479"/>
    <w:rsid w:val="00116711"/>
    <w:rsid w:val="001169FD"/>
    <w:rsid w:val="001175B7"/>
    <w:rsid w:val="00117D97"/>
    <w:rsid w:val="001202F3"/>
    <w:rsid w:val="001213B6"/>
    <w:rsid w:val="00121D74"/>
    <w:rsid w:val="0012210A"/>
    <w:rsid w:val="0012241D"/>
    <w:rsid w:val="0012386D"/>
    <w:rsid w:val="00125107"/>
    <w:rsid w:val="0012679A"/>
    <w:rsid w:val="00126A64"/>
    <w:rsid w:val="00126D61"/>
    <w:rsid w:val="00126D70"/>
    <w:rsid w:val="001273C3"/>
    <w:rsid w:val="00130620"/>
    <w:rsid w:val="00130762"/>
    <w:rsid w:val="00131C03"/>
    <w:rsid w:val="00132F8A"/>
    <w:rsid w:val="00133543"/>
    <w:rsid w:val="00136200"/>
    <w:rsid w:val="001362A3"/>
    <w:rsid w:val="001372EE"/>
    <w:rsid w:val="00140CBC"/>
    <w:rsid w:val="0014113A"/>
    <w:rsid w:val="001420D9"/>
    <w:rsid w:val="001428BA"/>
    <w:rsid w:val="001430CE"/>
    <w:rsid w:val="0014337F"/>
    <w:rsid w:val="00143C86"/>
    <w:rsid w:val="00144258"/>
    <w:rsid w:val="001452AC"/>
    <w:rsid w:val="001453DD"/>
    <w:rsid w:val="001455B2"/>
    <w:rsid w:val="00145CD0"/>
    <w:rsid w:val="0014686D"/>
    <w:rsid w:val="0014705D"/>
    <w:rsid w:val="001471C9"/>
    <w:rsid w:val="001479E9"/>
    <w:rsid w:val="001503D4"/>
    <w:rsid w:val="001514DA"/>
    <w:rsid w:val="00151F5F"/>
    <w:rsid w:val="0015287E"/>
    <w:rsid w:val="001529FE"/>
    <w:rsid w:val="0015339D"/>
    <w:rsid w:val="00153B18"/>
    <w:rsid w:val="00153FB2"/>
    <w:rsid w:val="001547C0"/>
    <w:rsid w:val="0015535E"/>
    <w:rsid w:val="001553C9"/>
    <w:rsid w:val="001569CF"/>
    <w:rsid w:val="0015714B"/>
    <w:rsid w:val="00157D9D"/>
    <w:rsid w:val="00162254"/>
    <w:rsid w:val="00162B23"/>
    <w:rsid w:val="00162C87"/>
    <w:rsid w:val="00164071"/>
    <w:rsid w:val="00164813"/>
    <w:rsid w:val="001666F7"/>
    <w:rsid w:val="00167238"/>
    <w:rsid w:val="0016779A"/>
    <w:rsid w:val="001700FE"/>
    <w:rsid w:val="00170F22"/>
    <w:rsid w:val="001712FF"/>
    <w:rsid w:val="00171ACF"/>
    <w:rsid w:val="00171E92"/>
    <w:rsid w:val="00173CF8"/>
    <w:rsid w:val="0017560F"/>
    <w:rsid w:val="00175CFF"/>
    <w:rsid w:val="00175DA8"/>
    <w:rsid w:val="001760F8"/>
    <w:rsid w:val="0017638C"/>
    <w:rsid w:val="001768E3"/>
    <w:rsid w:val="00180364"/>
    <w:rsid w:val="00180FE8"/>
    <w:rsid w:val="0018167E"/>
    <w:rsid w:val="00181C4E"/>
    <w:rsid w:val="00181F58"/>
    <w:rsid w:val="0018227A"/>
    <w:rsid w:val="00183AE3"/>
    <w:rsid w:val="00183B32"/>
    <w:rsid w:val="001846DA"/>
    <w:rsid w:val="00185362"/>
    <w:rsid w:val="00185B0B"/>
    <w:rsid w:val="001865ED"/>
    <w:rsid w:val="001872E1"/>
    <w:rsid w:val="001924C9"/>
    <w:rsid w:val="00192C34"/>
    <w:rsid w:val="00192D1A"/>
    <w:rsid w:val="001936C0"/>
    <w:rsid w:val="001938F1"/>
    <w:rsid w:val="00193D02"/>
    <w:rsid w:val="00194A27"/>
    <w:rsid w:val="00194EE9"/>
    <w:rsid w:val="00194FD8"/>
    <w:rsid w:val="001957F1"/>
    <w:rsid w:val="0019633F"/>
    <w:rsid w:val="00197980"/>
    <w:rsid w:val="001A1DFA"/>
    <w:rsid w:val="001A2998"/>
    <w:rsid w:val="001A3B96"/>
    <w:rsid w:val="001A49F3"/>
    <w:rsid w:val="001A4F37"/>
    <w:rsid w:val="001A5E98"/>
    <w:rsid w:val="001A6DF2"/>
    <w:rsid w:val="001A7ED0"/>
    <w:rsid w:val="001B020B"/>
    <w:rsid w:val="001B07E0"/>
    <w:rsid w:val="001B0B4C"/>
    <w:rsid w:val="001B0C7C"/>
    <w:rsid w:val="001B1D73"/>
    <w:rsid w:val="001B2173"/>
    <w:rsid w:val="001B242C"/>
    <w:rsid w:val="001B262B"/>
    <w:rsid w:val="001B28D8"/>
    <w:rsid w:val="001B30C8"/>
    <w:rsid w:val="001B394A"/>
    <w:rsid w:val="001B5C77"/>
    <w:rsid w:val="001B6878"/>
    <w:rsid w:val="001B70E8"/>
    <w:rsid w:val="001C0054"/>
    <w:rsid w:val="001C0097"/>
    <w:rsid w:val="001C043F"/>
    <w:rsid w:val="001C04AF"/>
    <w:rsid w:val="001C12F7"/>
    <w:rsid w:val="001C2437"/>
    <w:rsid w:val="001C293B"/>
    <w:rsid w:val="001C2D41"/>
    <w:rsid w:val="001C2E88"/>
    <w:rsid w:val="001C3A6D"/>
    <w:rsid w:val="001C3B71"/>
    <w:rsid w:val="001C3B76"/>
    <w:rsid w:val="001C3C8B"/>
    <w:rsid w:val="001C3F69"/>
    <w:rsid w:val="001C5554"/>
    <w:rsid w:val="001C59E0"/>
    <w:rsid w:val="001C61B9"/>
    <w:rsid w:val="001C731D"/>
    <w:rsid w:val="001C7582"/>
    <w:rsid w:val="001D40CA"/>
    <w:rsid w:val="001D49FF"/>
    <w:rsid w:val="001D4EA9"/>
    <w:rsid w:val="001D58CC"/>
    <w:rsid w:val="001D5E68"/>
    <w:rsid w:val="001D6371"/>
    <w:rsid w:val="001D6FD5"/>
    <w:rsid w:val="001D7D4B"/>
    <w:rsid w:val="001D7DAD"/>
    <w:rsid w:val="001E023B"/>
    <w:rsid w:val="001E041E"/>
    <w:rsid w:val="001E05E8"/>
    <w:rsid w:val="001E0E3B"/>
    <w:rsid w:val="001E0E4B"/>
    <w:rsid w:val="001E11A7"/>
    <w:rsid w:val="001E1384"/>
    <w:rsid w:val="001E2CB2"/>
    <w:rsid w:val="001E2E00"/>
    <w:rsid w:val="001E3682"/>
    <w:rsid w:val="001E40A9"/>
    <w:rsid w:val="001E4C22"/>
    <w:rsid w:val="001E4C29"/>
    <w:rsid w:val="001E4C37"/>
    <w:rsid w:val="001E5365"/>
    <w:rsid w:val="001E5B53"/>
    <w:rsid w:val="001E5BF1"/>
    <w:rsid w:val="001E5D3F"/>
    <w:rsid w:val="001E6234"/>
    <w:rsid w:val="001E6335"/>
    <w:rsid w:val="001E6C62"/>
    <w:rsid w:val="001E6E6B"/>
    <w:rsid w:val="001E7053"/>
    <w:rsid w:val="001E796B"/>
    <w:rsid w:val="001E7FCE"/>
    <w:rsid w:val="001F017E"/>
    <w:rsid w:val="001F1317"/>
    <w:rsid w:val="001F1F21"/>
    <w:rsid w:val="001F2589"/>
    <w:rsid w:val="001F3160"/>
    <w:rsid w:val="001F4AD9"/>
    <w:rsid w:val="001F4BBF"/>
    <w:rsid w:val="001F4CF5"/>
    <w:rsid w:val="001F501D"/>
    <w:rsid w:val="001F6189"/>
    <w:rsid w:val="001F68CB"/>
    <w:rsid w:val="001F6C42"/>
    <w:rsid w:val="001F6C7E"/>
    <w:rsid w:val="001F7778"/>
    <w:rsid w:val="001F7CB4"/>
    <w:rsid w:val="001F7FA4"/>
    <w:rsid w:val="002006BF"/>
    <w:rsid w:val="00202CDF"/>
    <w:rsid w:val="00202E85"/>
    <w:rsid w:val="00203303"/>
    <w:rsid w:val="002037B2"/>
    <w:rsid w:val="00205D18"/>
    <w:rsid w:val="002062F5"/>
    <w:rsid w:val="002073FC"/>
    <w:rsid w:val="00207787"/>
    <w:rsid w:val="00207A50"/>
    <w:rsid w:val="00207FC5"/>
    <w:rsid w:val="00210014"/>
    <w:rsid w:val="00210883"/>
    <w:rsid w:val="00210E74"/>
    <w:rsid w:val="00211101"/>
    <w:rsid w:val="002117D6"/>
    <w:rsid w:val="00211A50"/>
    <w:rsid w:val="0021366D"/>
    <w:rsid w:val="0021401F"/>
    <w:rsid w:val="0021429F"/>
    <w:rsid w:val="00214B4B"/>
    <w:rsid w:val="00214C40"/>
    <w:rsid w:val="00214F44"/>
    <w:rsid w:val="00215243"/>
    <w:rsid w:val="00216372"/>
    <w:rsid w:val="0021651D"/>
    <w:rsid w:val="002170DE"/>
    <w:rsid w:val="0021740F"/>
    <w:rsid w:val="00220B14"/>
    <w:rsid w:val="00221CDC"/>
    <w:rsid w:val="00222B77"/>
    <w:rsid w:val="002230E5"/>
    <w:rsid w:val="002244FF"/>
    <w:rsid w:val="00225D80"/>
    <w:rsid w:val="002262AC"/>
    <w:rsid w:val="0022774B"/>
    <w:rsid w:val="002305C1"/>
    <w:rsid w:val="00230734"/>
    <w:rsid w:val="00231C73"/>
    <w:rsid w:val="0023281D"/>
    <w:rsid w:val="00232B8B"/>
    <w:rsid w:val="00235641"/>
    <w:rsid w:val="00235DAB"/>
    <w:rsid w:val="002367D8"/>
    <w:rsid w:val="00236D28"/>
    <w:rsid w:val="00236E43"/>
    <w:rsid w:val="00237118"/>
    <w:rsid w:val="002372A7"/>
    <w:rsid w:val="00237528"/>
    <w:rsid w:val="002375E6"/>
    <w:rsid w:val="002376E9"/>
    <w:rsid w:val="0023782B"/>
    <w:rsid w:val="002402DF"/>
    <w:rsid w:val="00240A14"/>
    <w:rsid w:val="00240D5A"/>
    <w:rsid w:val="00241924"/>
    <w:rsid w:val="002420EE"/>
    <w:rsid w:val="002423FA"/>
    <w:rsid w:val="00242DDF"/>
    <w:rsid w:val="00242FC5"/>
    <w:rsid w:val="002436E5"/>
    <w:rsid w:val="002440E2"/>
    <w:rsid w:val="002447A1"/>
    <w:rsid w:val="002454C1"/>
    <w:rsid w:val="00246D38"/>
    <w:rsid w:val="00250726"/>
    <w:rsid w:val="00250B20"/>
    <w:rsid w:val="00251169"/>
    <w:rsid w:val="00251209"/>
    <w:rsid w:val="002519B7"/>
    <w:rsid w:val="00252B75"/>
    <w:rsid w:val="00252BF0"/>
    <w:rsid w:val="00253515"/>
    <w:rsid w:val="00253559"/>
    <w:rsid w:val="0025495D"/>
    <w:rsid w:val="002558E5"/>
    <w:rsid w:val="00255EE9"/>
    <w:rsid w:val="00257970"/>
    <w:rsid w:val="00260169"/>
    <w:rsid w:val="00262044"/>
    <w:rsid w:val="002626E5"/>
    <w:rsid w:val="00262858"/>
    <w:rsid w:val="00262EC5"/>
    <w:rsid w:val="0026312F"/>
    <w:rsid w:val="0026323D"/>
    <w:rsid w:val="002649CD"/>
    <w:rsid w:val="00264B8D"/>
    <w:rsid w:val="00265ACE"/>
    <w:rsid w:val="00265D98"/>
    <w:rsid w:val="002662A6"/>
    <w:rsid w:val="002665E9"/>
    <w:rsid w:val="00266748"/>
    <w:rsid w:val="002669F2"/>
    <w:rsid w:val="00267126"/>
    <w:rsid w:val="0026763D"/>
    <w:rsid w:val="00271689"/>
    <w:rsid w:val="00271B0B"/>
    <w:rsid w:val="00272E7D"/>
    <w:rsid w:val="0027352A"/>
    <w:rsid w:val="00273716"/>
    <w:rsid w:val="002739C0"/>
    <w:rsid w:val="00274F8B"/>
    <w:rsid w:val="00280C53"/>
    <w:rsid w:val="00280CFC"/>
    <w:rsid w:val="00281218"/>
    <w:rsid w:val="002834BA"/>
    <w:rsid w:val="00283688"/>
    <w:rsid w:val="00284A17"/>
    <w:rsid w:val="00285163"/>
    <w:rsid w:val="00285358"/>
    <w:rsid w:val="002855BB"/>
    <w:rsid w:val="00285A7A"/>
    <w:rsid w:val="002863C3"/>
    <w:rsid w:val="0028652F"/>
    <w:rsid w:val="00286604"/>
    <w:rsid w:val="00286DDB"/>
    <w:rsid w:val="00287C1D"/>
    <w:rsid w:val="002903AF"/>
    <w:rsid w:val="00290796"/>
    <w:rsid w:val="00290B08"/>
    <w:rsid w:val="00290F20"/>
    <w:rsid w:val="00291892"/>
    <w:rsid w:val="00292012"/>
    <w:rsid w:val="00293863"/>
    <w:rsid w:val="00293C96"/>
    <w:rsid w:val="002944B8"/>
    <w:rsid w:val="00294FF5"/>
    <w:rsid w:val="0029549A"/>
    <w:rsid w:val="0029578B"/>
    <w:rsid w:val="00295F05"/>
    <w:rsid w:val="00297239"/>
    <w:rsid w:val="002A065C"/>
    <w:rsid w:val="002A0BFD"/>
    <w:rsid w:val="002A18CF"/>
    <w:rsid w:val="002A2C5A"/>
    <w:rsid w:val="002A3835"/>
    <w:rsid w:val="002A4159"/>
    <w:rsid w:val="002A60B7"/>
    <w:rsid w:val="002A7007"/>
    <w:rsid w:val="002A7781"/>
    <w:rsid w:val="002A7E73"/>
    <w:rsid w:val="002A7E86"/>
    <w:rsid w:val="002B03B2"/>
    <w:rsid w:val="002B1447"/>
    <w:rsid w:val="002B1503"/>
    <w:rsid w:val="002B20B3"/>
    <w:rsid w:val="002B2DC9"/>
    <w:rsid w:val="002B540F"/>
    <w:rsid w:val="002B6353"/>
    <w:rsid w:val="002B6A34"/>
    <w:rsid w:val="002B6C27"/>
    <w:rsid w:val="002B74E8"/>
    <w:rsid w:val="002C029B"/>
    <w:rsid w:val="002C091F"/>
    <w:rsid w:val="002C0968"/>
    <w:rsid w:val="002C11AB"/>
    <w:rsid w:val="002C1353"/>
    <w:rsid w:val="002C1570"/>
    <w:rsid w:val="002C1D7D"/>
    <w:rsid w:val="002C23AA"/>
    <w:rsid w:val="002C3135"/>
    <w:rsid w:val="002C3C85"/>
    <w:rsid w:val="002C433B"/>
    <w:rsid w:val="002C4B3E"/>
    <w:rsid w:val="002C4D51"/>
    <w:rsid w:val="002C6762"/>
    <w:rsid w:val="002D0136"/>
    <w:rsid w:val="002D0555"/>
    <w:rsid w:val="002D057C"/>
    <w:rsid w:val="002D05E4"/>
    <w:rsid w:val="002D25C3"/>
    <w:rsid w:val="002D3113"/>
    <w:rsid w:val="002D3153"/>
    <w:rsid w:val="002D577E"/>
    <w:rsid w:val="002D6E7F"/>
    <w:rsid w:val="002D78C1"/>
    <w:rsid w:val="002D7D30"/>
    <w:rsid w:val="002E0FCF"/>
    <w:rsid w:val="002E1279"/>
    <w:rsid w:val="002E2755"/>
    <w:rsid w:val="002E3287"/>
    <w:rsid w:val="002E35D4"/>
    <w:rsid w:val="002E3859"/>
    <w:rsid w:val="002E3CA4"/>
    <w:rsid w:val="002E3F65"/>
    <w:rsid w:val="002E4C74"/>
    <w:rsid w:val="002E523E"/>
    <w:rsid w:val="002E54F8"/>
    <w:rsid w:val="002E5744"/>
    <w:rsid w:val="002E5800"/>
    <w:rsid w:val="002E5852"/>
    <w:rsid w:val="002E5A0B"/>
    <w:rsid w:val="002E5FB5"/>
    <w:rsid w:val="002E7108"/>
    <w:rsid w:val="002E7B94"/>
    <w:rsid w:val="002F03B4"/>
    <w:rsid w:val="002F0E95"/>
    <w:rsid w:val="002F1A63"/>
    <w:rsid w:val="002F1AC2"/>
    <w:rsid w:val="002F20C3"/>
    <w:rsid w:val="002F23F2"/>
    <w:rsid w:val="002F26BC"/>
    <w:rsid w:val="002F3250"/>
    <w:rsid w:val="002F3646"/>
    <w:rsid w:val="002F440D"/>
    <w:rsid w:val="002F5BD1"/>
    <w:rsid w:val="002F6263"/>
    <w:rsid w:val="002F6481"/>
    <w:rsid w:val="002F77BF"/>
    <w:rsid w:val="002F7B61"/>
    <w:rsid w:val="002F7C4D"/>
    <w:rsid w:val="00300528"/>
    <w:rsid w:val="00300B26"/>
    <w:rsid w:val="00302C4C"/>
    <w:rsid w:val="003035C9"/>
    <w:rsid w:val="003038B3"/>
    <w:rsid w:val="00303CBC"/>
    <w:rsid w:val="00304215"/>
    <w:rsid w:val="003043A7"/>
    <w:rsid w:val="0030461C"/>
    <w:rsid w:val="00304AB8"/>
    <w:rsid w:val="00304ED3"/>
    <w:rsid w:val="00304F94"/>
    <w:rsid w:val="00305FFF"/>
    <w:rsid w:val="00306729"/>
    <w:rsid w:val="0030747A"/>
    <w:rsid w:val="00310091"/>
    <w:rsid w:val="003115B1"/>
    <w:rsid w:val="00311F4D"/>
    <w:rsid w:val="00312D5A"/>
    <w:rsid w:val="00313184"/>
    <w:rsid w:val="0031374F"/>
    <w:rsid w:val="0031377A"/>
    <w:rsid w:val="0031494C"/>
    <w:rsid w:val="00314A64"/>
    <w:rsid w:val="00314B9B"/>
    <w:rsid w:val="00314E7F"/>
    <w:rsid w:val="003150FF"/>
    <w:rsid w:val="003153F9"/>
    <w:rsid w:val="003156E2"/>
    <w:rsid w:val="00316536"/>
    <w:rsid w:val="003167F3"/>
    <w:rsid w:val="00316C7A"/>
    <w:rsid w:val="00316E55"/>
    <w:rsid w:val="00317469"/>
    <w:rsid w:val="00317BD1"/>
    <w:rsid w:val="00320234"/>
    <w:rsid w:val="00322568"/>
    <w:rsid w:val="003225AD"/>
    <w:rsid w:val="003236B6"/>
    <w:rsid w:val="0032370F"/>
    <w:rsid w:val="003242C7"/>
    <w:rsid w:val="003254E1"/>
    <w:rsid w:val="00325B32"/>
    <w:rsid w:val="00326320"/>
    <w:rsid w:val="003264C3"/>
    <w:rsid w:val="0032669C"/>
    <w:rsid w:val="00331098"/>
    <w:rsid w:val="00333159"/>
    <w:rsid w:val="0033323E"/>
    <w:rsid w:val="00334238"/>
    <w:rsid w:val="003346A8"/>
    <w:rsid w:val="003348D5"/>
    <w:rsid w:val="0033565D"/>
    <w:rsid w:val="00335B1E"/>
    <w:rsid w:val="00336C04"/>
    <w:rsid w:val="00336C39"/>
    <w:rsid w:val="003372B3"/>
    <w:rsid w:val="00337829"/>
    <w:rsid w:val="0034026E"/>
    <w:rsid w:val="0034084B"/>
    <w:rsid w:val="00340FE7"/>
    <w:rsid w:val="00340FEE"/>
    <w:rsid w:val="00341A56"/>
    <w:rsid w:val="00341B5A"/>
    <w:rsid w:val="00341EFC"/>
    <w:rsid w:val="0034217F"/>
    <w:rsid w:val="00342D6C"/>
    <w:rsid w:val="00344A52"/>
    <w:rsid w:val="00344D64"/>
    <w:rsid w:val="00345DAC"/>
    <w:rsid w:val="00346106"/>
    <w:rsid w:val="00346BB4"/>
    <w:rsid w:val="003512E2"/>
    <w:rsid w:val="0035185B"/>
    <w:rsid w:val="00351EFD"/>
    <w:rsid w:val="00352669"/>
    <w:rsid w:val="003527D8"/>
    <w:rsid w:val="0035294B"/>
    <w:rsid w:val="00353249"/>
    <w:rsid w:val="003533FE"/>
    <w:rsid w:val="0035348D"/>
    <w:rsid w:val="00353891"/>
    <w:rsid w:val="00354514"/>
    <w:rsid w:val="00354A55"/>
    <w:rsid w:val="00354C8B"/>
    <w:rsid w:val="00355123"/>
    <w:rsid w:val="00355AD7"/>
    <w:rsid w:val="00356230"/>
    <w:rsid w:val="003566FD"/>
    <w:rsid w:val="003608EF"/>
    <w:rsid w:val="00360F32"/>
    <w:rsid w:val="0036118A"/>
    <w:rsid w:val="00361BEF"/>
    <w:rsid w:val="00361F77"/>
    <w:rsid w:val="0036240A"/>
    <w:rsid w:val="00362A4C"/>
    <w:rsid w:val="00362B76"/>
    <w:rsid w:val="00363485"/>
    <w:rsid w:val="003635B1"/>
    <w:rsid w:val="003654EC"/>
    <w:rsid w:val="00365765"/>
    <w:rsid w:val="0036687D"/>
    <w:rsid w:val="00367171"/>
    <w:rsid w:val="003672FE"/>
    <w:rsid w:val="003704EC"/>
    <w:rsid w:val="003708E6"/>
    <w:rsid w:val="00372136"/>
    <w:rsid w:val="00372A8A"/>
    <w:rsid w:val="00372B4B"/>
    <w:rsid w:val="00373453"/>
    <w:rsid w:val="003742DF"/>
    <w:rsid w:val="00374850"/>
    <w:rsid w:val="00375040"/>
    <w:rsid w:val="003771FF"/>
    <w:rsid w:val="00377C57"/>
    <w:rsid w:val="003806B7"/>
    <w:rsid w:val="00381844"/>
    <w:rsid w:val="0038238D"/>
    <w:rsid w:val="00382DB3"/>
    <w:rsid w:val="0038357F"/>
    <w:rsid w:val="003836DD"/>
    <w:rsid w:val="00383BA6"/>
    <w:rsid w:val="00383D55"/>
    <w:rsid w:val="003852F4"/>
    <w:rsid w:val="00391BE3"/>
    <w:rsid w:val="0039207A"/>
    <w:rsid w:val="00393391"/>
    <w:rsid w:val="003934FF"/>
    <w:rsid w:val="00393500"/>
    <w:rsid w:val="0039356F"/>
    <w:rsid w:val="003936D2"/>
    <w:rsid w:val="00393A80"/>
    <w:rsid w:val="00393C76"/>
    <w:rsid w:val="003940DC"/>
    <w:rsid w:val="00394E7E"/>
    <w:rsid w:val="00395446"/>
    <w:rsid w:val="003954DD"/>
    <w:rsid w:val="00395C39"/>
    <w:rsid w:val="0039631C"/>
    <w:rsid w:val="00396FF9"/>
    <w:rsid w:val="003979A4"/>
    <w:rsid w:val="003A068C"/>
    <w:rsid w:val="003A1040"/>
    <w:rsid w:val="003A1354"/>
    <w:rsid w:val="003A173C"/>
    <w:rsid w:val="003A37B4"/>
    <w:rsid w:val="003A3C4D"/>
    <w:rsid w:val="003A3CE6"/>
    <w:rsid w:val="003A4832"/>
    <w:rsid w:val="003A4980"/>
    <w:rsid w:val="003A4A47"/>
    <w:rsid w:val="003A4E5C"/>
    <w:rsid w:val="003A4F6B"/>
    <w:rsid w:val="003A5CA9"/>
    <w:rsid w:val="003A6403"/>
    <w:rsid w:val="003A691B"/>
    <w:rsid w:val="003A7497"/>
    <w:rsid w:val="003B0567"/>
    <w:rsid w:val="003B0788"/>
    <w:rsid w:val="003B09C5"/>
    <w:rsid w:val="003B0C01"/>
    <w:rsid w:val="003B1163"/>
    <w:rsid w:val="003B1912"/>
    <w:rsid w:val="003B1A8E"/>
    <w:rsid w:val="003B2526"/>
    <w:rsid w:val="003B2BD2"/>
    <w:rsid w:val="003B3E5B"/>
    <w:rsid w:val="003B420C"/>
    <w:rsid w:val="003B4FEF"/>
    <w:rsid w:val="003B5AEF"/>
    <w:rsid w:val="003B5D52"/>
    <w:rsid w:val="003B5FB4"/>
    <w:rsid w:val="003B6FC4"/>
    <w:rsid w:val="003B703D"/>
    <w:rsid w:val="003B742A"/>
    <w:rsid w:val="003B79CC"/>
    <w:rsid w:val="003B7A89"/>
    <w:rsid w:val="003B7B90"/>
    <w:rsid w:val="003C18D7"/>
    <w:rsid w:val="003C1F9B"/>
    <w:rsid w:val="003C256F"/>
    <w:rsid w:val="003C300A"/>
    <w:rsid w:val="003C36DA"/>
    <w:rsid w:val="003C3E19"/>
    <w:rsid w:val="003C4093"/>
    <w:rsid w:val="003C4DD2"/>
    <w:rsid w:val="003C5D29"/>
    <w:rsid w:val="003C6AA6"/>
    <w:rsid w:val="003C796F"/>
    <w:rsid w:val="003C7F95"/>
    <w:rsid w:val="003D04B9"/>
    <w:rsid w:val="003D14EC"/>
    <w:rsid w:val="003D1683"/>
    <w:rsid w:val="003D3473"/>
    <w:rsid w:val="003D3639"/>
    <w:rsid w:val="003D3ADB"/>
    <w:rsid w:val="003D3B5A"/>
    <w:rsid w:val="003D5D0E"/>
    <w:rsid w:val="003D6851"/>
    <w:rsid w:val="003D7B73"/>
    <w:rsid w:val="003E030C"/>
    <w:rsid w:val="003E0E30"/>
    <w:rsid w:val="003E1F64"/>
    <w:rsid w:val="003E2D14"/>
    <w:rsid w:val="003E3307"/>
    <w:rsid w:val="003E3B1E"/>
    <w:rsid w:val="003E440F"/>
    <w:rsid w:val="003E48D1"/>
    <w:rsid w:val="003E49B7"/>
    <w:rsid w:val="003E5E19"/>
    <w:rsid w:val="003E6294"/>
    <w:rsid w:val="003E69A8"/>
    <w:rsid w:val="003E6BD0"/>
    <w:rsid w:val="003E7159"/>
    <w:rsid w:val="003E7254"/>
    <w:rsid w:val="003E729A"/>
    <w:rsid w:val="003E75B8"/>
    <w:rsid w:val="003E7F9B"/>
    <w:rsid w:val="003F0A2D"/>
    <w:rsid w:val="003F0D5B"/>
    <w:rsid w:val="003F1643"/>
    <w:rsid w:val="003F209A"/>
    <w:rsid w:val="003F20F4"/>
    <w:rsid w:val="003F4414"/>
    <w:rsid w:val="003F5625"/>
    <w:rsid w:val="003F5949"/>
    <w:rsid w:val="003F6087"/>
    <w:rsid w:val="003F7267"/>
    <w:rsid w:val="003F759A"/>
    <w:rsid w:val="003F773E"/>
    <w:rsid w:val="003F7B92"/>
    <w:rsid w:val="0040015A"/>
    <w:rsid w:val="00400631"/>
    <w:rsid w:val="00403318"/>
    <w:rsid w:val="00403BAF"/>
    <w:rsid w:val="0040467B"/>
    <w:rsid w:val="004057F2"/>
    <w:rsid w:val="004062B7"/>
    <w:rsid w:val="0040679D"/>
    <w:rsid w:val="004113FD"/>
    <w:rsid w:val="004116BC"/>
    <w:rsid w:val="004119A8"/>
    <w:rsid w:val="00412DBF"/>
    <w:rsid w:val="00412E24"/>
    <w:rsid w:val="00413BA2"/>
    <w:rsid w:val="0041431B"/>
    <w:rsid w:val="00415264"/>
    <w:rsid w:val="004158E0"/>
    <w:rsid w:val="004161B6"/>
    <w:rsid w:val="00417D0E"/>
    <w:rsid w:val="00420A18"/>
    <w:rsid w:val="004214BB"/>
    <w:rsid w:val="0042174E"/>
    <w:rsid w:val="00421A80"/>
    <w:rsid w:val="0042292A"/>
    <w:rsid w:val="00425E6F"/>
    <w:rsid w:val="00425E81"/>
    <w:rsid w:val="00426834"/>
    <w:rsid w:val="00427DEA"/>
    <w:rsid w:val="00430247"/>
    <w:rsid w:val="0043276B"/>
    <w:rsid w:val="00432B7C"/>
    <w:rsid w:val="00432CF1"/>
    <w:rsid w:val="00433778"/>
    <w:rsid w:val="00433A5C"/>
    <w:rsid w:val="004360C4"/>
    <w:rsid w:val="00436839"/>
    <w:rsid w:val="004368B6"/>
    <w:rsid w:val="004371F9"/>
    <w:rsid w:val="00437AD0"/>
    <w:rsid w:val="00437D87"/>
    <w:rsid w:val="00437E8B"/>
    <w:rsid w:val="00440971"/>
    <w:rsid w:val="004420C1"/>
    <w:rsid w:val="004421AE"/>
    <w:rsid w:val="00442396"/>
    <w:rsid w:val="00442398"/>
    <w:rsid w:val="0044367D"/>
    <w:rsid w:val="00443E14"/>
    <w:rsid w:val="0044438C"/>
    <w:rsid w:val="0044450E"/>
    <w:rsid w:val="00444721"/>
    <w:rsid w:val="00444F65"/>
    <w:rsid w:val="00444FC4"/>
    <w:rsid w:val="00446B4C"/>
    <w:rsid w:val="00446BF6"/>
    <w:rsid w:val="00447119"/>
    <w:rsid w:val="00447B69"/>
    <w:rsid w:val="004500D3"/>
    <w:rsid w:val="0045017C"/>
    <w:rsid w:val="00450880"/>
    <w:rsid w:val="00450DEE"/>
    <w:rsid w:val="00451B52"/>
    <w:rsid w:val="00451D43"/>
    <w:rsid w:val="00451E52"/>
    <w:rsid w:val="004536BB"/>
    <w:rsid w:val="004538B1"/>
    <w:rsid w:val="004540FC"/>
    <w:rsid w:val="00454F6A"/>
    <w:rsid w:val="00455146"/>
    <w:rsid w:val="0045515B"/>
    <w:rsid w:val="00455235"/>
    <w:rsid w:val="00456925"/>
    <w:rsid w:val="004569A5"/>
    <w:rsid w:val="00456D87"/>
    <w:rsid w:val="0045728A"/>
    <w:rsid w:val="00457A14"/>
    <w:rsid w:val="00457D17"/>
    <w:rsid w:val="00461836"/>
    <w:rsid w:val="00461A09"/>
    <w:rsid w:val="004631E7"/>
    <w:rsid w:val="00463385"/>
    <w:rsid w:val="00465255"/>
    <w:rsid w:val="004654A3"/>
    <w:rsid w:val="004675B5"/>
    <w:rsid w:val="00470695"/>
    <w:rsid w:val="0047084F"/>
    <w:rsid w:val="00470D1A"/>
    <w:rsid w:val="00471430"/>
    <w:rsid w:val="00471D94"/>
    <w:rsid w:val="004724F1"/>
    <w:rsid w:val="00472696"/>
    <w:rsid w:val="00472D56"/>
    <w:rsid w:val="004734B3"/>
    <w:rsid w:val="00475D62"/>
    <w:rsid w:val="00476FF2"/>
    <w:rsid w:val="00477175"/>
    <w:rsid w:val="004803C9"/>
    <w:rsid w:val="0048041B"/>
    <w:rsid w:val="0048046E"/>
    <w:rsid w:val="00480B57"/>
    <w:rsid w:val="00480DEE"/>
    <w:rsid w:val="0048154B"/>
    <w:rsid w:val="0048195F"/>
    <w:rsid w:val="00482894"/>
    <w:rsid w:val="00482F64"/>
    <w:rsid w:val="004844CB"/>
    <w:rsid w:val="00485F79"/>
    <w:rsid w:val="00487AD1"/>
    <w:rsid w:val="0048CA34"/>
    <w:rsid w:val="0049102A"/>
    <w:rsid w:val="00491922"/>
    <w:rsid w:val="004925AF"/>
    <w:rsid w:val="004926F9"/>
    <w:rsid w:val="00493440"/>
    <w:rsid w:val="004934D0"/>
    <w:rsid w:val="00493585"/>
    <w:rsid w:val="00493B99"/>
    <w:rsid w:val="00493D64"/>
    <w:rsid w:val="00494013"/>
    <w:rsid w:val="004942AB"/>
    <w:rsid w:val="004946EE"/>
    <w:rsid w:val="00494D3F"/>
    <w:rsid w:val="00494E35"/>
    <w:rsid w:val="00494FB5"/>
    <w:rsid w:val="004961BD"/>
    <w:rsid w:val="00496912"/>
    <w:rsid w:val="0049763A"/>
    <w:rsid w:val="00497961"/>
    <w:rsid w:val="00497A60"/>
    <w:rsid w:val="00497BFF"/>
    <w:rsid w:val="004A00F9"/>
    <w:rsid w:val="004A1121"/>
    <w:rsid w:val="004A1497"/>
    <w:rsid w:val="004A1F4F"/>
    <w:rsid w:val="004A3364"/>
    <w:rsid w:val="004A4E9F"/>
    <w:rsid w:val="004A558A"/>
    <w:rsid w:val="004A5600"/>
    <w:rsid w:val="004A65E2"/>
    <w:rsid w:val="004A6C21"/>
    <w:rsid w:val="004A6C98"/>
    <w:rsid w:val="004A6D8D"/>
    <w:rsid w:val="004B0A23"/>
    <w:rsid w:val="004B0B01"/>
    <w:rsid w:val="004B2901"/>
    <w:rsid w:val="004B3096"/>
    <w:rsid w:val="004B3CFE"/>
    <w:rsid w:val="004B436B"/>
    <w:rsid w:val="004B5BA4"/>
    <w:rsid w:val="004B5D61"/>
    <w:rsid w:val="004B715A"/>
    <w:rsid w:val="004B7276"/>
    <w:rsid w:val="004B7561"/>
    <w:rsid w:val="004B7803"/>
    <w:rsid w:val="004B7AA1"/>
    <w:rsid w:val="004C0F4F"/>
    <w:rsid w:val="004C15B0"/>
    <w:rsid w:val="004C20E0"/>
    <w:rsid w:val="004C2E9D"/>
    <w:rsid w:val="004C372E"/>
    <w:rsid w:val="004C3C66"/>
    <w:rsid w:val="004C3CF9"/>
    <w:rsid w:val="004C4DB1"/>
    <w:rsid w:val="004C623D"/>
    <w:rsid w:val="004C62EA"/>
    <w:rsid w:val="004C71FB"/>
    <w:rsid w:val="004D0050"/>
    <w:rsid w:val="004D012D"/>
    <w:rsid w:val="004D2089"/>
    <w:rsid w:val="004D22AA"/>
    <w:rsid w:val="004D2861"/>
    <w:rsid w:val="004D3DF1"/>
    <w:rsid w:val="004D40F9"/>
    <w:rsid w:val="004D48BC"/>
    <w:rsid w:val="004D53E2"/>
    <w:rsid w:val="004D5432"/>
    <w:rsid w:val="004D5523"/>
    <w:rsid w:val="004D5859"/>
    <w:rsid w:val="004D5BCB"/>
    <w:rsid w:val="004D747B"/>
    <w:rsid w:val="004D7E7D"/>
    <w:rsid w:val="004E1D93"/>
    <w:rsid w:val="004E28EB"/>
    <w:rsid w:val="004E2C87"/>
    <w:rsid w:val="004E3149"/>
    <w:rsid w:val="004E4089"/>
    <w:rsid w:val="004E42E9"/>
    <w:rsid w:val="004E4339"/>
    <w:rsid w:val="004E45D5"/>
    <w:rsid w:val="004E47BD"/>
    <w:rsid w:val="004E4ADD"/>
    <w:rsid w:val="004E4BD1"/>
    <w:rsid w:val="004E4F01"/>
    <w:rsid w:val="004E5AC3"/>
    <w:rsid w:val="004E6630"/>
    <w:rsid w:val="004E665A"/>
    <w:rsid w:val="004E690B"/>
    <w:rsid w:val="004E7441"/>
    <w:rsid w:val="004F0B8A"/>
    <w:rsid w:val="004F36EE"/>
    <w:rsid w:val="004F4010"/>
    <w:rsid w:val="004F6662"/>
    <w:rsid w:val="004F715D"/>
    <w:rsid w:val="004F73FF"/>
    <w:rsid w:val="004F7C7B"/>
    <w:rsid w:val="00500A39"/>
    <w:rsid w:val="00501CD0"/>
    <w:rsid w:val="0050220B"/>
    <w:rsid w:val="0050226D"/>
    <w:rsid w:val="005023A7"/>
    <w:rsid w:val="00503B6C"/>
    <w:rsid w:val="00504B99"/>
    <w:rsid w:val="00504BB2"/>
    <w:rsid w:val="00504C66"/>
    <w:rsid w:val="00504E7D"/>
    <w:rsid w:val="005053C3"/>
    <w:rsid w:val="00505E75"/>
    <w:rsid w:val="00506B26"/>
    <w:rsid w:val="00507833"/>
    <w:rsid w:val="00511038"/>
    <w:rsid w:val="005117B2"/>
    <w:rsid w:val="00511830"/>
    <w:rsid w:val="00511E96"/>
    <w:rsid w:val="005120D7"/>
    <w:rsid w:val="00512165"/>
    <w:rsid w:val="005124A7"/>
    <w:rsid w:val="00512546"/>
    <w:rsid w:val="00512AE7"/>
    <w:rsid w:val="005130C0"/>
    <w:rsid w:val="00513A51"/>
    <w:rsid w:val="00513F47"/>
    <w:rsid w:val="00514030"/>
    <w:rsid w:val="0051594C"/>
    <w:rsid w:val="00516E7C"/>
    <w:rsid w:val="00516FDF"/>
    <w:rsid w:val="00517C80"/>
    <w:rsid w:val="005208D1"/>
    <w:rsid w:val="00520CDF"/>
    <w:rsid w:val="00521730"/>
    <w:rsid w:val="0052223C"/>
    <w:rsid w:val="00522BF6"/>
    <w:rsid w:val="00522DE4"/>
    <w:rsid w:val="00522FDF"/>
    <w:rsid w:val="005233E3"/>
    <w:rsid w:val="005236CF"/>
    <w:rsid w:val="00524743"/>
    <w:rsid w:val="0052476D"/>
    <w:rsid w:val="00525AE4"/>
    <w:rsid w:val="00525FDA"/>
    <w:rsid w:val="005261D1"/>
    <w:rsid w:val="005261EC"/>
    <w:rsid w:val="00530962"/>
    <w:rsid w:val="005310F3"/>
    <w:rsid w:val="00531F35"/>
    <w:rsid w:val="0053242B"/>
    <w:rsid w:val="0053274C"/>
    <w:rsid w:val="005327DD"/>
    <w:rsid w:val="005333C6"/>
    <w:rsid w:val="005345DC"/>
    <w:rsid w:val="0053485D"/>
    <w:rsid w:val="00535780"/>
    <w:rsid w:val="00535C61"/>
    <w:rsid w:val="00535DE1"/>
    <w:rsid w:val="005367EF"/>
    <w:rsid w:val="00536AE6"/>
    <w:rsid w:val="00536B4B"/>
    <w:rsid w:val="00540429"/>
    <w:rsid w:val="0054042B"/>
    <w:rsid w:val="0054053F"/>
    <w:rsid w:val="00540673"/>
    <w:rsid w:val="00541181"/>
    <w:rsid w:val="00541403"/>
    <w:rsid w:val="005419FD"/>
    <w:rsid w:val="00541D7B"/>
    <w:rsid w:val="00542314"/>
    <w:rsid w:val="00542752"/>
    <w:rsid w:val="00543CD2"/>
    <w:rsid w:val="005450D6"/>
    <w:rsid w:val="00545583"/>
    <w:rsid w:val="005478B9"/>
    <w:rsid w:val="00547C07"/>
    <w:rsid w:val="00550373"/>
    <w:rsid w:val="00551540"/>
    <w:rsid w:val="005515C4"/>
    <w:rsid w:val="00551FBB"/>
    <w:rsid w:val="0055296D"/>
    <w:rsid w:val="00553757"/>
    <w:rsid w:val="00553AC3"/>
    <w:rsid w:val="00553C63"/>
    <w:rsid w:val="00554009"/>
    <w:rsid w:val="00554BFB"/>
    <w:rsid w:val="00554CFC"/>
    <w:rsid w:val="00557163"/>
    <w:rsid w:val="005571B1"/>
    <w:rsid w:val="00557C73"/>
    <w:rsid w:val="00560035"/>
    <w:rsid w:val="0056045D"/>
    <w:rsid w:val="005605CA"/>
    <w:rsid w:val="0056090B"/>
    <w:rsid w:val="00560CC0"/>
    <w:rsid w:val="00560EAF"/>
    <w:rsid w:val="0056189C"/>
    <w:rsid w:val="00561C0C"/>
    <w:rsid w:val="00562058"/>
    <w:rsid w:val="005629D3"/>
    <w:rsid w:val="00562A0F"/>
    <w:rsid w:val="005633ED"/>
    <w:rsid w:val="00563DCE"/>
    <w:rsid w:val="00564AA7"/>
    <w:rsid w:val="00564EE4"/>
    <w:rsid w:val="005654BE"/>
    <w:rsid w:val="00565A5F"/>
    <w:rsid w:val="00565FA3"/>
    <w:rsid w:val="005661CD"/>
    <w:rsid w:val="00566667"/>
    <w:rsid w:val="00566939"/>
    <w:rsid w:val="005676B0"/>
    <w:rsid w:val="00567813"/>
    <w:rsid w:val="00567CF0"/>
    <w:rsid w:val="00567E80"/>
    <w:rsid w:val="005704F5"/>
    <w:rsid w:val="00570D9F"/>
    <w:rsid w:val="00571629"/>
    <w:rsid w:val="005740F6"/>
    <w:rsid w:val="005743B5"/>
    <w:rsid w:val="00574A51"/>
    <w:rsid w:val="00576845"/>
    <w:rsid w:val="00577108"/>
    <w:rsid w:val="0057742D"/>
    <w:rsid w:val="0057750B"/>
    <w:rsid w:val="005777DA"/>
    <w:rsid w:val="00577DBB"/>
    <w:rsid w:val="00580FD1"/>
    <w:rsid w:val="00581BDA"/>
    <w:rsid w:val="00581C64"/>
    <w:rsid w:val="00583ED2"/>
    <w:rsid w:val="005844AF"/>
    <w:rsid w:val="0058460F"/>
    <w:rsid w:val="00584972"/>
    <w:rsid w:val="00585C8F"/>
    <w:rsid w:val="00585DC9"/>
    <w:rsid w:val="005868F1"/>
    <w:rsid w:val="00586CB1"/>
    <w:rsid w:val="005871CA"/>
    <w:rsid w:val="00587C53"/>
    <w:rsid w:val="00587FB6"/>
    <w:rsid w:val="00590837"/>
    <w:rsid w:val="00590907"/>
    <w:rsid w:val="00590BEE"/>
    <w:rsid w:val="00592A2A"/>
    <w:rsid w:val="005938F5"/>
    <w:rsid w:val="00593A83"/>
    <w:rsid w:val="00594195"/>
    <w:rsid w:val="00594245"/>
    <w:rsid w:val="00594CBF"/>
    <w:rsid w:val="005965D2"/>
    <w:rsid w:val="00596728"/>
    <w:rsid w:val="005975BD"/>
    <w:rsid w:val="005A0290"/>
    <w:rsid w:val="005A080F"/>
    <w:rsid w:val="005A1185"/>
    <w:rsid w:val="005A1EF6"/>
    <w:rsid w:val="005A2186"/>
    <w:rsid w:val="005A2BB7"/>
    <w:rsid w:val="005A3021"/>
    <w:rsid w:val="005A37CD"/>
    <w:rsid w:val="005A3ED5"/>
    <w:rsid w:val="005A4508"/>
    <w:rsid w:val="005A465D"/>
    <w:rsid w:val="005A5285"/>
    <w:rsid w:val="005A547A"/>
    <w:rsid w:val="005A5C30"/>
    <w:rsid w:val="005A74D2"/>
    <w:rsid w:val="005B00D8"/>
    <w:rsid w:val="005B1E35"/>
    <w:rsid w:val="005B2C07"/>
    <w:rsid w:val="005B3EDA"/>
    <w:rsid w:val="005B4029"/>
    <w:rsid w:val="005B42B3"/>
    <w:rsid w:val="005B5E32"/>
    <w:rsid w:val="005C04BA"/>
    <w:rsid w:val="005C0BB3"/>
    <w:rsid w:val="005C11CF"/>
    <w:rsid w:val="005C1F00"/>
    <w:rsid w:val="005C2BEA"/>
    <w:rsid w:val="005C2D7F"/>
    <w:rsid w:val="005C370C"/>
    <w:rsid w:val="005C4882"/>
    <w:rsid w:val="005C5676"/>
    <w:rsid w:val="005C5E88"/>
    <w:rsid w:val="005C7AC1"/>
    <w:rsid w:val="005C7F76"/>
    <w:rsid w:val="005D0F5E"/>
    <w:rsid w:val="005D18E3"/>
    <w:rsid w:val="005D1A75"/>
    <w:rsid w:val="005D2324"/>
    <w:rsid w:val="005D2735"/>
    <w:rsid w:val="005D304F"/>
    <w:rsid w:val="005D3749"/>
    <w:rsid w:val="005D4659"/>
    <w:rsid w:val="005D4D71"/>
    <w:rsid w:val="005D5226"/>
    <w:rsid w:val="005D5315"/>
    <w:rsid w:val="005D5E4D"/>
    <w:rsid w:val="005D6A3D"/>
    <w:rsid w:val="005D6B91"/>
    <w:rsid w:val="005D7336"/>
    <w:rsid w:val="005D7374"/>
    <w:rsid w:val="005D7B3B"/>
    <w:rsid w:val="005E0F90"/>
    <w:rsid w:val="005E1952"/>
    <w:rsid w:val="005E1F94"/>
    <w:rsid w:val="005E25E1"/>
    <w:rsid w:val="005E2924"/>
    <w:rsid w:val="005E35D3"/>
    <w:rsid w:val="005E3F21"/>
    <w:rsid w:val="005E4A3D"/>
    <w:rsid w:val="005E4FB8"/>
    <w:rsid w:val="005E530E"/>
    <w:rsid w:val="005E57C4"/>
    <w:rsid w:val="005E754F"/>
    <w:rsid w:val="005F007B"/>
    <w:rsid w:val="005F0D08"/>
    <w:rsid w:val="005F22B7"/>
    <w:rsid w:val="005F2F1F"/>
    <w:rsid w:val="005F3574"/>
    <w:rsid w:val="005F3E1A"/>
    <w:rsid w:val="005F3F61"/>
    <w:rsid w:val="005F5175"/>
    <w:rsid w:val="005F6D5A"/>
    <w:rsid w:val="005F7B91"/>
    <w:rsid w:val="006007FB"/>
    <w:rsid w:val="00600F0D"/>
    <w:rsid w:val="00601AE1"/>
    <w:rsid w:val="00605336"/>
    <w:rsid w:val="00605DD7"/>
    <w:rsid w:val="00605EA9"/>
    <w:rsid w:val="006060B1"/>
    <w:rsid w:val="00607339"/>
    <w:rsid w:val="0060789C"/>
    <w:rsid w:val="00607DD4"/>
    <w:rsid w:val="00611A98"/>
    <w:rsid w:val="006120F1"/>
    <w:rsid w:val="00612527"/>
    <w:rsid w:val="0061296F"/>
    <w:rsid w:val="00613510"/>
    <w:rsid w:val="00613F6F"/>
    <w:rsid w:val="0061446D"/>
    <w:rsid w:val="00614674"/>
    <w:rsid w:val="0061472E"/>
    <w:rsid w:val="00615863"/>
    <w:rsid w:val="00615FA6"/>
    <w:rsid w:val="00616A82"/>
    <w:rsid w:val="00617B1F"/>
    <w:rsid w:val="00617D65"/>
    <w:rsid w:val="006206ED"/>
    <w:rsid w:val="0062083A"/>
    <w:rsid w:val="00621208"/>
    <w:rsid w:val="006218A2"/>
    <w:rsid w:val="0062216D"/>
    <w:rsid w:val="006222E1"/>
    <w:rsid w:val="00622629"/>
    <w:rsid w:val="0062325D"/>
    <w:rsid w:val="00623C42"/>
    <w:rsid w:val="00624B86"/>
    <w:rsid w:val="00624D3B"/>
    <w:rsid w:val="00630B17"/>
    <w:rsid w:val="00630B57"/>
    <w:rsid w:val="00630CFD"/>
    <w:rsid w:val="0063140D"/>
    <w:rsid w:val="006319D5"/>
    <w:rsid w:val="00631C71"/>
    <w:rsid w:val="00632789"/>
    <w:rsid w:val="00633A09"/>
    <w:rsid w:val="00634893"/>
    <w:rsid w:val="00634CE6"/>
    <w:rsid w:val="006351DF"/>
    <w:rsid w:val="00635EFF"/>
    <w:rsid w:val="00636545"/>
    <w:rsid w:val="00636715"/>
    <w:rsid w:val="00636879"/>
    <w:rsid w:val="006374FE"/>
    <w:rsid w:val="0063757C"/>
    <w:rsid w:val="00637A87"/>
    <w:rsid w:val="00640906"/>
    <w:rsid w:val="00640983"/>
    <w:rsid w:val="00641256"/>
    <w:rsid w:val="00641E9A"/>
    <w:rsid w:val="0064222B"/>
    <w:rsid w:val="006427CA"/>
    <w:rsid w:val="0064290D"/>
    <w:rsid w:val="00643164"/>
    <w:rsid w:val="006439F7"/>
    <w:rsid w:val="00643FB2"/>
    <w:rsid w:val="00643FE1"/>
    <w:rsid w:val="00645529"/>
    <w:rsid w:val="00646336"/>
    <w:rsid w:val="00646B47"/>
    <w:rsid w:val="00647308"/>
    <w:rsid w:val="006476E3"/>
    <w:rsid w:val="0065008D"/>
    <w:rsid w:val="006504B6"/>
    <w:rsid w:val="00651214"/>
    <w:rsid w:val="0065136F"/>
    <w:rsid w:val="00651F30"/>
    <w:rsid w:val="00651F7A"/>
    <w:rsid w:val="00652BCD"/>
    <w:rsid w:val="00653458"/>
    <w:rsid w:val="00653679"/>
    <w:rsid w:val="00653AC3"/>
    <w:rsid w:val="00653EE2"/>
    <w:rsid w:val="006540A7"/>
    <w:rsid w:val="00654C82"/>
    <w:rsid w:val="006555D8"/>
    <w:rsid w:val="00655803"/>
    <w:rsid w:val="006572E4"/>
    <w:rsid w:val="0065779C"/>
    <w:rsid w:val="00657A91"/>
    <w:rsid w:val="00660740"/>
    <w:rsid w:val="006615D2"/>
    <w:rsid w:val="00661E5C"/>
    <w:rsid w:val="00661F4F"/>
    <w:rsid w:val="00662BBC"/>
    <w:rsid w:val="00663319"/>
    <w:rsid w:val="006651FF"/>
    <w:rsid w:val="00665851"/>
    <w:rsid w:val="00665FE1"/>
    <w:rsid w:val="00666148"/>
    <w:rsid w:val="00666D04"/>
    <w:rsid w:val="00667120"/>
    <w:rsid w:val="006679E2"/>
    <w:rsid w:val="00672C9A"/>
    <w:rsid w:val="0067335A"/>
    <w:rsid w:val="00673AD5"/>
    <w:rsid w:val="00673FFA"/>
    <w:rsid w:val="006746D7"/>
    <w:rsid w:val="0067473A"/>
    <w:rsid w:val="00676884"/>
    <w:rsid w:val="0067730D"/>
    <w:rsid w:val="006776E9"/>
    <w:rsid w:val="00677DEC"/>
    <w:rsid w:val="00680AAC"/>
    <w:rsid w:val="0068226D"/>
    <w:rsid w:val="00682754"/>
    <w:rsid w:val="00682D58"/>
    <w:rsid w:val="00683915"/>
    <w:rsid w:val="0068432D"/>
    <w:rsid w:val="006844DF"/>
    <w:rsid w:val="00684798"/>
    <w:rsid w:val="006848FE"/>
    <w:rsid w:val="006850F0"/>
    <w:rsid w:val="006852E2"/>
    <w:rsid w:val="00685643"/>
    <w:rsid w:val="006856C7"/>
    <w:rsid w:val="00685D96"/>
    <w:rsid w:val="00686647"/>
    <w:rsid w:val="00687110"/>
    <w:rsid w:val="006872B6"/>
    <w:rsid w:val="00687998"/>
    <w:rsid w:val="00690BE0"/>
    <w:rsid w:val="006918D3"/>
    <w:rsid w:val="006920F0"/>
    <w:rsid w:val="0069392E"/>
    <w:rsid w:val="0069409F"/>
    <w:rsid w:val="0069431B"/>
    <w:rsid w:val="006944A4"/>
    <w:rsid w:val="006956F0"/>
    <w:rsid w:val="006A2119"/>
    <w:rsid w:val="006A2DC8"/>
    <w:rsid w:val="006A2F27"/>
    <w:rsid w:val="006A3B1B"/>
    <w:rsid w:val="006A4577"/>
    <w:rsid w:val="006A59B9"/>
    <w:rsid w:val="006A6BEE"/>
    <w:rsid w:val="006A72D2"/>
    <w:rsid w:val="006A769E"/>
    <w:rsid w:val="006A7D37"/>
    <w:rsid w:val="006A7E44"/>
    <w:rsid w:val="006B0438"/>
    <w:rsid w:val="006B09B0"/>
    <w:rsid w:val="006B0C87"/>
    <w:rsid w:val="006B15BC"/>
    <w:rsid w:val="006B1823"/>
    <w:rsid w:val="006B18C6"/>
    <w:rsid w:val="006B19A5"/>
    <w:rsid w:val="006B3285"/>
    <w:rsid w:val="006B3858"/>
    <w:rsid w:val="006B42A5"/>
    <w:rsid w:val="006B49D4"/>
    <w:rsid w:val="006B4C76"/>
    <w:rsid w:val="006B5072"/>
    <w:rsid w:val="006B6150"/>
    <w:rsid w:val="006B6D42"/>
    <w:rsid w:val="006B740D"/>
    <w:rsid w:val="006C0040"/>
    <w:rsid w:val="006C015C"/>
    <w:rsid w:val="006C08EB"/>
    <w:rsid w:val="006C1AFC"/>
    <w:rsid w:val="006C273C"/>
    <w:rsid w:val="006C2A6A"/>
    <w:rsid w:val="006C2DBC"/>
    <w:rsid w:val="006C3FB5"/>
    <w:rsid w:val="006C4655"/>
    <w:rsid w:val="006C5DAD"/>
    <w:rsid w:val="006C6BCD"/>
    <w:rsid w:val="006C753B"/>
    <w:rsid w:val="006D0588"/>
    <w:rsid w:val="006D098F"/>
    <w:rsid w:val="006D10E1"/>
    <w:rsid w:val="006D19DB"/>
    <w:rsid w:val="006D1E99"/>
    <w:rsid w:val="006D234A"/>
    <w:rsid w:val="006D235E"/>
    <w:rsid w:val="006D247F"/>
    <w:rsid w:val="006D2C02"/>
    <w:rsid w:val="006D3636"/>
    <w:rsid w:val="006D37A2"/>
    <w:rsid w:val="006D3810"/>
    <w:rsid w:val="006D3932"/>
    <w:rsid w:val="006D3D95"/>
    <w:rsid w:val="006D4827"/>
    <w:rsid w:val="006D4BD5"/>
    <w:rsid w:val="006D4C6E"/>
    <w:rsid w:val="006D50A8"/>
    <w:rsid w:val="006D5EAC"/>
    <w:rsid w:val="006D68E9"/>
    <w:rsid w:val="006D713C"/>
    <w:rsid w:val="006D7164"/>
    <w:rsid w:val="006E1062"/>
    <w:rsid w:val="006E28FF"/>
    <w:rsid w:val="006E29A6"/>
    <w:rsid w:val="006E2DED"/>
    <w:rsid w:val="006E340B"/>
    <w:rsid w:val="006E39C5"/>
    <w:rsid w:val="006E3D38"/>
    <w:rsid w:val="006E3DA7"/>
    <w:rsid w:val="006E3E39"/>
    <w:rsid w:val="006E439E"/>
    <w:rsid w:val="006E4546"/>
    <w:rsid w:val="006E4641"/>
    <w:rsid w:val="006E51D0"/>
    <w:rsid w:val="006E5FB7"/>
    <w:rsid w:val="006E760C"/>
    <w:rsid w:val="006E7896"/>
    <w:rsid w:val="006E7B5B"/>
    <w:rsid w:val="006F0E9E"/>
    <w:rsid w:val="006F2323"/>
    <w:rsid w:val="006F278B"/>
    <w:rsid w:val="006F2CB0"/>
    <w:rsid w:val="006F3832"/>
    <w:rsid w:val="006F387B"/>
    <w:rsid w:val="006F3FB3"/>
    <w:rsid w:val="006F4C42"/>
    <w:rsid w:val="006F54CE"/>
    <w:rsid w:val="006F6325"/>
    <w:rsid w:val="006F69DF"/>
    <w:rsid w:val="006F6F71"/>
    <w:rsid w:val="006F7480"/>
    <w:rsid w:val="006F774C"/>
    <w:rsid w:val="006F7EF7"/>
    <w:rsid w:val="00700CFF"/>
    <w:rsid w:val="0070130C"/>
    <w:rsid w:val="0070131F"/>
    <w:rsid w:val="007017C6"/>
    <w:rsid w:val="00701A02"/>
    <w:rsid w:val="00701E2C"/>
    <w:rsid w:val="00701F6F"/>
    <w:rsid w:val="00702093"/>
    <w:rsid w:val="007025A8"/>
    <w:rsid w:val="007025D8"/>
    <w:rsid w:val="00702919"/>
    <w:rsid w:val="00702DE2"/>
    <w:rsid w:val="007030C4"/>
    <w:rsid w:val="00703D99"/>
    <w:rsid w:val="00703FE5"/>
    <w:rsid w:val="00704272"/>
    <w:rsid w:val="007044C6"/>
    <w:rsid w:val="00704DB2"/>
    <w:rsid w:val="00705799"/>
    <w:rsid w:val="00706174"/>
    <w:rsid w:val="00706292"/>
    <w:rsid w:val="0070672C"/>
    <w:rsid w:val="00706A00"/>
    <w:rsid w:val="00706BDA"/>
    <w:rsid w:val="00707008"/>
    <w:rsid w:val="00707A66"/>
    <w:rsid w:val="00707E34"/>
    <w:rsid w:val="0070BAB4"/>
    <w:rsid w:val="00710356"/>
    <w:rsid w:val="00710781"/>
    <w:rsid w:val="00711A27"/>
    <w:rsid w:val="00711B74"/>
    <w:rsid w:val="00712114"/>
    <w:rsid w:val="007126CA"/>
    <w:rsid w:val="007127B5"/>
    <w:rsid w:val="00712F25"/>
    <w:rsid w:val="007130BB"/>
    <w:rsid w:val="007139CD"/>
    <w:rsid w:val="00713BFC"/>
    <w:rsid w:val="00716F3D"/>
    <w:rsid w:val="007177E0"/>
    <w:rsid w:val="0072021E"/>
    <w:rsid w:val="00720CD2"/>
    <w:rsid w:val="00720DEF"/>
    <w:rsid w:val="00720EBC"/>
    <w:rsid w:val="00721EAC"/>
    <w:rsid w:val="00721FE4"/>
    <w:rsid w:val="007232FD"/>
    <w:rsid w:val="00723521"/>
    <w:rsid w:val="00723992"/>
    <w:rsid w:val="00723CE6"/>
    <w:rsid w:val="00723E61"/>
    <w:rsid w:val="00723F0E"/>
    <w:rsid w:val="00724219"/>
    <w:rsid w:val="00727000"/>
    <w:rsid w:val="0073010E"/>
    <w:rsid w:val="00730946"/>
    <w:rsid w:val="00730F99"/>
    <w:rsid w:val="007315FD"/>
    <w:rsid w:val="00731E86"/>
    <w:rsid w:val="00732759"/>
    <w:rsid w:val="0073316F"/>
    <w:rsid w:val="007333D3"/>
    <w:rsid w:val="007340C6"/>
    <w:rsid w:val="007353B4"/>
    <w:rsid w:val="00735B3A"/>
    <w:rsid w:val="0073745F"/>
    <w:rsid w:val="00740832"/>
    <w:rsid w:val="007423B8"/>
    <w:rsid w:val="00742F1F"/>
    <w:rsid w:val="0074410C"/>
    <w:rsid w:val="00745365"/>
    <w:rsid w:val="00746BEF"/>
    <w:rsid w:val="00746E34"/>
    <w:rsid w:val="00751D56"/>
    <w:rsid w:val="00751DEF"/>
    <w:rsid w:val="007523E9"/>
    <w:rsid w:val="0075241B"/>
    <w:rsid w:val="00752FF4"/>
    <w:rsid w:val="007532DF"/>
    <w:rsid w:val="00753980"/>
    <w:rsid w:val="00754D2A"/>
    <w:rsid w:val="0075502D"/>
    <w:rsid w:val="0075562F"/>
    <w:rsid w:val="00755D60"/>
    <w:rsid w:val="00755F33"/>
    <w:rsid w:val="0075685D"/>
    <w:rsid w:val="00756BB1"/>
    <w:rsid w:val="00756BDB"/>
    <w:rsid w:val="00756BFC"/>
    <w:rsid w:val="00757E13"/>
    <w:rsid w:val="0076055C"/>
    <w:rsid w:val="007617A5"/>
    <w:rsid w:val="007617BC"/>
    <w:rsid w:val="00762E42"/>
    <w:rsid w:val="007638BC"/>
    <w:rsid w:val="00763B16"/>
    <w:rsid w:val="00763B9E"/>
    <w:rsid w:val="00763C7D"/>
    <w:rsid w:val="00764021"/>
    <w:rsid w:val="0076426A"/>
    <w:rsid w:val="00764917"/>
    <w:rsid w:val="00764FCA"/>
    <w:rsid w:val="00764FF4"/>
    <w:rsid w:val="0076738A"/>
    <w:rsid w:val="007726E2"/>
    <w:rsid w:val="00772A5D"/>
    <w:rsid w:val="00773537"/>
    <w:rsid w:val="00773B41"/>
    <w:rsid w:val="00774972"/>
    <w:rsid w:val="0077517D"/>
    <w:rsid w:val="00775285"/>
    <w:rsid w:val="00775F71"/>
    <w:rsid w:val="0077617A"/>
    <w:rsid w:val="00776257"/>
    <w:rsid w:val="0077715C"/>
    <w:rsid w:val="00780800"/>
    <w:rsid w:val="007809CC"/>
    <w:rsid w:val="00780AE2"/>
    <w:rsid w:val="007822E2"/>
    <w:rsid w:val="007832A1"/>
    <w:rsid w:val="00783D58"/>
    <w:rsid w:val="00784B1F"/>
    <w:rsid w:val="00785017"/>
    <w:rsid w:val="00785FCF"/>
    <w:rsid w:val="007861B1"/>
    <w:rsid w:val="0078679C"/>
    <w:rsid w:val="00786C25"/>
    <w:rsid w:val="00787076"/>
    <w:rsid w:val="0078783F"/>
    <w:rsid w:val="00790317"/>
    <w:rsid w:val="0079041F"/>
    <w:rsid w:val="007924E8"/>
    <w:rsid w:val="00792A29"/>
    <w:rsid w:val="007930A8"/>
    <w:rsid w:val="00793268"/>
    <w:rsid w:val="00793C03"/>
    <w:rsid w:val="00794B07"/>
    <w:rsid w:val="00794CED"/>
    <w:rsid w:val="0079637D"/>
    <w:rsid w:val="00797EDE"/>
    <w:rsid w:val="007A02AD"/>
    <w:rsid w:val="007A2415"/>
    <w:rsid w:val="007A416F"/>
    <w:rsid w:val="007A4F30"/>
    <w:rsid w:val="007A4FCC"/>
    <w:rsid w:val="007A5502"/>
    <w:rsid w:val="007A6471"/>
    <w:rsid w:val="007A7190"/>
    <w:rsid w:val="007A7BDC"/>
    <w:rsid w:val="007A7C17"/>
    <w:rsid w:val="007B0855"/>
    <w:rsid w:val="007B1390"/>
    <w:rsid w:val="007B18DC"/>
    <w:rsid w:val="007B1D33"/>
    <w:rsid w:val="007B2C0A"/>
    <w:rsid w:val="007B36B6"/>
    <w:rsid w:val="007B391A"/>
    <w:rsid w:val="007B5B99"/>
    <w:rsid w:val="007B641F"/>
    <w:rsid w:val="007B6501"/>
    <w:rsid w:val="007B6EC1"/>
    <w:rsid w:val="007B7D46"/>
    <w:rsid w:val="007B7F50"/>
    <w:rsid w:val="007C05E4"/>
    <w:rsid w:val="007C0A24"/>
    <w:rsid w:val="007C0E5A"/>
    <w:rsid w:val="007C1A87"/>
    <w:rsid w:val="007C205A"/>
    <w:rsid w:val="007C3BD9"/>
    <w:rsid w:val="007C3C0E"/>
    <w:rsid w:val="007C45A5"/>
    <w:rsid w:val="007C47AD"/>
    <w:rsid w:val="007C49EA"/>
    <w:rsid w:val="007C4DFB"/>
    <w:rsid w:val="007C545A"/>
    <w:rsid w:val="007C59E3"/>
    <w:rsid w:val="007C6145"/>
    <w:rsid w:val="007C6365"/>
    <w:rsid w:val="007C71CF"/>
    <w:rsid w:val="007C7539"/>
    <w:rsid w:val="007D05C5"/>
    <w:rsid w:val="007D1983"/>
    <w:rsid w:val="007D2311"/>
    <w:rsid w:val="007D3055"/>
    <w:rsid w:val="007D3A36"/>
    <w:rsid w:val="007D58DB"/>
    <w:rsid w:val="007D63D3"/>
    <w:rsid w:val="007D6EB7"/>
    <w:rsid w:val="007E2276"/>
    <w:rsid w:val="007E339A"/>
    <w:rsid w:val="007E4AC0"/>
    <w:rsid w:val="007E54D9"/>
    <w:rsid w:val="007E5C80"/>
    <w:rsid w:val="007E5D01"/>
    <w:rsid w:val="007E5E89"/>
    <w:rsid w:val="007E6238"/>
    <w:rsid w:val="007E63C4"/>
    <w:rsid w:val="007E6D17"/>
    <w:rsid w:val="007E7260"/>
    <w:rsid w:val="007E7F7A"/>
    <w:rsid w:val="007F1178"/>
    <w:rsid w:val="007F1732"/>
    <w:rsid w:val="007F1752"/>
    <w:rsid w:val="007F1B02"/>
    <w:rsid w:val="007F1F51"/>
    <w:rsid w:val="007F28C4"/>
    <w:rsid w:val="007F313A"/>
    <w:rsid w:val="007F3323"/>
    <w:rsid w:val="007F38C8"/>
    <w:rsid w:val="007F414F"/>
    <w:rsid w:val="007F548F"/>
    <w:rsid w:val="007F6C1B"/>
    <w:rsid w:val="007F7F54"/>
    <w:rsid w:val="008000D3"/>
    <w:rsid w:val="0080034A"/>
    <w:rsid w:val="00800AA0"/>
    <w:rsid w:val="00800CE0"/>
    <w:rsid w:val="0080265D"/>
    <w:rsid w:val="00802C56"/>
    <w:rsid w:val="00802F81"/>
    <w:rsid w:val="00803409"/>
    <w:rsid w:val="00804517"/>
    <w:rsid w:val="008045ED"/>
    <w:rsid w:val="0080490E"/>
    <w:rsid w:val="008054D7"/>
    <w:rsid w:val="00805939"/>
    <w:rsid w:val="00805B52"/>
    <w:rsid w:val="00805EC9"/>
    <w:rsid w:val="00806827"/>
    <w:rsid w:val="00809767"/>
    <w:rsid w:val="008103E8"/>
    <w:rsid w:val="00810A67"/>
    <w:rsid w:val="00811BBB"/>
    <w:rsid w:val="00811DA8"/>
    <w:rsid w:val="00811F4C"/>
    <w:rsid w:val="00813109"/>
    <w:rsid w:val="00813874"/>
    <w:rsid w:val="00813B93"/>
    <w:rsid w:val="00814627"/>
    <w:rsid w:val="00815CA4"/>
    <w:rsid w:val="0081606F"/>
    <w:rsid w:val="0081677A"/>
    <w:rsid w:val="00816E38"/>
    <w:rsid w:val="00817767"/>
    <w:rsid w:val="008202AD"/>
    <w:rsid w:val="0082075C"/>
    <w:rsid w:val="008238A6"/>
    <w:rsid w:val="00824782"/>
    <w:rsid w:val="00824DD0"/>
    <w:rsid w:val="008250A2"/>
    <w:rsid w:val="00826C3B"/>
    <w:rsid w:val="008274C7"/>
    <w:rsid w:val="0082764A"/>
    <w:rsid w:val="0083019B"/>
    <w:rsid w:val="0083026B"/>
    <w:rsid w:val="008310DB"/>
    <w:rsid w:val="00831C5F"/>
    <w:rsid w:val="00832EB9"/>
    <w:rsid w:val="00832FF0"/>
    <w:rsid w:val="008333E0"/>
    <w:rsid w:val="008337A9"/>
    <w:rsid w:val="008339F9"/>
    <w:rsid w:val="00833C83"/>
    <w:rsid w:val="00834478"/>
    <w:rsid w:val="00834911"/>
    <w:rsid w:val="00834C0D"/>
    <w:rsid w:val="008352FE"/>
    <w:rsid w:val="00835FCF"/>
    <w:rsid w:val="0083687F"/>
    <w:rsid w:val="00836930"/>
    <w:rsid w:val="00836C99"/>
    <w:rsid w:val="0084006A"/>
    <w:rsid w:val="00840650"/>
    <w:rsid w:val="0084137E"/>
    <w:rsid w:val="0084169C"/>
    <w:rsid w:val="00841CE7"/>
    <w:rsid w:val="0084303F"/>
    <w:rsid w:val="0084320C"/>
    <w:rsid w:val="00844535"/>
    <w:rsid w:val="008452A9"/>
    <w:rsid w:val="00845C7C"/>
    <w:rsid w:val="0084635C"/>
    <w:rsid w:val="008463FF"/>
    <w:rsid w:val="008470A3"/>
    <w:rsid w:val="00847C16"/>
    <w:rsid w:val="00847F56"/>
    <w:rsid w:val="008502CD"/>
    <w:rsid w:val="00850A97"/>
    <w:rsid w:val="00850B56"/>
    <w:rsid w:val="0085101B"/>
    <w:rsid w:val="00853695"/>
    <w:rsid w:val="0085369E"/>
    <w:rsid w:val="008540AA"/>
    <w:rsid w:val="0085482D"/>
    <w:rsid w:val="00854EEF"/>
    <w:rsid w:val="0085586B"/>
    <w:rsid w:val="008559E3"/>
    <w:rsid w:val="00855D0F"/>
    <w:rsid w:val="0085635E"/>
    <w:rsid w:val="00856637"/>
    <w:rsid w:val="00856679"/>
    <w:rsid w:val="00856F36"/>
    <w:rsid w:val="00856FF9"/>
    <w:rsid w:val="008572C2"/>
    <w:rsid w:val="00857644"/>
    <w:rsid w:val="008578F0"/>
    <w:rsid w:val="00860329"/>
    <w:rsid w:val="00860A65"/>
    <w:rsid w:val="00860D26"/>
    <w:rsid w:val="0086178D"/>
    <w:rsid w:val="0086189B"/>
    <w:rsid w:val="008622F0"/>
    <w:rsid w:val="00862DE0"/>
    <w:rsid w:val="0086339A"/>
    <w:rsid w:val="0086540B"/>
    <w:rsid w:val="008669F8"/>
    <w:rsid w:val="00870169"/>
    <w:rsid w:val="00870A6E"/>
    <w:rsid w:val="00870DC8"/>
    <w:rsid w:val="008714F7"/>
    <w:rsid w:val="00871555"/>
    <w:rsid w:val="008717EF"/>
    <w:rsid w:val="00871D2F"/>
    <w:rsid w:val="00871E01"/>
    <w:rsid w:val="00872559"/>
    <w:rsid w:val="00872D8E"/>
    <w:rsid w:val="008732F2"/>
    <w:rsid w:val="00873828"/>
    <w:rsid w:val="008748A2"/>
    <w:rsid w:val="0087490E"/>
    <w:rsid w:val="008762A1"/>
    <w:rsid w:val="008763D0"/>
    <w:rsid w:val="0087669E"/>
    <w:rsid w:val="008770A3"/>
    <w:rsid w:val="008775E1"/>
    <w:rsid w:val="008800B6"/>
    <w:rsid w:val="00880554"/>
    <w:rsid w:val="00880994"/>
    <w:rsid w:val="0088174F"/>
    <w:rsid w:val="008818A9"/>
    <w:rsid w:val="00881B7B"/>
    <w:rsid w:val="0088203B"/>
    <w:rsid w:val="00882104"/>
    <w:rsid w:val="00882697"/>
    <w:rsid w:val="008827D3"/>
    <w:rsid w:val="0088320B"/>
    <w:rsid w:val="0088446A"/>
    <w:rsid w:val="0088462C"/>
    <w:rsid w:val="00884B2E"/>
    <w:rsid w:val="00885F86"/>
    <w:rsid w:val="008877F5"/>
    <w:rsid w:val="00887934"/>
    <w:rsid w:val="00887D3B"/>
    <w:rsid w:val="008900B0"/>
    <w:rsid w:val="00891071"/>
    <w:rsid w:val="0089134B"/>
    <w:rsid w:val="0089147D"/>
    <w:rsid w:val="00892DB6"/>
    <w:rsid w:val="008945AF"/>
    <w:rsid w:val="008946B1"/>
    <w:rsid w:val="00894DD9"/>
    <w:rsid w:val="00895D92"/>
    <w:rsid w:val="00896414"/>
    <w:rsid w:val="00896BD8"/>
    <w:rsid w:val="00896F57"/>
    <w:rsid w:val="008A002F"/>
    <w:rsid w:val="008A01DB"/>
    <w:rsid w:val="008A196F"/>
    <w:rsid w:val="008A1AF3"/>
    <w:rsid w:val="008A1F73"/>
    <w:rsid w:val="008A2CDD"/>
    <w:rsid w:val="008A3951"/>
    <w:rsid w:val="008A4E5C"/>
    <w:rsid w:val="008A5589"/>
    <w:rsid w:val="008A56C4"/>
    <w:rsid w:val="008A6A33"/>
    <w:rsid w:val="008A6F88"/>
    <w:rsid w:val="008A79F3"/>
    <w:rsid w:val="008A7E51"/>
    <w:rsid w:val="008B031D"/>
    <w:rsid w:val="008B1558"/>
    <w:rsid w:val="008B1BE5"/>
    <w:rsid w:val="008B26EF"/>
    <w:rsid w:val="008B4D09"/>
    <w:rsid w:val="008B68AA"/>
    <w:rsid w:val="008B6DF8"/>
    <w:rsid w:val="008B7520"/>
    <w:rsid w:val="008B76AC"/>
    <w:rsid w:val="008C0A75"/>
    <w:rsid w:val="008C0C6E"/>
    <w:rsid w:val="008C15CD"/>
    <w:rsid w:val="008C36FF"/>
    <w:rsid w:val="008C4F1D"/>
    <w:rsid w:val="008C6059"/>
    <w:rsid w:val="008C6080"/>
    <w:rsid w:val="008C6143"/>
    <w:rsid w:val="008C61BE"/>
    <w:rsid w:val="008D2255"/>
    <w:rsid w:val="008D3408"/>
    <w:rsid w:val="008D55C9"/>
    <w:rsid w:val="008D56BB"/>
    <w:rsid w:val="008D5723"/>
    <w:rsid w:val="008D6F0F"/>
    <w:rsid w:val="008D77BB"/>
    <w:rsid w:val="008D7C86"/>
    <w:rsid w:val="008E1AE9"/>
    <w:rsid w:val="008E29A8"/>
    <w:rsid w:val="008E2E0D"/>
    <w:rsid w:val="008E3DE4"/>
    <w:rsid w:val="008E4A7C"/>
    <w:rsid w:val="008E58A2"/>
    <w:rsid w:val="008E59A8"/>
    <w:rsid w:val="008E5D28"/>
    <w:rsid w:val="008E5DEE"/>
    <w:rsid w:val="008E5FC8"/>
    <w:rsid w:val="008F0C17"/>
    <w:rsid w:val="008F115F"/>
    <w:rsid w:val="008F19CC"/>
    <w:rsid w:val="008F1E43"/>
    <w:rsid w:val="008F28E3"/>
    <w:rsid w:val="008F36D0"/>
    <w:rsid w:val="008F6633"/>
    <w:rsid w:val="008F6F55"/>
    <w:rsid w:val="008F7478"/>
    <w:rsid w:val="008F7617"/>
    <w:rsid w:val="008F7765"/>
    <w:rsid w:val="008F7B81"/>
    <w:rsid w:val="00901595"/>
    <w:rsid w:val="0090252E"/>
    <w:rsid w:val="00903C2B"/>
    <w:rsid w:val="00905029"/>
    <w:rsid w:val="00905207"/>
    <w:rsid w:val="009066EE"/>
    <w:rsid w:val="00906BBC"/>
    <w:rsid w:val="00907D32"/>
    <w:rsid w:val="0091095F"/>
    <w:rsid w:val="009111DA"/>
    <w:rsid w:val="00911F6C"/>
    <w:rsid w:val="0091210B"/>
    <w:rsid w:val="00912DA6"/>
    <w:rsid w:val="00912E21"/>
    <w:rsid w:val="00912EC7"/>
    <w:rsid w:val="00912F1C"/>
    <w:rsid w:val="00913002"/>
    <w:rsid w:val="00914477"/>
    <w:rsid w:val="00915285"/>
    <w:rsid w:val="009157E6"/>
    <w:rsid w:val="00916E47"/>
    <w:rsid w:val="00917C93"/>
    <w:rsid w:val="00920992"/>
    <w:rsid w:val="00920A03"/>
    <w:rsid w:val="00920B34"/>
    <w:rsid w:val="00920E66"/>
    <w:rsid w:val="00920F35"/>
    <w:rsid w:val="009213A4"/>
    <w:rsid w:val="00921949"/>
    <w:rsid w:val="00921B03"/>
    <w:rsid w:val="009223D9"/>
    <w:rsid w:val="009232FF"/>
    <w:rsid w:val="0092406D"/>
    <w:rsid w:val="00925A61"/>
    <w:rsid w:val="00926507"/>
    <w:rsid w:val="00926551"/>
    <w:rsid w:val="00926F7A"/>
    <w:rsid w:val="00927C47"/>
    <w:rsid w:val="00927C82"/>
    <w:rsid w:val="00927DAB"/>
    <w:rsid w:val="009305AB"/>
    <w:rsid w:val="0093129C"/>
    <w:rsid w:val="00931B06"/>
    <w:rsid w:val="009323F5"/>
    <w:rsid w:val="00932BAB"/>
    <w:rsid w:val="00933A88"/>
    <w:rsid w:val="00933B1D"/>
    <w:rsid w:val="00934470"/>
    <w:rsid w:val="00934A8A"/>
    <w:rsid w:val="00934F9B"/>
    <w:rsid w:val="00935344"/>
    <w:rsid w:val="009364EC"/>
    <w:rsid w:val="00936713"/>
    <w:rsid w:val="0094013F"/>
    <w:rsid w:val="00940750"/>
    <w:rsid w:val="0094096F"/>
    <w:rsid w:val="00941372"/>
    <w:rsid w:val="009414CD"/>
    <w:rsid w:val="00941634"/>
    <w:rsid w:val="00942296"/>
    <w:rsid w:val="00943C59"/>
    <w:rsid w:val="00943F93"/>
    <w:rsid w:val="00944307"/>
    <w:rsid w:val="009443D6"/>
    <w:rsid w:val="009458FD"/>
    <w:rsid w:val="00945DCB"/>
    <w:rsid w:val="00945E08"/>
    <w:rsid w:val="009463B6"/>
    <w:rsid w:val="009475BC"/>
    <w:rsid w:val="00950C0B"/>
    <w:rsid w:val="00951526"/>
    <w:rsid w:val="00951E57"/>
    <w:rsid w:val="0095200E"/>
    <w:rsid w:val="00953C1D"/>
    <w:rsid w:val="00953D01"/>
    <w:rsid w:val="009542F8"/>
    <w:rsid w:val="00954520"/>
    <w:rsid w:val="00955B89"/>
    <w:rsid w:val="00956A23"/>
    <w:rsid w:val="00956EDA"/>
    <w:rsid w:val="00956F59"/>
    <w:rsid w:val="009572B1"/>
    <w:rsid w:val="00957335"/>
    <w:rsid w:val="00962655"/>
    <w:rsid w:val="00963333"/>
    <w:rsid w:val="0096346F"/>
    <w:rsid w:val="009641CB"/>
    <w:rsid w:val="009657F0"/>
    <w:rsid w:val="009665C9"/>
    <w:rsid w:val="00967CC7"/>
    <w:rsid w:val="00970273"/>
    <w:rsid w:val="0097091C"/>
    <w:rsid w:val="00970A76"/>
    <w:rsid w:val="00970E16"/>
    <w:rsid w:val="009715D2"/>
    <w:rsid w:val="00971ACD"/>
    <w:rsid w:val="00971F1F"/>
    <w:rsid w:val="00971F20"/>
    <w:rsid w:val="00973AD5"/>
    <w:rsid w:val="0097407D"/>
    <w:rsid w:val="009740EC"/>
    <w:rsid w:val="00974203"/>
    <w:rsid w:val="00974A5E"/>
    <w:rsid w:val="00976649"/>
    <w:rsid w:val="00976AD1"/>
    <w:rsid w:val="00977059"/>
    <w:rsid w:val="00977077"/>
    <w:rsid w:val="0097765B"/>
    <w:rsid w:val="0098051C"/>
    <w:rsid w:val="00980A85"/>
    <w:rsid w:val="00980F41"/>
    <w:rsid w:val="009829E2"/>
    <w:rsid w:val="00982F87"/>
    <w:rsid w:val="0098335C"/>
    <w:rsid w:val="009838F8"/>
    <w:rsid w:val="00983A29"/>
    <w:rsid w:val="0098460B"/>
    <w:rsid w:val="00984AE5"/>
    <w:rsid w:val="00985005"/>
    <w:rsid w:val="00986725"/>
    <w:rsid w:val="00990BF1"/>
    <w:rsid w:val="00991304"/>
    <w:rsid w:val="0099247C"/>
    <w:rsid w:val="00992557"/>
    <w:rsid w:val="0099262F"/>
    <w:rsid w:val="009929E6"/>
    <w:rsid w:val="0099347F"/>
    <w:rsid w:val="009938D5"/>
    <w:rsid w:val="00993D13"/>
    <w:rsid w:val="009942E5"/>
    <w:rsid w:val="009966CC"/>
    <w:rsid w:val="009A0390"/>
    <w:rsid w:val="009A1744"/>
    <w:rsid w:val="009A1B49"/>
    <w:rsid w:val="009A1E82"/>
    <w:rsid w:val="009A2189"/>
    <w:rsid w:val="009A2477"/>
    <w:rsid w:val="009A2EB2"/>
    <w:rsid w:val="009A3E2C"/>
    <w:rsid w:val="009A3F9A"/>
    <w:rsid w:val="009A418A"/>
    <w:rsid w:val="009A4DF3"/>
    <w:rsid w:val="009A526A"/>
    <w:rsid w:val="009A52B7"/>
    <w:rsid w:val="009A6C3E"/>
    <w:rsid w:val="009A6DBE"/>
    <w:rsid w:val="009A71C3"/>
    <w:rsid w:val="009A7209"/>
    <w:rsid w:val="009A756E"/>
    <w:rsid w:val="009B0A63"/>
    <w:rsid w:val="009B19FE"/>
    <w:rsid w:val="009B2CAF"/>
    <w:rsid w:val="009B2D6E"/>
    <w:rsid w:val="009B2DF4"/>
    <w:rsid w:val="009B4896"/>
    <w:rsid w:val="009B4CA6"/>
    <w:rsid w:val="009B581E"/>
    <w:rsid w:val="009B6ED5"/>
    <w:rsid w:val="009B793E"/>
    <w:rsid w:val="009B7FB6"/>
    <w:rsid w:val="009C1619"/>
    <w:rsid w:val="009C1CDC"/>
    <w:rsid w:val="009C3016"/>
    <w:rsid w:val="009C304D"/>
    <w:rsid w:val="009C3274"/>
    <w:rsid w:val="009C3694"/>
    <w:rsid w:val="009C3B05"/>
    <w:rsid w:val="009C3E17"/>
    <w:rsid w:val="009C4CFB"/>
    <w:rsid w:val="009C510A"/>
    <w:rsid w:val="009C5555"/>
    <w:rsid w:val="009C67DC"/>
    <w:rsid w:val="009C69A7"/>
    <w:rsid w:val="009C6A4D"/>
    <w:rsid w:val="009C6C2A"/>
    <w:rsid w:val="009C6EF5"/>
    <w:rsid w:val="009C749B"/>
    <w:rsid w:val="009C7D64"/>
    <w:rsid w:val="009D26CD"/>
    <w:rsid w:val="009D297F"/>
    <w:rsid w:val="009D374E"/>
    <w:rsid w:val="009D40D0"/>
    <w:rsid w:val="009D50A9"/>
    <w:rsid w:val="009D51B0"/>
    <w:rsid w:val="009D5548"/>
    <w:rsid w:val="009D59A8"/>
    <w:rsid w:val="009D5C91"/>
    <w:rsid w:val="009D60B7"/>
    <w:rsid w:val="009D631D"/>
    <w:rsid w:val="009D6B5D"/>
    <w:rsid w:val="009D6D45"/>
    <w:rsid w:val="009D7711"/>
    <w:rsid w:val="009E0234"/>
    <w:rsid w:val="009E19DE"/>
    <w:rsid w:val="009E1E76"/>
    <w:rsid w:val="009E1FB6"/>
    <w:rsid w:val="009E2006"/>
    <w:rsid w:val="009E2899"/>
    <w:rsid w:val="009E2E1D"/>
    <w:rsid w:val="009E3A61"/>
    <w:rsid w:val="009E491B"/>
    <w:rsid w:val="009E4A98"/>
    <w:rsid w:val="009E4FDF"/>
    <w:rsid w:val="009E5A00"/>
    <w:rsid w:val="009E5C03"/>
    <w:rsid w:val="009E6E44"/>
    <w:rsid w:val="009E7B27"/>
    <w:rsid w:val="009E7C03"/>
    <w:rsid w:val="009F29B0"/>
    <w:rsid w:val="009F2A32"/>
    <w:rsid w:val="009F3348"/>
    <w:rsid w:val="009F33AA"/>
    <w:rsid w:val="009F34FB"/>
    <w:rsid w:val="009F37A9"/>
    <w:rsid w:val="009F399C"/>
    <w:rsid w:val="009F3EB3"/>
    <w:rsid w:val="009F3EF4"/>
    <w:rsid w:val="009F3F1D"/>
    <w:rsid w:val="009F420D"/>
    <w:rsid w:val="009F76BF"/>
    <w:rsid w:val="009F7FC1"/>
    <w:rsid w:val="00A00DE2"/>
    <w:rsid w:val="00A00F68"/>
    <w:rsid w:val="00A01E1E"/>
    <w:rsid w:val="00A0265F"/>
    <w:rsid w:val="00A04C72"/>
    <w:rsid w:val="00A065AB"/>
    <w:rsid w:val="00A0729B"/>
    <w:rsid w:val="00A072EA"/>
    <w:rsid w:val="00A07339"/>
    <w:rsid w:val="00A07668"/>
    <w:rsid w:val="00A07EEE"/>
    <w:rsid w:val="00A10B6D"/>
    <w:rsid w:val="00A116DE"/>
    <w:rsid w:val="00A1179D"/>
    <w:rsid w:val="00A12012"/>
    <w:rsid w:val="00A120C4"/>
    <w:rsid w:val="00A148D4"/>
    <w:rsid w:val="00A14989"/>
    <w:rsid w:val="00A14A11"/>
    <w:rsid w:val="00A14FA9"/>
    <w:rsid w:val="00A15835"/>
    <w:rsid w:val="00A15C02"/>
    <w:rsid w:val="00A15E22"/>
    <w:rsid w:val="00A15E2B"/>
    <w:rsid w:val="00A164DB"/>
    <w:rsid w:val="00A165F4"/>
    <w:rsid w:val="00A16C03"/>
    <w:rsid w:val="00A17036"/>
    <w:rsid w:val="00A173EA"/>
    <w:rsid w:val="00A17936"/>
    <w:rsid w:val="00A20CE9"/>
    <w:rsid w:val="00A20DCC"/>
    <w:rsid w:val="00A20F8E"/>
    <w:rsid w:val="00A216C4"/>
    <w:rsid w:val="00A21B00"/>
    <w:rsid w:val="00A21C3A"/>
    <w:rsid w:val="00A22744"/>
    <w:rsid w:val="00A23119"/>
    <w:rsid w:val="00A23D28"/>
    <w:rsid w:val="00A23FCB"/>
    <w:rsid w:val="00A2447C"/>
    <w:rsid w:val="00A24932"/>
    <w:rsid w:val="00A252FC"/>
    <w:rsid w:val="00A2574A"/>
    <w:rsid w:val="00A257F3"/>
    <w:rsid w:val="00A261CA"/>
    <w:rsid w:val="00A26770"/>
    <w:rsid w:val="00A27295"/>
    <w:rsid w:val="00A27D23"/>
    <w:rsid w:val="00A27ECE"/>
    <w:rsid w:val="00A30DDF"/>
    <w:rsid w:val="00A30E8B"/>
    <w:rsid w:val="00A30F3C"/>
    <w:rsid w:val="00A31293"/>
    <w:rsid w:val="00A314D7"/>
    <w:rsid w:val="00A31C2C"/>
    <w:rsid w:val="00A31C86"/>
    <w:rsid w:val="00A32408"/>
    <w:rsid w:val="00A326AE"/>
    <w:rsid w:val="00A32A68"/>
    <w:rsid w:val="00A32AE6"/>
    <w:rsid w:val="00A33018"/>
    <w:rsid w:val="00A3485A"/>
    <w:rsid w:val="00A34D20"/>
    <w:rsid w:val="00A3525A"/>
    <w:rsid w:val="00A35F9C"/>
    <w:rsid w:val="00A370F0"/>
    <w:rsid w:val="00A37263"/>
    <w:rsid w:val="00A37315"/>
    <w:rsid w:val="00A3748E"/>
    <w:rsid w:val="00A378D1"/>
    <w:rsid w:val="00A37C64"/>
    <w:rsid w:val="00A37F42"/>
    <w:rsid w:val="00A410FC"/>
    <w:rsid w:val="00A415B6"/>
    <w:rsid w:val="00A42159"/>
    <w:rsid w:val="00A443FF"/>
    <w:rsid w:val="00A44C15"/>
    <w:rsid w:val="00A44C8A"/>
    <w:rsid w:val="00A45645"/>
    <w:rsid w:val="00A460A1"/>
    <w:rsid w:val="00A47744"/>
    <w:rsid w:val="00A47993"/>
    <w:rsid w:val="00A50D08"/>
    <w:rsid w:val="00A52B6B"/>
    <w:rsid w:val="00A537FD"/>
    <w:rsid w:val="00A54773"/>
    <w:rsid w:val="00A54795"/>
    <w:rsid w:val="00A54907"/>
    <w:rsid w:val="00A54987"/>
    <w:rsid w:val="00A54EA0"/>
    <w:rsid w:val="00A5511D"/>
    <w:rsid w:val="00A562DE"/>
    <w:rsid w:val="00A563CD"/>
    <w:rsid w:val="00A568F5"/>
    <w:rsid w:val="00A5754F"/>
    <w:rsid w:val="00A57FEE"/>
    <w:rsid w:val="00A6136D"/>
    <w:rsid w:val="00A616DE"/>
    <w:rsid w:val="00A61B6D"/>
    <w:rsid w:val="00A62A19"/>
    <w:rsid w:val="00A62D3C"/>
    <w:rsid w:val="00A62EAD"/>
    <w:rsid w:val="00A63316"/>
    <w:rsid w:val="00A6335B"/>
    <w:rsid w:val="00A638E3"/>
    <w:rsid w:val="00A65248"/>
    <w:rsid w:val="00A65993"/>
    <w:rsid w:val="00A65D14"/>
    <w:rsid w:val="00A666D1"/>
    <w:rsid w:val="00A67AC4"/>
    <w:rsid w:val="00A70EF1"/>
    <w:rsid w:val="00A71423"/>
    <w:rsid w:val="00A7266E"/>
    <w:rsid w:val="00A72AB7"/>
    <w:rsid w:val="00A733B2"/>
    <w:rsid w:val="00A73489"/>
    <w:rsid w:val="00A73D08"/>
    <w:rsid w:val="00A7455D"/>
    <w:rsid w:val="00A77830"/>
    <w:rsid w:val="00A8036F"/>
    <w:rsid w:val="00A80BAB"/>
    <w:rsid w:val="00A81523"/>
    <w:rsid w:val="00A81599"/>
    <w:rsid w:val="00A83479"/>
    <w:rsid w:val="00A83E24"/>
    <w:rsid w:val="00A84AA1"/>
    <w:rsid w:val="00A858BC"/>
    <w:rsid w:val="00A85D7A"/>
    <w:rsid w:val="00A9188C"/>
    <w:rsid w:val="00A91CAA"/>
    <w:rsid w:val="00A91D21"/>
    <w:rsid w:val="00A922F3"/>
    <w:rsid w:val="00A92B1F"/>
    <w:rsid w:val="00A92BEE"/>
    <w:rsid w:val="00A9396D"/>
    <w:rsid w:val="00A93D9B"/>
    <w:rsid w:val="00A948D5"/>
    <w:rsid w:val="00A94B54"/>
    <w:rsid w:val="00A970B1"/>
    <w:rsid w:val="00A9773E"/>
    <w:rsid w:val="00AA0ABA"/>
    <w:rsid w:val="00AA0BB9"/>
    <w:rsid w:val="00AA0D9B"/>
    <w:rsid w:val="00AA25CC"/>
    <w:rsid w:val="00AA30A7"/>
    <w:rsid w:val="00AA3AFF"/>
    <w:rsid w:val="00AA5C6B"/>
    <w:rsid w:val="00AA64FA"/>
    <w:rsid w:val="00AA7BEF"/>
    <w:rsid w:val="00AB018C"/>
    <w:rsid w:val="00AB0C50"/>
    <w:rsid w:val="00AB1405"/>
    <w:rsid w:val="00AB1419"/>
    <w:rsid w:val="00AB1BEA"/>
    <w:rsid w:val="00AB2358"/>
    <w:rsid w:val="00AB25C5"/>
    <w:rsid w:val="00AB28B4"/>
    <w:rsid w:val="00AB2C87"/>
    <w:rsid w:val="00AB2CB7"/>
    <w:rsid w:val="00AB3446"/>
    <w:rsid w:val="00AB43E7"/>
    <w:rsid w:val="00AB45C6"/>
    <w:rsid w:val="00AB472C"/>
    <w:rsid w:val="00AB4ACF"/>
    <w:rsid w:val="00AB4D25"/>
    <w:rsid w:val="00AB55F7"/>
    <w:rsid w:val="00AB59E5"/>
    <w:rsid w:val="00AB5AAA"/>
    <w:rsid w:val="00AB5CC8"/>
    <w:rsid w:val="00AB6F5B"/>
    <w:rsid w:val="00AB715C"/>
    <w:rsid w:val="00AB720B"/>
    <w:rsid w:val="00AB7472"/>
    <w:rsid w:val="00AB75A1"/>
    <w:rsid w:val="00AB78A4"/>
    <w:rsid w:val="00AC03D0"/>
    <w:rsid w:val="00AC236E"/>
    <w:rsid w:val="00AC2F25"/>
    <w:rsid w:val="00AC3AB7"/>
    <w:rsid w:val="00AC3CB0"/>
    <w:rsid w:val="00AC458F"/>
    <w:rsid w:val="00AC5880"/>
    <w:rsid w:val="00AC65CE"/>
    <w:rsid w:val="00AC67CD"/>
    <w:rsid w:val="00AC7A49"/>
    <w:rsid w:val="00AD0230"/>
    <w:rsid w:val="00AD101C"/>
    <w:rsid w:val="00AD10B9"/>
    <w:rsid w:val="00AD1E6F"/>
    <w:rsid w:val="00AD27DA"/>
    <w:rsid w:val="00AD2DF0"/>
    <w:rsid w:val="00AD3C7F"/>
    <w:rsid w:val="00AD3DEF"/>
    <w:rsid w:val="00AD4CB7"/>
    <w:rsid w:val="00AD4D9D"/>
    <w:rsid w:val="00AD4F32"/>
    <w:rsid w:val="00AD6221"/>
    <w:rsid w:val="00AD6605"/>
    <w:rsid w:val="00AD7982"/>
    <w:rsid w:val="00AD7D29"/>
    <w:rsid w:val="00AE0846"/>
    <w:rsid w:val="00AE1311"/>
    <w:rsid w:val="00AE1396"/>
    <w:rsid w:val="00AE1F99"/>
    <w:rsid w:val="00AE215A"/>
    <w:rsid w:val="00AE263C"/>
    <w:rsid w:val="00AE280A"/>
    <w:rsid w:val="00AE30FF"/>
    <w:rsid w:val="00AE322D"/>
    <w:rsid w:val="00AE340F"/>
    <w:rsid w:val="00AE5B9A"/>
    <w:rsid w:val="00AE77D5"/>
    <w:rsid w:val="00AE7FA7"/>
    <w:rsid w:val="00AF039C"/>
    <w:rsid w:val="00AF17DA"/>
    <w:rsid w:val="00AF1CCC"/>
    <w:rsid w:val="00AF210E"/>
    <w:rsid w:val="00AF4504"/>
    <w:rsid w:val="00AF454E"/>
    <w:rsid w:val="00AF4C74"/>
    <w:rsid w:val="00AF4E72"/>
    <w:rsid w:val="00AF4E7E"/>
    <w:rsid w:val="00AF52F3"/>
    <w:rsid w:val="00AF56BB"/>
    <w:rsid w:val="00AF633A"/>
    <w:rsid w:val="00AF732E"/>
    <w:rsid w:val="00AF7689"/>
    <w:rsid w:val="00B0059F"/>
    <w:rsid w:val="00B00BDC"/>
    <w:rsid w:val="00B00D0E"/>
    <w:rsid w:val="00B01653"/>
    <w:rsid w:val="00B018CE"/>
    <w:rsid w:val="00B02110"/>
    <w:rsid w:val="00B034D0"/>
    <w:rsid w:val="00B03967"/>
    <w:rsid w:val="00B04976"/>
    <w:rsid w:val="00B04E23"/>
    <w:rsid w:val="00B06CC8"/>
    <w:rsid w:val="00B10238"/>
    <w:rsid w:val="00B10B8B"/>
    <w:rsid w:val="00B12613"/>
    <w:rsid w:val="00B12BC1"/>
    <w:rsid w:val="00B12FAA"/>
    <w:rsid w:val="00B13EAE"/>
    <w:rsid w:val="00B140EF"/>
    <w:rsid w:val="00B1635F"/>
    <w:rsid w:val="00B20ED8"/>
    <w:rsid w:val="00B21161"/>
    <w:rsid w:val="00B2137C"/>
    <w:rsid w:val="00B22162"/>
    <w:rsid w:val="00B22D51"/>
    <w:rsid w:val="00B232F6"/>
    <w:rsid w:val="00B238A3"/>
    <w:rsid w:val="00B23B85"/>
    <w:rsid w:val="00B2443D"/>
    <w:rsid w:val="00B248CA"/>
    <w:rsid w:val="00B25073"/>
    <w:rsid w:val="00B25B43"/>
    <w:rsid w:val="00B271A2"/>
    <w:rsid w:val="00B27927"/>
    <w:rsid w:val="00B27954"/>
    <w:rsid w:val="00B303C0"/>
    <w:rsid w:val="00B3070A"/>
    <w:rsid w:val="00B310A6"/>
    <w:rsid w:val="00B314DA"/>
    <w:rsid w:val="00B31711"/>
    <w:rsid w:val="00B31938"/>
    <w:rsid w:val="00B32F63"/>
    <w:rsid w:val="00B3307B"/>
    <w:rsid w:val="00B3388D"/>
    <w:rsid w:val="00B34250"/>
    <w:rsid w:val="00B349C1"/>
    <w:rsid w:val="00B34A94"/>
    <w:rsid w:val="00B351BB"/>
    <w:rsid w:val="00B356A9"/>
    <w:rsid w:val="00B35E45"/>
    <w:rsid w:val="00B365C0"/>
    <w:rsid w:val="00B36C48"/>
    <w:rsid w:val="00B36E48"/>
    <w:rsid w:val="00B40748"/>
    <w:rsid w:val="00B40760"/>
    <w:rsid w:val="00B408CD"/>
    <w:rsid w:val="00B4260F"/>
    <w:rsid w:val="00B42B10"/>
    <w:rsid w:val="00B43855"/>
    <w:rsid w:val="00B4444F"/>
    <w:rsid w:val="00B44CB0"/>
    <w:rsid w:val="00B456FB"/>
    <w:rsid w:val="00B45DCB"/>
    <w:rsid w:val="00B45FF0"/>
    <w:rsid w:val="00B473CF"/>
    <w:rsid w:val="00B477E4"/>
    <w:rsid w:val="00B47FD2"/>
    <w:rsid w:val="00B50958"/>
    <w:rsid w:val="00B5103D"/>
    <w:rsid w:val="00B51FD4"/>
    <w:rsid w:val="00B52974"/>
    <w:rsid w:val="00B52D06"/>
    <w:rsid w:val="00B53CF8"/>
    <w:rsid w:val="00B53FC1"/>
    <w:rsid w:val="00B54774"/>
    <w:rsid w:val="00B54E69"/>
    <w:rsid w:val="00B54F0C"/>
    <w:rsid w:val="00B55331"/>
    <w:rsid w:val="00B559D3"/>
    <w:rsid w:val="00B559D6"/>
    <w:rsid w:val="00B5732C"/>
    <w:rsid w:val="00B57B27"/>
    <w:rsid w:val="00B57C9C"/>
    <w:rsid w:val="00B57E91"/>
    <w:rsid w:val="00B57FF9"/>
    <w:rsid w:val="00B60375"/>
    <w:rsid w:val="00B60CCC"/>
    <w:rsid w:val="00B6135E"/>
    <w:rsid w:val="00B616FE"/>
    <w:rsid w:val="00B61828"/>
    <w:rsid w:val="00B61E39"/>
    <w:rsid w:val="00B64D51"/>
    <w:rsid w:val="00B65CB5"/>
    <w:rsid w:val="00B6614F"/>
    <w:rsid w:val="00B666C6"/>
    <w:rsid w:val="00B67847"/>
    <w:rsid w:val="00B7111C"/>
    <w:rsid w:val="00B71319"/>
    <w:rsid w:val="00B71F09"/>
    <w:rsid w:val="00B72A43"/>
    <w:rsid w:val="00B72E22"/>
    <w:rsid w:val="00B74063"/>
    <w:rsid w:val="00B745C3"/>
    <w:rsid w:val="00B74B3D"/>
    <w:rsid w:val="00B75DCF"/>
    <w:rsid w:val="00B75EB1"/>
    <w:rsid w:val="00B77040"/>
    <w:rsid w:val="00B8004B"/>
    <w:rsid w:val="00B80D10"/>
    <w:rsid w:val="00B80ED3"/>
    <w:rsid w:val="00B814F5"/>
    <w:rsid w:val="00B835EA"/>
    <w:rsid w:val="00B83C9B"/>
    <w:rsid w:val="00B85189"/>
    <w:rsid w:val="00B85389"/>
    <w:rsid w:val="00B854BF"/>
    <w:rsid w:val="00B85CCE"/>
    <w:rsid w:val="00B902B2"/>
    <w:rsid w:val="00B9061B"/>
    <w:rsid w:val="00B906FE"/>
    <w:rsid w:val="00B912CB"/>
    <w:rsid w:val="00B92EF4"/>
    <w:rsid w:val="00B94BEC"/>
    <w:rsid w:val="00B94D58"/>
    <w:rsid w:val="00B94D59"/>
    <w:rsid w:val="00B94FF6"/>
    <w:rsid w:val="00B95E20"/>
    <w:rsid w:val="00B96D97"/>
    <w:rsid w:val="00BA0B09"/>
    <w:rsid w:val="00BA17E3"/>
    <w:rsid w:val="00BA2CAE"/>
    <w:rsid w:val="00BA3522"/>
    <w:rsid w:val="00BA4773"/>
    <w:rsid w:val="00BA52D7"/>
    <w:rsid w:val="00BA71A2"/>
    <w:rsid w:val="00BA7711"/>
    <w:rsid w:val="00BA7E21"/>
    <w:rsid w:val="00BA7F46"/>
    <w:rsid w:val="00BB0867"/>
    <w:rsid w:val="00BB0880"/>
    <w:rsid w:val="00BB10E4"/>
    <w:rsid w:val="00BB1417"/>
    <w:rsid w:val="00BB1B66"/>
    <w:rsid w:val="00BB1E7C"/>
    <w:rsid w:val="00BB235B"/>
    <w:rsid w:val="00BB236D"/>
    <w:rsid w:val="00BB2511"/>
    <w:rsid w:val="00BB2725"/>
    <w:rsid w:val="00BB2A4E"/>
    <w:rsid w:val="00BB2AEA"/>
    <w:rsid w:val="00BB31BE"/>
    <w:rsid w:val="00BB4057"/>
    <w:rsid w:val="00BB4142"/>
    <w:rsid w:val="00BB4692"/>
    <w:rsid w:val="00BB5239"/>
    <w:rsid w:val="00BB54DD"/>
    <w:rsid w:val="00BB604A"/>
    <w:rsid w:val="00BB65A9"/>
    <w:rsid w:val="00BB68E2"/>
    <w:rsid w:val="00BB6CD5"/>
    <w:rsid w:val="00BB7030"/>
    <w:rsid w:val="00BC0342"/>
    <w:rsid w:val="00BC0C0E"/>
    <w:rsid w:val="00BC0D9A"/>
    <w:rsid w:val="00BC15D5"/>
    <w:rsid w:val="00BC1DB5"/>
    <w:rsid w:val="00BC2378"/>
    <w:rsid w:val="00BC2393"/>
    <w:rsid w:val="00BC2427"/>
    <w:rsid w:val="00BC2EC4"/>
    <w:rsid w:val="00BC33AD"/>
    <w:rsid w:val="00BC5E0A"/>
    <w:rsid w:val="00BC64A5"/>
    <w:rsid w:val="00BC73F9"/>
    <w:rsid w:val="00BC7F61"/>
    <w:rsid w:val="00BD101D"/>
    <w:rsid w:val="00BD19DA"/>
    <w:rsid w:val="00BD2CA2"/>
    <w:rsid w:val="00BD4B01"/>
    <w:rsid w:val="00BD4E60"/>
    <w:rsid w:val="00BD4F61"/>
    <w:rsid w:val="00BD544C"/>
    <w:rsid w:val="00BD5A7F"/>
    <w:rsid w:val="00BD73EB"/>
    <w:rsid w:val="00BE0203"/>
    <w:rsid w:val="00BE11C8"/>
    <w:rsid w:val="00BE21F6"/>
    <w:rsid w:val="00BE2CF8"/>
    <w:rsid w:val="00BE2E8D"/>
    <w:rsid w:val="00BE36BB"/>
    <w:rsid w:val="00BE36CA"/>
    <w:rsid w:val="00BE3A58"/>
    <w:rsid w:val="00BE4785"/>
    <w:rsid w:val="00BE4C9A"/>
    <w:rsid w:val="00BE4CE0"/>
    <w:rsid w:val="00BE6A98"/>
    <w:rsid w:val="00BE7640"/>
    <w:rsid w:val="00BE78AC"/>
    <w:rsid w:val="00BF0920"/>
    <w:rsid w:val="00BF0970"/>
    <w:rsid w:val="00BF09A6"/>
    <w:rsid w:val="00BF1853"/>
    <w:rsid w:val="00BF338C"/>
    <w:rsid w:val="00BF406F"/>
    <w:rsid w:val="00BF5603"/>
    <w:rsid w:val="00BF5725"/>
    <w:rsid w:val="00BF5806"/>
    <w:rsid w:val="00BF5A34"/>
    <w:rsid w:val="00BF5B19"/>
    <w:rsid w:val="00BF6274"/>
    <w:rsid w:val="00BF6C24"/>
    <w:rsid w:val="00BF6DEA"/>
    <w:rsid w:val="00BF7728"/>
    <w:rsid w:val="00BF7AC6"/>
    <w:rsid w:val="00C002D8"/>
    <w:rsid w:val="00C00876"/>
    <w:rsid w:val="00C01709"/>
    <w:rsid w:val="00C02B0E"/>
    <w:rsid w:val="00C03AD2"/>
    <w:rsid w:val="00C04A5F"/>
    <w:rsid w:val="00C052F3"/>
    <w:rsid w:val="00C0582D"/>
    <w:rsid w:val="00C05962"/>
    <w:rsid w:val="00C0653E"/>
    <w:rsid w:val="00C071EB"/>
    <w:rsid w:val="00C1009C"/>
    <w:rsid w:val="00C112C6"/>
    <w:rsid w:val="00C119C8"/>
    <w:rsid w:val="00C121E4"/>
    <w:rsid w:val="00C12293"/>
    <w:rsid w:val="00C129F9"/>
    <w:rsid w:val="00C132A3"/>
    <w:rsid w:val="00C1349C"/>
    <w:rsid w:val="00C13D99"/>
    <w:rsid w:val="00C13F52"/>
    <w:rsid w:val="00C1417E"/>
    <w:rsid w:val="00C1490C"/>
    <w:rsid w:val="00C15276"/>
    <w:rsid w:val="00C158E2"/>
    <w:rsid w:val="00C15AF2"/>
    <w:rsid w:val="00C167D1"/>
    <w:rsid w:val="00C21698"/>
    <w:rsid w:val="00C24201"/>
    <w:rsid w:val="00C248CA"/>
    <w:rsid w:val="00C25473"/>
    <w:rsid w:val="00C2559A"/>
    <w:rsid w:val="00C259F3"/>
    <w:rsid w:val="00C25F2F"/>
    <w:rsid w:val="00C25F59"/>
    <w:rsid w:val="00C26BFC"/>
    <w:rsid w:val="00C26E25"/>
    <w:rsid w:val="00C271BD"/>
    <w:rsid w:val="00C308E1"/>
    <w:rsid w:val="00C30B24"/>
    <w:rsid w:val="00C31E13"/>
    <w:rsid w:val="00C31E3A"/>
    <w:rsid w:val="00C337FE"/>
    <w:rsid w:val="00C35051"/>
    <w:rsid w:val="00C351E9"/>
    <w:rsid w:val="00C35E38"/>
    <w:rsid w:val="00C37102"/>
    <w:rsid w:val="00C373F2"/>
    <w:rsid w:val="00C37D84"/>
    <w:rsid w:val="00C4029D"/>
    <w:rsid w:val="00C42D3A"/>
    <w:rsid w:val="00C431AD"/>
    <w:rsid w:val="00C43F66"/>
    <w:rsid w:val="00C453E8"/>
    <w:rsid w:val="00C465FC"/>
    <w:rsid w:val="00C46F08"/>
    <w:rsid w:val="00C47D2C"/>
    <w:rsid w:val="00C47D7C"/>
    <w:rsid w:val="00C500DC"/>
    <w:rsid w:val="00C51D86"/>
    <w:rsid w:val="00C5231A"/>
    <w:rsid w:val="00C53575"/>
    <w:rsid w:val="00C537B9"/>
    <w:rsid w:val="00C54268"/>
    <w:rsid w:val="00C54529"/>
    <w:rsid w:val="00C55584"/>
    <w:rsid w:val="00C55B17"/>
    <w:rsid w:val="00C5607D"/>
    <w:rsid w:val="00C564CF"/>
    <w:rsid w:val="00C57D82"/>
    <w:rsid w:val="00C612AC"/>
    <w:rsid w:val="00C623B1"/>
    <w:rsid w:val="00C624E8"/>
    <w:rsid w:val="00C62526"/>
    <w:rsid w:val="00C628B1"/>
    <w:rsid w:val="00C628B8"/>
    <w:rsid w:val="00C63143"/>
    <w:rsid w:val="00C63A22"/>
    <w:rsid w:val="00C659C4"/>
    <w:rsid w:val="00C6629A"/>
    <w:rsid w:val="00C66BFC"/>
    <w:rsid w:val="00C66FA6"/>
    <w:rsid w:val="00C67132"/>
    <w:rsid w:val="00C70B15"/>
    <w:rsid w:val="00C71350"/>
    <w:rsid w:val="00C7566C"/>
    <w:rsid w:val="00C7578C"/>
    <w:rsid w:val="00C75BD3"/>
    <w:rsid w:val="00C763A7"/>
    <w:rsid w:val="00C764EC"/>
    <w:rsid w:val="00C777FB"/>
    <w:rsid w:val="00C80256"/>
    <w:rsid w:val="00C83B5E"/>
    <w:rsid w:val="00C84DB2"/>
    <w:rsid w:val="00C856D6"/>
    <w:rsid w:val="00C85900"/>
    <w:rsid w:val="00C86913"/>
    <w:rsid w:val="00C87E26"/>
    <w:rsid w:val="00C87E36"/>
    <w:rsid w:val="00C9126B"/>
    <w:rsid w:val="00C9134E"/>
    <w:rsid w:val="00C920FA"/>
    <w:rsid w:val="00C934DD"/>
    <w:rsid w:val="00C93832"/>
    <w:rsid w:val="00C94954"/>
    <w:rsid w:val="00CA0A67"/>
    <w:rsid w:val="00CA1473"/>
    <w:rsid w:val="00CA15E8"/>
    <w:rsid w:val="00CA1717"/>
    <w:rsid w:val="00CA2B59"/>
    <w:rsid w:val="00CA4A42"/>
    <w:rsid w:val="00CA4A49"/>
    <w:rsid w:val="00CA6178"/>
    <w:rsid w:val="00CA6E64"/>
    <w:rsid w:val="00CA6E8D"/>
    <w:rsid w:val="00CB0928"/>
    <w:rsid w:val="00CB0A8E"/>
    <w:rsid w:val="00CB0D49"/>
    <w:rsid w:val="00CB1573"/>
    <w:rsid w:val="00CB237A"/>
    <w:rsid w:val="00CB2731"/>
    <w:rsid w:val="00CB2990"/>
    <w:rsid w:val="00CB2AFD"/>
    <w:rsid w:val="00CB2D61"/>
    <w:rsid w:val="00CB3E45"/>
    <w:rsid w:val="00CB512E"/>
    <w:rsid w:val="00CB51F4"/>
    <w:rsid w:val="00CB624F"/>
    <w:rsid w:val="00CB6ECA"/>
    <w:rsid w:val="00CB6F6D"/>
    <w:rsid w:val="00CB752F"/>
    <w:rsid w:val="00CB794E"/>
    <w:rsid w:val="00CB79BF"/>
    <w:rsid w:val="00CC3924"/>
    <w:rsid w:val="00CC5B81"/>
    <w:rsid w:val="00CC7A74"/>
    <w:rsid w:val="00CD0456"/>
    <w:rsid w:val="00CD10A5"/>
    <w:rsid w:val="00CD1322"/>
    <w:rsid w:val="00CD3FC7"/>
    <w:rsid w:val="00CD4192"/>
    <w:rsid w:val="00CD6966"/>
    <w:rsid w:val="00CD6B40"/>
    <w:rsid w:val="00CD6C67"/>
    <w:rsid w:val="00CE000B"/>
    <w:rsid w:val="00CE0179"/>
    <w:rsid w:val="00CE0771"/>
    <w:rsid w:val="00CE1D83"/>
    <w:rsid w:val="00CE2B2B"/>
    <w:rsid w:val="00CE3042"/>
    <w:rsid w:val="00CE33E4"/>
    <w:rsid w:val="00CE341E"/>
    <w:rsid w:val="00CE3BF2"/>
    <w:rsid w:val="00CE3D99"/>
    <w:rsid w:val="00CE4F0E"/>
    <w:rsid w:val="00CE720F"/>
    <w:rsid w:val="00CF0602"/>
    <w:rsid w:val="00CF07CD"/>
    <w:rsid w:val="00CF1BB3"/>
    <w:rsid w:val="00CF1E46"/>
    <w:rsid w:val="00CF2214"/>
    <w:rsid w:val="00CF24A2"/>
    <w:rsid w:val="00CF30B0"/>
    <w:rsid w:val="00CF4694"/>
    <w:rsid w:val="00CF51D5"/>
    <w:rsid w:val="00CF53A0"/>
    <w:rsid w:val="00CF53CA"/>
    <w:rsid w:val="00CF6D51"/>
    <w:rsid w:val="00CF70D9"/>
    <w:rsid w:val="00CF7945"/>
    <w:rsid w:val="00D0030E"/>
    <w:rsid w:val="00D005A6"/>
    <w:rsid w:val="00D005B3"/>
    <w:rsid w:val="00D006C3"/>
    <w:rsid w:val="00D010A9"/>
    <w:rsid w:val="00D01493"/>
    <w:rsid w:val="00D019F6"/>
    <w:rsid w:val="00D01C73"/>
    <w:rsid w:val="00D01EAD"/>
    <w:rsid w:val="00D02BA6"/>
    <w:rsid w:val="00D03B6E"/>
    <w:rsid w:val="00D05A0D"/>
    <w:rsid w:val="00D06192"/>
    <w:rsid w:val="00D06288"/>
    <w:rsid w:val="00D07981"/>
    <w:rsid w:val="00D07E87"/>
    <w:rsid w:val="00D07F29"/>
    <w:rsid w:val="00D07F88"/>
    <w:rsid w:val="00D101AF"/>
    <w:rsid w:val="00D122A0"/>
    <w:rsid w:val="00D12E9E"/>
    <w:rsid w:val="00D13B33"/>
    <w:rsid w:val="00D15379"/>
    <w:rsid w:val="00D15B0C"/>
    <w:rsid w:val="00D169FB"/>
    <w:rsid w:val="00D172AC"/>
    <w:rsid w:val="00D17C3E"/>
    <w:rsid w:val="00D20641"/>
    <w:rsid w:val="00D20C26"/>
    <w:rsid w:val="00D21005"/>
    <w:rsid w:val="00D21245"/>
    <w:rsid w:val="00D21672"/>
    <w:rsid w:val="00D223EA"/>
    <w:rsid w:val="00D23624"/>
    <w:rsid w:val="00D23B72"/>
    <w:rsid w:val="00D24A26"/>
    <w:rsid w:val="00D24ECA"/>
    <w:rsid w:val="00D256B3"/>
    <w:rsid w:val="00D2627A"/>
    <w:rsid w:val="00D26B5A"/>
    <w:rsid w:val="00D270E6"/>
    <w:rsid w:val="00D30A64"/>
    <w:rsid w:val="00D314EB"/>
    <w:rsid w:val="00D3186D"/>
    <w:rsid w:val="00D3217E"/>
    <w:rsid w:val="00D32968"/>
    <w:rsid w:val="00D331A4"/>
    <w:rsid w:val="00D337D3"/>
    <w:rsid w:val="00D33DC2"/>
    <w:rsid w:val="00D3494E"/>
    <w:rsid w:val="00D34D3E"/>
    <w:rsid w:val="00D34F5E"/>
    <w:rsid w:val="00D35231"/>
    <w:rsid w:val="00D3584A"/>
    <w:rsid w:val="00D35D90"/>
    <w:rsid w:val="00D3692B"/>
    <w:rsid w:val="00D36D3D"/>
    <w:rsid w:val="00D37491"/>
    <w:rsid w:val="00D37A28"/>
    <w:rsid w:val="00D41696"/>
    <w:rsid w:val="00D42B16"/>
    <w:rsid w:val="00D439D4"/>
    <w:rsid w:val="00D43C7F"/>
    <w:rsid w:val="00D44271"/>
    <w:rsid w:val="00D449EB"/>
    <w:rsid w:val="00D44EB7"/>
    <w:rsid w:val="00D4517B"/>
    <w:rsid w:val="00D4562B"/>
    <w:rsid w:val="00D50891"/>
    <w:rsid w:val="00D5122D"/>
    <w:rsid w:val="00D5191D"/>
    <w:rsid w:val="00D52284"/>
    <w:rsid w:val="00D52AA4"/>
    <w:rsid w:val="00D52BEA"/>
    <w:rsid w:val="00D53159"/>
    <w:rsid w:val="00D53E77"/>
    <w:rsid w:val="00D544D4"/>
    <w:rsid w:val="00D57BB2"/>
    <w:rsid w:val="00D5821B"/>
    <w:rsid w:val="00D60463"/>
    <w:rsid w:val="00D60987"/>
    <w:rsid w:val="00D611D0"/>
    <w:rsid w:val="00D61C1F"/>
    <w:rsid w:val="00D63028"/>
    <w:rsid w:val="00D630CC"/>
    <w:rsid w:val="00D630F4"/>
    <w:rsid w:val="00D63596"/>
    <w:rsid w:val="00D63CCC"/>
    <w:rsid w:val="00D63FC6"/>
    <w:rsid w:val="00D648F2"/>
    <w:rsid w:val="00D64CE8"/>
    <w:rsid w:val="00D65887"/>
    <w:rsid w:val="00D663B9"/>
    <w:rsid w:val="00D666C9"/>
    <w:rsid w:val="00D6725E"/>
    <w:rsid w:val="00D7017C"/>
    <w:rsid w:val="00D70F6D"/>
    <w:rsid w:val="00D71757"/>
    <w:rsid w:val="00D717CF"/>
    <w:rsid w:val="00D742F2"/>
    <w:rsid w:val="00D7479A"/>
    <w:rsid w:val="00D7588F"/>
    <w:rsid w:val="00D769D1"/>
    <w:rsid w:val="00D76C44"/>
    <w:rsid w:val="00D76E5B"/>
    <w:rsid w:val="00D77495"/>
    <w:rsid w:val="00D776EC"/>
    <w:rsid w:val="00D8069D"/>
    <w:rsid w:val="00D80840"/>
    <w:rsid w:val="00D81752"/>
    <w:rsid w:val="00D81BD9"/>
    <w:rsid w:val="00D81C74"/>
    <w:rsid w:val="00D83040"/>
    <w:rsid w:val="00D83F71"/>
    <w:rsid w:val="00D8410B"/>
    <w:rsid w:val="00D843E5"/>
    <w:rsid w:val="00D8449E"/>
    <w:rsid w:val="00D84AF8"/>
    <w:rsid w:val="00D857B2"/>
    <w:rsid w:val="00D8691D"/>
    <w:rsid w:val="00D90F17"/>
    <w:rsid w:val="00D9101C"/>
    <w:rsid w:val="00D91A2C"/>
    <w:rsid w:val="00D920E6"/>
    <w:rsid w:val="00D92CD0"/>
    <w:rsid w:val="00D9301F"/>
    <w:rsid w:val="00D951D3"/>
    <w:rsid w:val="00D95858"/>
    <w:rsid w:val="00D96467"/>
    <w:rsid w:val="00D97C49"/>
    <w:rsid w:val="00DA01C8"/>
    <w:rsid w:val="00DA0B5B"/>
    <w:rsid w:val="00DA1888"/>
    <w:rsid w:val="00DA1D11"/>
    <w:rsid w:val="00DA2BBC"/>
    <w:rsid w:val="00DA2F27"/>
    <w:rsid w:val="00DA31AD"/>
    <w:rsid w:val="00DA3627"/>
    <w:rsid w:val="00DA3A3B"/>
    <w:rsid w:val="00DA418F"/>
    <w:rsid w:val="00DA5BAE"/>
    <w:rsid w:val="00DA60E6"/>
    <w:rsid w:val="00DA7B99"/>
    <w:rsid w:val="00DB01FB"/>
    <w:rsid w:val="00DB023A"/>
    <w:rsid w:val="00DB09C9"/>
    <w:rsid w:val="00DB1688"/>
    <w:rsid w:val="00DB1CEE"/>
    <w:rsid w:val="00DB1D6B"/>
    <w:rsid w:val="00DB1D6C"/>
    <w:rsid w:val="00DB22D7"/>
    <w:rsid w:val="00DB230A"/>
    <w:rsid w:val="00DB2724"/>
    <w:rsid w:val="00DB314C"/>
    <w:rsid w:val="00DB3801"/>
    <w:rsid w:val="00DB3A19"/>
    <w:rsid w:val="00DB3E46"/>
    <w:rsid w:val="00DB404F"/>
    <w:rsid w:val="00DB451F"/>
    <w:rsid w:val="00DB682D"/>
    <w:rsid w:val="00DB6A9F"/>
    <w:rsid w:val="00DB7B26"/>
    <w:rsid w:val="00DC0375"/>
    <w:rsid w:val="00DC0D57"/>
    <w:rsid w:val="00DC0EBA"/>
    <w:rsid w:val="00DC2B86"/>
    <w:rsid w:val="00DC3756"/>
    <w:rsid w:val="00DC4976"/>
    <w:rsid w:val="00DC49AE"/>
    <w:rsid w:val="00DC4BF8"/>
    <w:rsid w:val="00DC4CD1"/>
    <w:rsid w:val="00DC56C4"/>
    <w:rsid w:val="00DC57BB"/>
    <w:rsid w:val="00DC5E57"/>
    <w:rsid w:val="00DC5ED9"/>
    <w:rsid w:val="00DC6006"/>
    <w:rsid w:val="00DC63FF"/>
    <w:rsid w:val="00DC646A"/>
    <w:rsid w:val="00DC6543"/>
    <w:rsid w:val="00DC6A94"/>
    <w:rsid w:val="00DC6BC2"/>
    <w:rsid w:val="00DC7402"/>
    <w:rsid w:val="00DD0664"/>
    <w:rsid w:val="00DD12FB"/>
    <w:rsid w:val="00DD1CE8"/>
    <w:rsid w:val="00DD294E"/>
    <w:rsid w:val="00DD2E77"/>
    <w:rsid w:val="00DD3760"/>
    <w:rsid w:val="00DD43A0"/>
    <w:rsid w:val="00DD4D02"/>
    <w:rsid w:val="00DD575E"/>
    <w:rsid w:val="00DD57B6"/>
    <w:rsid w:val="00DD5B5D"/>
    <w:rsid w:val="00DD6071"/>
    <w:rsid w:val="00DD60A7"/>
    <w:rsid w:val="00DD6FF5"/>
    <w:rsid w:val="00DE0275"/>
    <w:rsid w:val="00DE13BB"/>
    <w:rsid w:val="00DE1C9E"/>
    <w:rsid w:val="00DE2082"/>
    <w:rsid w:val="00DE2420"/>
    <w:rsid w:val="00DE3416"/>
    <w:rsid w:val="00DE3521"/>
    <w:rsid w:val="00DE4441"/>
    <w:rsid w:val="00DE4540"/>
    <w:rsid w:val="00DE4808"/>
    <w:rsid w:val="00DE4B78"/>
    <w:rsid w:val="00DE50A2"/>
    <w:rsid w:val="00DE5ADB"/>
    <w:rsid w:val="00DE5B5F"/>
    <w:rsid w:val="00DE5D02"/>
    <w:rsid w:val="00DE6267"/>
    <w:rsid w:val="00DE6739"/>
    <w:rsid w:val="00DE74FA"/>
    <w:rsid w:val="00DE7D87"/>
    <w:rsid w:val="00DF10A5"/>
    <w:rsid w:val="00DF1338"/>
    <w:rsid w:val="00DF1B66"/>
    <w:rsid w:val="00DF26CA"/>
    <w:rsid w:val="00DF2855"/>
    <w:rsid w:val="00DF3AA4"/>
    <w:rsid w:val="00DF4011"/>
    <w:rsid w:val="00DF441E"/>
    <w:rsid w:val="00DF4DAF"/>
    <w:rsid w:val="00DF5531"/>
    <w:rsid w:val="00DF5C0A"/>
    <w:rsid w:val="00DF72B6"/>
    <w:rsid w:val="00DF73A9"/>
    <w:rsid w:val="00DF76DF"/>
    <w:rsid w:val="00DF76F6"/>
    <w:rsid w:val="00E00086"/>
    <w:rsid w:val="00E00127"/>
    <w:rsid w:val="00E005A4"/>
    <w:rsid w:val="00E00FB1"/>
    <w:rsid w:val="00E016E0"/>
    <w:rsid w:val="00E01B97"/>
    <w:rsid w:val="00E02103"/>
    <w:rsid w:val="00E0301E"/>
    <w:rsid w:val="00E03A3B"/>
    <w:rsid w:val="00E03C9B"/>
    <w:rsid w:val="00E03DBA"/>
    <w:rsid w:val="00E045EB"/>
    <w:rsid w:val="00E05BBA"/>
    <w:rsid w:val="00E06126"/>
    <w:rsid w:val="00E06FD1"/>
    <w:rsid w:val="00E07717"/>
    <w:rsid w:val="00E0796F"/>
    <w:rsid w:val="00E10008"/>
    <w:rsid w:val="00E10A29"/>
    <w:rsid w:val="00E10AA8"/>
    <w:rsid w:val="00E11065"/>
    <w:rsid w:val="00E11325"/>
    <w:rsid w:val="00E116D2"/>
    <w:rsid w:val="00E118D1"/>
    <w:rsid w:val="00E11CFA"/>
    <w:rsid w:val="00E11DEB"/>
    <w:rsid w:val="00E122E2"/>
    <w:rsid w:val="00E1254F"/>
    <w:rsid w:val="00E12D97"/>
    <w:rsid w:val="00E14F8C"/>
    <w:rsid w:val="00E150EA"/>
    <w:rsid w:val="00E1556B"/>
    <w:rsid w:val="00E16130"/>
    <w:rsid w:val="00E163C1"/>
    <w:rsid w:val="00E16A41"/>
    <w:rsid w:val="00E176E3"/>
    <w:rsid w:val="00E179C0"/>
    <w:rsid w:val="00E2018F"/>
    <w:rsid w:val="00E22244"/>
    <w:rsid w:val="00E241C8"/>
    <w:rsid w:val="00E241E5"/>
    <w:rsid w:val="00E24795"/>
    <w:rsid w:val="00E25236"/>
    <w:rsid w:val="00E2626D"/>
    <w:rsid w:val="00E2647B"/>
    <w:rsid w:val="00E27762"/>
    <w:rsid w:val="00E27A80"/>
    <w:rsid w:val="00E3123D"/>
    <w:rsid w:val="00E31928"/>
    <w:rsid w:val="00E32E98"/>
    <w:rsid w:val="00E342FD"/>
    <w:rsid w:val="00E355FF"/>
    <w:rsid w:val="00E370EE"/>
    <w:rsid w:val="00E40B54"/>
    <w:rsid w:val="00E418CC"/>
    <w:rsid w:val="00E41972"/>
    <w:rsid w:val="00E41E93"/>
    <w:rsid w:val="00E4208A"/>
    <w:rsid w:val="00E42E88"/>
    <w:rsid w:val="00E42FEF"/>
    <w:rsid w:val="00E43384"/>
    <w:rsid w:val="00E43674"/>
    <w:rsid w:val="00E43D59"/>
    <w:rsid w:val="00E44A9F"/>
    <w:rsid w:val="00E44C8B"/>
    <w:rsid w:val="00E45198"/>
    <w:rsid w:val="00E4538C"/>
    <w:rsid w:val="00E4565C"/>
    <w:rsid w:val="00E45DD9"/>
    <w:rsid w:val="00E4770D"/>
    <w:rsid w:val="00E479C0"/>
    <w:rsid w:val="00E47D31"/>
    <w:rsid w:val="00E47EA1"/>
    <w:rsid w:val="00E50373"/>
    <w:rsid w:val="00E5071D"/>
    <w:rsid w:val="00E50A8B"/>
    <w:rsid w:val="00E5107D"/>
    <w:rsid w:val="00E5135A"/>
    <w:rsid w:val="00E51921"/>
    <w:rsid w:val="00E51DC3"/>
    <w:rsid w:val="00E5226E"/>
    <w:rsid w:val="00E53691"/>
    <w:rsid w:val="00E53CE8"/>
    <w:rsid w:val="00E54606"/>
    <w:rsid w:val="00E54AE8"/>
    <w:rsid w:val="00E557C9"/>
    <w:rsid w:val="00E55E17"/>
    <w:rsid w:val="00E565D6"/>
    <w:rsid w:val="00E5720A"/>
    <w:rsid w:val="00E579E1"/>
    <w:rsid w:val="00E60543"/>
    <w:rsid w:val="00E6090B"/>
    <w:rsid w:val="00E60B4F"/>
    <w:rsid w:val="00E60E70"/>
    <w:rsid w:val="00E6100B"/>
    <w:rsid w:val="00E6159E"/>
    <w:rsid w:val="00E619EC"/>
    <w:rsid w:val="00E623EC"/>
    <w:rsid w:val="00E62477"/>
    <w:rsid w:val="00E6268B"/>
    <w:rsid w:val="00E630CF"/>
    <w:rsid w:val="00E63530"/>
    <w:rsid w:val="00E63C0D"/>
    <w:rsid w:val="00E644F9"/>
    <w:rsid w:val="00E6519B"/>
    <w:rsid w:val="00E65359"/>
    <w:rsid w:val="00E66E5F"/>
    <w:rsid w:val="00E66ECC"/>
    <w:rsid w:val="00E67534"/>
    <w:rsid w:val="00E7078B"/>
    <w:rsid w:val="00E70E79"/>
    <w:rsid w:val="00E710C4"/>
    <w:rsid w:val="00E714B0"/>
    <w:rsid w:val="00E71ADD"/>
    <w:rsid w:val="00E7220F"/>
    <w:rsid w:val="00E7229F"/>
    <w:rsid w:val="00E72C86"/>
    <w:rsid w:val="00E72E1F"/>
    <w:rsid w:val="00E73234"/>
    <w:rsid w:val="00E736F4"/>
    <w:rsid w:val="00E73C8A"/>
    <w:rsid w:val="00E73C92"/>
    <w:rsid w:val="00E74D72"/>
    <w:rsid w:val="00E752E8"/>
    <w:rsid w:val="00E75AA0"/>
    <w:rsid w:val="00E76149"/>
    <w:rsid w:val="00E767EE"/>
    <w:rsid w:val="00E775F8"/>
    <w:rsid w:val="00E77ECB"/>
    <w:rsid w:val="00E80378"/>
    <w:rsid w:val="00E80FAC"/>
    <w:rsid w:val="00E82068"/>
    <w:rsid w:val="00E835D5"/>
    <w:rsid w:val="00E83651"/>
    <w:rsid w:val="00E83E45"/>
    <w:rsid w:val="00E83F57"/>
    <w:rsid w:val="00E84467"/>
    <w:rsid w:val="00E85368"/>
    <w:rsid w:val="00E86421"/>
    <w:rsid w:val="00E86BFF"/>
    <w:rsid w:val="00E91CD1"/>
    <w:rsid w:val="00E93EA7"/>
    <w:rsid w:val="00E94F97"/>
    <w:rsid w:val="00E955A5"/>
    <w:rsid w:val="00E9568B"/>
    <w:rsid w:val="00E961D7"/>
    <w:rsid w:val="00E97278"/>
    <w:rsid w:val="00E97AC2"/>
    <w:rsid w:val="00EA094E"/>
    <w:rsid w:val="00EA0EEC"/>
    <w:rsid w:val="00EA1993"/>
    <w:rsid w:val="00EA2883"/>
    <w:rsid w:val="00EA4C44"/>
    <w:rsid w:val="00EA5332"/>
    <w:rsid w:val="00EA5397"/>
    <w:rsid w:val="00EA6512"/>
    <w:rsid w:val="00EA7334"/>
    <w:rsid w:val="00EB14E4"/>
    <w:rsid w:val="00EB3364"/>
    <w:rsid w:val="00EB49B5"/>
    <w:rsid w:val="00EB4C5B"/>
    <w:rsid w:val="00EB6087"/>
    <w:rsid w:val="00EB67C0"/>
    <w:rsid w:val="00EB68D8"/>
    <w:rsid w:val="00EB7500"/>
    <w:rsid w:val="00EC0356"/>
    <w:rsid w:val="00EC130B"/>
    <w:rsid w:val="00EC160C"/>
    <w:rsid w:val="00EC1E45"/>
    <w:rsid w:val="00EC2DCE"/>
    <w:rsid w:val="00EC3613"/>
    <w:rsid w:val="00EC3AB2"/>
    <w:rsid w:val="00EC3BE1"/>
    <w:rsid w:val="00EC4009"/>
    <w:rsid w:val="00EC436F"/>
    <w:rsid w:val="00EC500B"/>
    <w:rsid w:val="00EC57C6"/>
    <w:rsid w:val="00EC7EF7"/>
    <w:rsid w:val="00ED0637"/>
    <w:rsid w:val="00ED27FB"/>
    <w:rsid w:val="00ED2C68"/>
    <w:rsid w:val="00ED2DB5"/>
    <w:rsid w:val="00ED34E7"/>
    <w:rsid w:val="00ED42B2"/>
    <w:rsid w:val="00ED4CC0"/>
    <w:rsid w:val="00ED5E07"/>
    <w:rsid w:val="00ED76E4"/>
    <w:rsid w:val="00ED7740"/>
    <w:rsid w:val="00ED7A35"/>
    <w:rsid w:val="00EE0FBA"/>
    <w:rsid w:val="00EE120C"/>
    <w:rsid w:val="00EE1C7E"/>
    <w:rsid w:val="00EE1D34"/>
    <w:rsid w:val="00EE24B4"/>
    <w:rsid w:val="00EE35DE"/>
    <w:rsid w:val="00EE3A2D"/>
    <w:rsid w:val="00EE3FE4"/>
    <w:rsid w:val="00EE41D1"/>
    <w:rsid w:val="00EE44E9"/>
    <w:rsid w:val="00EE45E8"/>
    <w:rsid w:val="00EE58BE"/>
    <w:rsid w:val="00EE5ADE"/>
    <w:rsid w:val="00EE5FC2"/>
    <w:rsid w:val="00EE6334"/>
    <w:rsid w:val="00EE67AF"/>
    <w:rsid w:val="00EE7060"/>
    <w:rsid w:val="00EE719D"/>
    <w:rsid w:val="00EF0851"/>
    <w:rsid w:val="00EF1C93"/>
    <w:rsid w:val="00EF36B1"/>
    <w:rsid w:val="00EF477A"/>
    <w:rsid w:val="00EF54BC"/>
    <w:rsid w:val="00EF57C9"/>
    <w:rsid w:val="00EF6133"/>
    <w:rsid w:val="00EF6816"/>
    <w:rsid w:val="00EF7311"/>
    <w:rsid w:val="00EF7DE3"/>
    <w:rsid w:val="00F000E9"/>
    <w:rsid w:val="00F00D68"/>
    <w:rsid w:val="00F01650"/>
    <w:rsid w:val="00F016FF"/>
    <w:rsid w:val="00F018B9"/>
    <w:rsid w:val="00F01E03"/>
    <w:rsid w:val="00F022CC"/>
    <w:rsid w:val="00F0524C"/>
    <w:rsid w:val="00F05E3F"/>
    <w:rsid w:val="00F05E87"/>
    <w:rsid w:val="00F06FB4"/>
    <w:rsid w:val="00F10267"/>
    <w:rsid w:val="00F105D3"/>
    <w:rsid w:val="00F10A0A"/>
    <w:rsid w:val="00F12542"/>
    <w:rsid w:val="00F12E4D"/>
    <w:rsid w:val="00F139FD"/>
    <w:rsid w:val="00F13D07"/>
    <w:rsid w:val="00F152EA"/>
    <w:rsid w:val="00F15A23"/>
    <w:rsid w:val="00F16E3B"/>
    <w:rsid w:val="00F17DC6"/>
    <w:rsid w:val="00F20EA2"/>
    <w:rsid w:val="00F213D5"/>
    <w:rsid w:val="00F21CAA"/>
    <w:rsid w:val="00F21FB2"/>
    <w:rsid w:val="00F2221E"/>
    <w:rsid w:val="00F23491"/>
    <w:rsid w:val="00F246AE"/>
    <w:rsid w:val="00F250EE"/>
    <w:rsid w:val="00F251CC"/>
    <w:rsid w:val="00F2567C"/>
    <w:rsid w:val="00F27C86"/>
    <w:rsid w:val="00F27DBF"/>
    <w:rsid w:val="00F31184"/>
    <w:rsid w:val="00F311F7"/>
    <w:rsid w:val="00F31B53"/>
    <w:rsid w:val="00F31C55"/>
    <w:rsid w:val="00F31E54"/>
    <w:rsid w:val="00F32542"/>
    <w:rsid w:val="00F327DA"/>
    <w:rsid w:val="00F32C5E"/>
    <w:rsid w:val="00F32FFD"/>
    <w:rsid w:val="00F34F72"/>
    <w:rsid w:val="00F35990"/>
    <w:rsid w:val="00F3607B"/>
    <w:rsid w:val="00F3624B"/>
    <w:rsid w:val="00F4041C"/>
    <w:rsid w:val="00F40601"/>
    <w:rsid w:val="00F4097F"/>
    <w:rsid w:val="00F4129C"/>
    <w:rsid w:val="00F41951"/>
    <w:rsid w:val="00F419CD"/>
    <w:rsid w:val="00F421CA"/>
    <w:rsid w:val="00F42837"/>
    <w:rsid w:val="00F43BB3"/>
    <w:rsid w:val="00F43D84"/>
    <w:rsid w:val="00F44178"/>
    <w:rsid w:val="00F44445"/>
    <w:rsid w:val="00F45266"/>
    <w:rsid w:val="00F45412"/>
    <w:rsid w:val="00F45EA5"/>
    <w:rsid w:val="00F47348"/>
    <w:rsid w:val="00F4741F"/>
    <w:rsid w:val="00F47899"/>
    <w:rsid w:val="00F50BCA"/>
    <w:rsid w:val="00F51767"/>
    <w:rsid w:val="00F51F04"/>
    <w:rsid w:val="00F526E5"/>
    <w:rsid w:val="00F53674"/>
    <w:rsid w:val="00F548F5"/>
    <w:rsid w:val="00F54F10"/>
    <w:rsid w:val="00F552FA"/>
    <w:rsid w:val="00F555DC"/>
    <w:rsid w:val="00F55E83"/>
    <w:rsid w:val="00F55F61"/>
    <w:rsid w:val="00F5609F"/>
    <w:rsid w:val="00F57054"/>
    <w:rsid w:val="00F57A5B"/>
    <w:rsid w:val="00F6062A"/>
    <w:rsid w:val="00F6171C"/>
    <w:rsid w:val="00F61E0E"/>
    <w:rsid w:val="00F62C91"/>
    <w:rsid w:val="00F62E06"/>
    <w:rsid w:val="00F63434"/>
    <w:rsid w:val="00F63D3C"/>
    <w:rsid w:val="00F641F9"/>
    <w:rsid w:val="00F64399"/>
    <w:rsid w:val="00F645EA"/>
    <w:rsid w:val="00F646E4"/>
    <w:rsid w:val="00F64BA4"/>
    <w:rsid w:val="00F65163"/>
    <w:rsid w:val="00F6607A"/>
    <w:rsid w:val="00F66A52"/>
    <w:rsid w:val="00F67879"/>
    <w:rsid w:val="00F702E8"/>
    <w:rsid w:val="00F7041C"/>
    <w:rsid w:val="00F70CEC"/>
    <w:rsid w:val="00F70F04"/>
    <w:rsid w:val="00F7175F"/>
    <w:rsid w:val="00F72731"/>
    <w:rsid w:val="00F7289F"/>
    <w:rsid w:val="00F72CE2"/>
    <w:rsid w:val="00F72F2C"/>
    <w:rsid w:val="00F7314E"/>
    <w:rsid w:val="00F741BD"/>
    <w:rsid w:val="00F749C4"/>
    <w:rsid w:val="00F75F4F"/>
    <w:rsid w:val="00F7735A"/>
    <w:rsid w:val="00F773DE"/>
    <w:rsid w:val="00F77D6D"/>
    <w:rsid w:val="00F8019C"/>
    <w:rsid w:val="00F80B37"/>
    <w:rsid w:val="00F81D82"/>
    <w:rsid w:val="00F81E60"/>
    <w:rsid w:val="00F829D1"/>
    <w:rsid w:val="00F838EC"/>
    <w:rsid w:val="00F841A0"/>
    <w:rsid w:val="00F85206"/>
    <w:rsid w:val="00F869C6"/>
    <w:rsid w:val="00F86C08"/>
    <w:rsid w:val="00F87673"/>
    <w:rsid w:val="00F87E52"/>
    <w:rsid w:val="00F90228"/>
    <w:rsid w:val="00F91985"/>
    <w:rsid w:val="00F91C22"/>
    <w:rsid w:val="00F9220F"/>
    <w:rsid w:val="00F92BCF"/>
    <w:rsid w:val="00F93B8A"/>
    <w:rsid w:val="00F9405E"/>
    <w:rsid w:val="00F94473"/>
    <w:rsid w:val="00F95CBA"/>
    <w:rsid w:val="00F95E69"/>
    <w:rsid w:val="00F96B22"/>
    <w:rsid w:val="00FA0CE5"/>
    <w:rsid w:val="00FA10A1"/>
    <w:rsid w:val="00FA18F7"/>
    <w:rsid w:val="00FA310F"/>
    <w:rsid w:val="00FA34CE"/>
    <w:rsid w:val="00FA3EFC"/>
    <w:rsid w:val="00FA528D"/>
    <w:rsid w:val="00FA580B"/>
    <w:rsid w:val="00FA59FE"/>
    <w:rsid w:val="00FA5A69"/>
    <w:rsid w:val="00FA5E4E"/>
    <w:rsid w:val="00FA6F6C"/>
    <w:rsid w:val="00FA727A"/>
    <w:rsid w:val="00FB2314"/>
    <w:rsid w:val="00FB2B21"/>
    <w:rsid w:val="00FB2E14"/>
    <w:rsid w:val="00FB3ADB"/>
    <w:rsid w:val="00FB79DC"/>
    <w:rsid w:val="00FB7BED"/>
    <w:rsid w:val="00FC0062"/>
    <w:rsid w:val="00FC05D5"/>
    <w:rsid w:val="00FC066B"/>
    <w:rsid w:val="00FC100B"/>
    <w:rsid w:val="00FC154F"/>
    <w:rsid w:val="00FC1942"/>
    <w:rsid w:val="00FC2583"/>
    <w:rsid w:val="00FC2B4F"/>
    <w:rsid w:val="00FC325E"/>
    <w:rsid w:val="00FC4482"/>
    <w:rsid w:val="00FC489B"/>
    <w:rsid w:val="00FC490A"/>
    <w:rsid w:val="00FC4A5A"/>
    <w:rsid w:val="00FC5737"/>
    <w:rsid w:val="00FC5B60"/>
    <w:rsid w:val="00FC5CE8"/>
    <w:rsid w:val="00FC618A"/>
    <w:rsid w:val="00FC66DB"/>
    <w:rsid w:val="00FC66E6"/>
    <w:rsid w:val="00FC783A"/>
    <w:rsid w:val="00FD0951"/>
    <w:rsid w:val="00FD2473"/>
    <w:rsid w:val="00FD25AC"/>
    <w:rsid w:val="00FD3216"/>
    <w:rsid w:val="00FD32D0"/>
    <w:rsid w:val="00FD3DD6"/>
    <w:rsid w:val="00FD7439"/>
    <w:rsid w:val="00FD7A43"/>
    <w:rsid w:val="00FD7F66"/>
    <w:rsid w:val="00FE1BD6"/>
    <w:rsid w:val="00FE2520"/>
    <w:rsid w:val="00FE2669"/>
    <w:rsid w:val="00FE28F9"/>
    <w:rsid w:val="00FE2FD0"/>
    <w:rsid w:val="00FE3159"/>
    <w:rsid w:val="00FE31F1"/>
    <w:rsid w:val="00FE628B"/>
    <w:rsid w:val="00FE661E"/>
    <w:rsid w:val="00FE68B9"/>
    <w:rsid w:val="00FE6F96"/>
    <w:rsid w:val="00FE71B9"/>
    <w:rsid w:val="00FE7F5C"/>
    <w:rsid w:val="00FF0138"/>
    <w:rsid w:val="00FF09B3"/>
    <w:rsid w:val="00FF0CCC"/>
    <w:rsid w:val="00FF1063"/>
    <w:rsid w:val="00FF22DE"/>
    <w:rsid w:val="00FF23B0"/>
    <w:rsid w:val="00FF24DE"/>
    <w:rsid w:val="00FF26EF"/>
    <w:rsid w:val="00FF3536"/>
    <w:rsid w:val="00FF494E"/>
    <w:rsid w:val="00FF5F43"/>
    <w:rsid w:val="00FF7D53"/>
    <w:rsid w:val="018614D1"/>
    <w:rsid w:val="01A5FCF3"/>
    <w:rsid w:val="02052E74"/>
    <w:rsid w:val="021A2E02"/>
    <w:rsid w:val="02355A2D"/>
    <w:rsid w:val="027B31FF"/>
    <w:rsid w:val="02BFE20E"/>
    <w:rsid w:val="0360FEE3"/>
    <w:rsid w:val="039DB5C3"/>
    <w:rsid w:val="03D57532"/>
    <w:rsid w:val="03E4DB9C"/>
    <w:rsid w:val="044F22DC"/>
    <w:rsid w:val="04BFEAFE"/>
    <w:rsid w:val="05821CBE"/>
    <w:rsid w:val="0647908D"/>
    <w:rsid w:val="068E03ED"/>
    <w:rsid w:val="06989FA5"/>
    <w:rsid w:val="06C0DD4A"/>
    <w:rsid w:val="075D455A"/>
    <w:rsid w:val="079A4FA2"/>
    <w:rsid w:val="07AF4B84"/>
    <w:rsid w:val="08268A16"/>
    <w:rsid w:val="085B73DF"/>
    <w:rsid w:val="088E09EB"/>
    <w:rsid w:val="0892097F"/>
    <w:rsid w:val="0969EE01"/>
    <w:rsid w:val="097871DB"/>
    <w:rsid w:val="098EA366"/>
    <w:rsid w:val="0996A532"/>
    <w:rsid w:val="0AAE2FE4"/>
    <w:rsid w:val="0AF0311E"/>
    <w:rsid w:val="0B124D1C"/>
    <w:rsid w:val="0B1BF09E"/>
    <w:rsid w:val="0B1E6722"/>
    <w:rsid w:val="0B2A815D"/>
    <w:rsid w:val="0B2AA191"/>
    <w:rsid w:val="0B3CFE21"/>
    <w:rsid w:val="0B4EE83F"/>
    <w:rsid w:val="0B84F2B3"/>
    <w:rsid w:val="0BEEC245"/>
    <w:rsid w:val="0C33B580"/>
    <w:rsid w:val="0C88B382"/>
    <w:rsid w:val="0D26B5CA"/>
    <w:rsid w:val="0D301ECE"/>
    <w:rsid w:val="0DBCB6AA"/>
    <w:rsid w:val="0DF34C1C"/>
    <w:rsid w:val="0DFB16BF"/>
    <w:rsid w:val="0E0ED92C"/>
    <w:rsid w:val="0E23E1C1"/>
    <w:rsid w:val="0E5212A0"/>
    <w:rsid w:val="0E538941"/>
    <w:rsid w:val="0F3EB52A"/>
    <w:rsid w:val="0F58870B"/>
    <w:rsid w:val="0FA1E7C9"/>
    <w:rsid w:val="0FB37F29"/>
    <w:rsid w:val="0FBC0616"/>
    <w:rsid w:val="104AAB66"/>
    <w:rsid w:val="105BAA42"/>
    <w:rsid w:val="1094E683"/>
    <w:rsid w:val="10F61A41"/>
    <w:rsid w:val="1117BA84"/>
    <w:rsid w:val="114435CE"/>
    <w:rsid w:val="114F4F8A"/>
    <w:rsid w:val="119D248B"/>
    <w:rsid w:val="1225BB40"/>
    <w:rsid w:val="129DBC87"/>
    <w:rsid w:val="12E33265"/>
    <w:rsid w:val="12EB1FEB"/>
    <w:rsid w:val="12F4ABF8"/>
    <w:rsid w:val="131F2B48"/>
    <w:rsid w:val="13311974"/>
    <w:rsid w:val="134DDAD1"/>
    <w:rsid w:val="13B4B9B7"/>
    <w:rsid w:val="13E28AE7"/>
    <w:rsid w:val="1405CCC1"/>
    <w:rsid w:val="1433B5D3"/>
    <w:rsid w:val="14AACD1E"/>
    <w:rsid w:val="14AD9B9B"/>
    <w:rsid w:val="1531DCE7"/>
    <w:rsid w:val="15530BA2"/>
    <w:rsid w:val="15EAFEB7"/>
    <w:rsid w:val="161AD327"/>
    <w:rsid w:val="1626A555"/>
    <w:rsid w:val="169500F6"/>
    <w:rsid w:val="16BAB026"/>
    <w:rsid w:val="16DEEE9A"/>
    <w:rsid w:val="1706C6FE"/>
    <w:rsid w:val="1712AC58"/>
    <w:rsid w:val="1720D5D8"/>
    <w:rsid w:val="1731FB66"/>
    <w:rsid w:val="17D29EA2"/>
    <w:rsid w:val="17E10F84"/>
    <w:rsid w:val="1814CF88"/>
    <w:rsid w:val="18697DA9"/>
    <w:rsid w:val="1871EDCE"/>
    <w:rsid w:val="188F261F"/>
    <w:rsid w:val="18A2635F"/>
    <w:rsid w:val="194BE409"/>
    <w:rsid w:val="19666778"/>
    <w:rsid w:val="19CE0C47"/>
    <w:rsid w:val="19D87E41"/>
    <w:rsid w:val="19EECB6B"/>
    <w:rsid w:val="1A412A95"/>
    <w:rsid w:val="1A73CD1D"/>
    <w:rsid w:val="1AD7FB1A"/>
    <w:rsid w:val="1B5086E3"/>
    <w:rsid w:val="1B595CBE"/>
    <w:rsid w:val="1B87CED0"/>
    <w:rsid w:val="1C13DE45"/>
    <w:rsid w:val="1C4C19AA"/>
    <w:rsid w:val="1C5F9FF4"/>
    <w:rsid w:val="1D4E301E"/>
    <w:rsid w:val="1D6776D2"/>
    <w:rsid w:val="1DA3D642"/>
    <w:rsid w:val="1EEABE29"/>
    <w:rsid w:val="1EEFB763"/>
    <w:rsid w:val="1F1D10CC"/>
    <w:rsid w:val="1F29999E"/>
    <w:rsid w:val="1FAB26AD"/>
    <w:rsid w:val="1FFBB1BC"/>
    <w:rsid w:val="2036F128"/>
    <w:rsid w:val="20554505"/>
    <w:rsid w:val="207D7B57"/>
    <w:rsid w:val="20B8578D"/>
    <w:rsid w:val="21ACA068"/>
    <w:rsid w:val="21CF8E68"/>
    <w:rsid w:val="22985494"/>
    <w:rsid w:val="229A7372"/>
    <w:rsid w:val="22BACAEB"/>
    <w:rsid w:val="22E6A6A7"/>
    <w:rsid w:val="2306C30A"/>
    <w:rsid w:val="2356A180"/>
    <w:rsid w:val="23E81144"/>
    <w:rsid w:val="2434F178"/>
    <w:rsid w:val="2454CF88"/>
    <w:rsid w:val="24A30696"/>
    <w:rsid w:val="24A3349A"/>
    <w:rsid w:val="24DAD066"/>
    <w:rsid w:val="251ECF69"/>
    <w:rsid w:val="2549776A"/>
    <w:rsid w:val="25970C57"/>
    <w:rsid w:val="2617A67B"/>
    <w:rsid w:val="26C55A25"/>
    <w:rsid w:val="270DA89F"/>
    <w:rsid w:val="2739980D"/>
    <w:rsid w:val="273B4C47"/>
    <w:rsid w:val="278C62DC"/>
    <w:rsid w:val="28586E90"/>
    <w:rsid w:val="28ABAC53"/>
    <w:rsid w:val="2916FDAA"/>
    <w:rsid w:val="292229D3"/>
    <w:rsid w:val="292B0F5B"/>
    <w:rsid w:val="299542F0"/>
    <w:rsid w:val="29B371DC"/>
    <w:rsid w:val="29CE8F16"/>
    <w:rsid w:val="29DC9E68"/>
    <w:rsid w:val="29F5ED32"/>
    <w:rsid w:val="29FA1800"/>
    <w:rsid w:val="29FDBC6B"/>
    <w:rsid w:val="2A550593"/>
    <w:rsid w:val="2A5A1773"/>
    <w:rsid w:val="2A707B25"/>
    <w:rsid w:val="2A7158C6"/>
    <w:rsid w:val="2BA1DCDE"/>
    <w:rsid w:val="2BEB3E1C"/>
    <w:rsid w:val="2C32D196"/>
    <w:rsid w:val="2C67E4E9"/>
    <w:rsid w:val="2C7EDFA9"/>
    <w:rsid w:val="2CC08F81"/>
    <w:rsid w:val="2CF2BDAB"/>
    <w:rsid w:val="2D2F2BBE"/>
    <w:rsid w:val="2D51EA21"/>
    <w:rsid w:val="2DC95034"/>
    <w:rsid w:val="2F25C6B3"/>
    <w:rsid w:val="2F9DB576"/>
    <w:rsid w:val="2FD2A805"/>
    <w:rsid w:val="2FF37A56"/>
    <w:rsid w:val="2FF453D3"/>
    <w:rsid w:val="30238EBC"/>
    <w:rsid w:val="30B5E1AA"/>
    <w:rsid w:val="30EB5592"/>
    <w:rsid w:val="31007322"/>
    <w:rsid w:val="31329A51"/>
    <w:rsid w:val="315250CC"/>
    <w:rsid w:val="3158D5AA"/>
    <w:rsid w:val="31764630"/>
    <w:rsid w:val="31DE1DEE"/>
    <w:rsid w:val="31F17E28"/>
    <w:rsid w:val="31F209B4"/>
    <w:rsid w:val="3273FD1D"/>
    <w:rsid w:val="32994248"/>
    <w:rsid w:val="32D5B02D"/>
    <w:rsid w:val="32E7CEB4"/>
    <w:rsid w:val="331FC91A"/>
    <w:rsid w:val="3323FD47"/>
    <w:rsid w:val="332B87FE"/>
    <w:rsid w:val="33324DCF"/>
    <w:rsid w:val="333AAF74"/>
    <w:rsid w:val="3340024A"/>
    <w:rsid w:val="3374B9B7"/>
    <w:rsid w:val="33AEA955"/>
    <w:rsid w:val="33B93E0F"/>
    <w:rsid w:val="33FF164D"/>
    <w:rsid w:val="34EAA7B0"/>
    <w:rsid w:val="34FA68AC"/>
    <w:rsid w:val="354E996C"/>
    <w:rsid w:val="3551FBEC"/>
    <w:rsid w:val="3555B391"/>
    <w:rsid w:val="3563E1DA"/>
    <w:rsid w:val="359F3121"/>
    <w:rsid w:val="35A0C405"/>
    <w:rsid w:val="360815B8"/>
    <w:rsid w:val="36A789B0"/>
    <w:rsid w:val="3729A2D7"/>
    <w:rsid w:val="3768E61D"/>
    <w:rsid w:val="38479AFC"/>
    <w:rsid w:val="38672891"/>
    <w:rsid w:val="387488E5"/>
    <w:rsid w:val="3880FB7A"/>
    <w:rsid w:val="38818A36"/>
    <w:rsid w:val="3893A86A"/>
    <w:rsid w:val="3895CBB8"/>
    <w:rsid w:val="38FB24A0"/>
    <w:rsid w:val="3946F906"/>
    <w:rsid w:val="39F68C1E"/>
    <w:rsid w:val="3A319C19"/>
    <w:rsid w:val="3AD75AA7"/>
    <w:rsid w:val="3AFA0E6E"/>
    <w:rsid w:val="3B3FE55B"/>
    <w:rsid w:val="3B5081D3"/>
    <w:rsid w:val="3B81B07A"/>
    <w:rsid w:val="3BC7E0F1"/>
    <w:rsid w:val="3BE8E7E2"/>
    <w:rsid w:val="3BF26987"/>
    <w:rsid w:val="3BFD13FA"/>
    <w:rsid w:val="3C0670FD"/>
    <w:rsid w:val="3C074630"/>
    <w:rsid w:val="3C3362F3"/>
    <w:rsid w:val="3C67A362"/>
    <w:rsid w:val="3C69F5F5"/>
    <w:rsid w:val="3C8A1DEB"/>
    <w:rsid w:val="3CBFFB0F"/>
    <w:rsid w:val="3CC45F6F"/>
    <w:rsid w:val="3D057A91"/>
    <w:rsid w:val="3D423FC9"/>
    <w:rsid w:val="3D500478"/>
    <w:rsid w:val="3D996A59"/>
    <w:rsid w:val="3DB84FEA"/>
    <w:rsid w:val="3DFEF9B2"/>
    <w:rsid w:val="3E24BF68"/>
    <w:rsid w:val="3E7D006B"/>
    <w:rsid w:val="3EDD88E2"/>
    <w:rsid w:val="3EE3F1D9"/>
    <w:rsid w:val="3F71FF0A"/>
    <w:rsid w:val="404A575E"/>
    <w:rsid w:val="407A8317"/>
    <w:rsid w:val="4086B0F1"/>
    <w:rsid w:val="40A0DD9D"/>
    <w:rsid w:val="40A2D2B4"/>
    <w:rsid w:val="40A2D428"/>
    <w:rsid w:val="412DFB90"/>
    <w:rsid w:val="41343D70"/>
    <w:rsid w:val="417E09EB"/>
    <w:rsid w:val="420F19ED"/>
    <w:rsid w:val="42309CE9"/>
    <w:rsid w:val="42674DA0"/>
    <w:rsid w:val="432E7FEB"/>
    <w:rsid w:val="436D8506"/>
    <w:rsid w:val="437548D0"/>
    <w:rsid w:val="43811670"/>
    <w:rsid w:val="4418DF31"/>
    <w:rsid w:val="444CC0B3"/>
    <w:rsid w:val="445D3473"/>
    <w:rsid w:val="452A6BB1"/>
    <w:rsid w:val="45A3F640"/>
    <w:rsid w:val="45CC5B15"/>
    <w:rsid w:val="4674AC0D"/>
    <w:rsid w:val="46DC1F15"/>
    <w:rsid w:val="46DF6D68"/>
    <w:rsid w:val="47137984"/>
    <w:rsid w:val="471ECF28"/>
    <w:rsid w:val="473BB482"/>
    <w:rsid w:val="475BE276"/>
    <w:rsid w:val="476957ED"/>
    <w:rsid w:val="479136AB"/>
    <w:rsid w:val="47CC760B"/>
    <w:rsid w:val="47FCF4CA"/>
    <w:rsid w:val="48123BE6"/>
    <w:rsid w:val="48B60B39"/>
    <w:rsid w:val="495282A2"/>
    <w:rsid w:val="496219B6"/>
    <w:rsid w:val="49EAA297"/>
    <w:rsid w:val="4A01F31E"/>
    <w:rsid w:val="4A682F88"/>
    <w:rsid w:val="4A79FA9E"/>
    <w:rsid w:val="4AA98979"/>
    <w:rsid w:val="4AB08A80"/>
    <w:rsid w:val="4ABCFAC3"/>
    <w:rsid w:val="4AC7CE35"/>
    <w:rsid w:val="4AE71CCA"/>
    <w:rsid w:val="4B2B9C68"/>
    <w:rsid w:val="4B2C8027"/>
    <w:rsid w:val="4B592FCE"/>
    <w:rsid w:val="4B8F383E"/>
    <w:rsid w:val="4BBF81BD"/>
    <w:rsid w:val="4BD1267D"/>
    <w:rsid w:val="4BD80C51"/>
    <w:rsid w:val="4D2B87AA"/>
    <w:rsid w:val="4D3FF017"/>
    <w:rsid w:val="4DCF387C"/>
    <w:rsid w:val="4DF1C624"/>
    <w:rsid w:val="4E006769"/>
    <w:rsid w:val="4E1BEA20"/>
    <w:rsid w:val="4E4FC080"/>
    <w:rsid w:val="4E60EB47"/>
    <w:rsid w:val="4ED7507E"/>
    <w:rsid w:val="4EE3F7CE"/>
    <w:rsid w:val="4EFE627B"/>
    <w:rsid w:val="4F10B8B0"/>
    <w:rsid w:val="4FA37EAE"/>
    <w:rsid w:val="4FA832D5"/>
    <w:rsid w:val="4FDF564E"/>
    <w:rsid w:val="50339A0C"/>
    <w:rsid w:val="5095CB02"/>
    <w:rsid w:val="50C23830"/>
    <w:rsid w:val="50E1926F"/>
    <w:rsid w:val="5109A886"/>
    <w:rsid w:val="512A70E6"/>
    <w:rsid w:val="512DD9B3"/>
    <w:rsid w:val="51A5B1B3"/>
    <w:rsid w:val="51B446E0"/>
    <w:rsid w:val="51C0CC8F"/>
    <w:rsid w:val="51C1437D"/>
    <w:rsid w:val="51FCD152"/>
    <w:rsid w:val="52B081B7"/>
    <w:rsid w:val="53092DEA"/>
    <w:rsid w:val="5327E0D5"/>
    <w:rsid w:val="538D58F1"/>
    <w:rsid w:val="539383B6"/>
    <w:rsid w:val="540BD68D"/>
    <w:rsid w:val="54657A75"/>
    <w:rsid w:val="5528E2DB"/>
    <w:rsid w:val="5544F3D3"/>
    <w:rsid w:val="55484C63"/>
    <w:rsid w:val="558A9717"/>
    <w:rsid w:val="55AA7B92"/>
    <w:rsid w:val="564F3EC2"/>
    <w:rsid w:val="566EC84D"/>
    <w:rsid w:val="568BCAFD"/>
    <w:rsid w:val="57D0F589"/>
    <w:rsid w:val="57E6094C"/>
    <w:rsid w:val="5844F068"/>
    <w:rsid w:val="587FF92C"/>
    <w:rsid w:val="58D3E4A9"/>
    <w:rsid w:val="58D9AEF8"/>
    <w:rsid w:val="5951087F"/>
    <w:rsid w:val="59AACFF5"/>
    <w:rsid w:val="5A187332"/>
    <w:rsid w:val="5A4A1D3D"/>
    <w:rsid w:val="5ABB939C"/>
    <w:rsid w:val="5AC5E445"/>
    <w:rsid w:val="5B3CF598"/>
    <w:rsid w:val="5B56EAEC"/>
    <w:rsid w:val="5B5807CE"/>
    <w:rsid w:val="5BE75DB3"/>
    <w:rsid w:val="5BF45CB6"/>
    <w:rsid w:val="5C5DA7EE"/>
    <w:rsid w:val="5C81CEE7"/>
    <w:rsid w:val="5CED85B6"/>
    <w:rsid w:val="5CF2BB4D"/>
    <w:rsid w:val="5D3D405F"/>
    <w:rsid w:val="5D60A29C"/>
    <w:rsid w:val="5D70D81F"/>
    <w:rsid w:val="5DF3345E"/>
    <w:rsid w:val="5E2B40BA"/>
    <w:rsid w:val="5E5F5D33"/>
    <w:rsid w:val="5F134A06"/>
    <w:rsid w:val="5F7A8F41"/>
    <w:rsid w:val="5FD78028"/>
    <w:rsid w:val="60036706"/>
    <w:rsid w:val="6044D379"/>
    <w:rsid w:val="60C08BCC"/>
    <w:rsid w:val="60D0F1C3"/>
    <w:rsid w:val="61292899"/>
    <w:rsid w:val="61805603"/>
    <w:rsid w:val="61F9AEB0"/>
    <w:rsid w:val="621C8B12"/>
    <w:rsid w:val="623C823F"/>
    <w:rsid w:val="62414BE6"/>
    <w:rsid w:val="626741BB"/>
    <w:rsid w:val="62B77692"/>
    <w:rsid w:val="62BC1D72"/>
    <w:rsid w:val="62D6FFCD"/>
    <w:rsid w:val="63273F3A"/>
    <w:rsid w:val="63312661"/>
    <w:rsid w:val="635872D3"/>
    <w:rsid w:val="6366144A"/>
    <w:rsid w:val="63DDBCBE"/>
    <w:rsid w:val="63F9EC4A"/>
    <w:rsid w:val="642FE293"/>
    <w:rsid w:val="644DD23E"/>
    <w:rsid w:val="6485B44A"/>
    <w:rsid w:val="64E2DF68"/>
    <w:rsid w:val="65323722"/>
    <w:rsid w:val="65BFB203"/>
    <w:rsid w:val="65DCDEA9"/>
    <w:rsid w:val="65E35921"/>
    <w:rsid w:val="65E9A29F"/>
    <w:rsid w:val="662DF1F7"/>
    <w:rsid w:val="666FACF7"/>
    <w:rsid w:val="669242EF"/>
    <w:rsid w:val="675300D5"/>
    <w:rsid w:val="679A710F"/>
    <w:rsid w:val="679AA60F"/>
    <w:rsid w:val="67CDC73E"/>
    <w:rsid w:val="67E37043"/>
    <w:rsid w:val="685E34C8"/>
    <w:rsid w:val="68B38AC6"/>
    <w:rsid w:val="68BA3BCC"/>
    <w:rsid w:val="697C0236"/>
    <w:rsid w:val="69CC2FFC"/>
    <w:rsid w:val="6A70AD78"/>
    <w:rsid w:val="6B5E87FB"/>
    <w:rsid w:val="6BB3F5FD"/>
    <w:rsid w:val="6BD410EF"/>
    <w:rsid w:val="6C054394"/>
    <w:rsid w:val="6C17CE8A"/>
    <w:rsid w:val="6C2EF387"/>
    <w:rsid w:val="6C73A31C"/>
    <w:rsid w:val="6CD93797"/>
    <w:rsid w:val="6CE057CC"/>
    <w:rsid w:val="6CE14732"/>
    <w:rsid w:val="6D3242AC"/>
    <w:rsid w:val="6D4CA716"/>
    <w:rsid w:val="6D5C334F"/>
    <w:rsid w:val="6E3A2978"/>
    <w:rsid w:val="6E49CF46"/>
    <w:rsid w:val="6EB5999B"/>
    <w:rsid w:val="6F9084E5"/>
    <w:rsid w:val="6FDEB8B3"/>
    <w:rsid w:val="7053CABD"/>
    <w:rsid w:val="70886CAB"/>
    <w:rsid w:val="712F56C3"/>
    <w:rsid w:val="71AD343E"/>
    <w:rsid w:val="71B41593"/>
    <w:rsid w:val="72828A91"/>
    <w:rsid w:val="72F64C24"/>
    <w:rsid w:val="7392C8B4"/>
    <w:rsid w:val="74010223"/>
    <w:rsid w:val="740480B0"/>
    <w:rsid w:val="745FAA1E"/>
    <w:rsid w:val="74702498"/>
    <w:rsid w:val="74910A12"/>
    <w:rsid w:val="74CABC7A"/>
    <w:rsid w:val="74D0D803"/>
    <w:rsid w:val="75127146"/>
    <w:rsid w:val="7534FF0E"/>
    <w:rsid w:val="75420326"/>
    <w:rsid w:val="7549CE1E"/>
    <w:rsid w:val="757BBEE1"/>
    <w:rsid w:val="7583EC9B"/>
    <w:rsid w:val="7589DAC5"/>
    <w:rsid w:val="75D80C6F"/>
    <w:rsid w:val="767E17C5"/>
    <w:rsid w:val="77003E18"/>
    <w:rsid w:val="77538EA5"/>
    <w:rsid w:val="77A38450"/>
    <w:rsid w:val="77B827F4"/>
    <w:rsid w:val="77DC222E"/>
    <w:rsid w:val="78001CEE"/>
    <w:rsid w:val="78948A2C"/>
    <w:rsid w:val="78BDA1D7"/>
    <w:rsid w:val="794EB097"/>
    <w:rsid w:val="79C66AA6"/>
    <w:rsid w:val="79C80637"/>
    <w:rsid w:val="79CAA355"/>
    <w:rsid w:val="7A3317A4"/>
    <w:rsid w:val="7A3DCF4E"/>
    <w:rsid w:val="7A5151C7"/>
    <w:rsid w:val="7AB09535"/>
    <w:rsid w:val="7AC56F3D"/>
    <w:rsid w:val="7AFF95B8"/>
    <w:rsid w:val="7B0178E3"/>
    <w:rsid w:val="7B09B213"/>
    <w:rsid w:val="7BA10E2C"/>
    <w:rsid w:val="7BCEE805"/>
    <w:rsid w:val="7BDD3B73"/>
    <w:rsid w:val="7C8616FD"/>
    <w:rsid w:val="7C919135"/>
    <w:rsid w:val="7CBABD72"/>
    <w:rsid w:val="7D044297"/>
    <w:rsid w:val="7D1E1B23"/>
    <w:rsid w:val="7D21E20E"/>
    <w:rsid w:val="7D4A5AD5"/>
    <w:rsid w:val="7D650D9D"/>
    <w:rsid w:val="7DB48CE3"/>
    <w:rsid w:val="7DC14409"/>
    <w:rsid w:val="7E31EFF2"/>
    <w:rsid w:val="7E448F2E"/>
    <w:rsid w:val="7E56661C"/>
    <w:rsid w:val="7E590C76"/>
    <w:rsid w:val="7E755D64"/>
    <w:rsid w:val="7EA8FC8C"/>
    <w:rsid w:val="7EBEBE92"/>
    <w:rsid w:val="7ED5DDFD"/>
    <w:rsid w:val="7F241BE9"/>
    <w:rsid w:val="7F2A8543"/>
    <w:rsid w:val="7F3E3995"/>
    <w:rsid w:val="7F4AAAD5"/>
    <w:rsid w:val="7F8E4803"/>
    <w:rsid w:val="7FBA290E"/>
    <w:rsid w:val="7FCFD446"/>
    <w:rsid w:val="7FD0DB00"/>
    <w:rsid w:val="7FF805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964A17"/>
  <w15:docId w15:val="{D5B6EB55-97BB-459F-9F11-50D258892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0CA"/>
    <w:pPr>
      <w:jc w:val="both"/>
    </w:pPr>
    <w:rPr>
      <w:rFonts w:ascii="Arial" w:hAnsi="Arial"/>
      <w:sz w:val="22"/>
      <w:lang w:eastAsia="en-US"/>
    </w:rPr>
  </w:style>
  <w:style w:type="paragraph" w:styleId="Heading1">
    <w:name w:val="heading 1"/>
    <w:aliases w:val="h1,Header1,1,Part,Chapter Heading,Section Heading,PARA1,Heading1,Lev 1,section,H1,Heading,Heading 1 Char1,Heading 1 Char Char,H1 Char Char,h1 Char Char,h11 Char Char,h12 Char Char,h13 Char Char,h111 Char Char,h121 Char Char,1 Char Char"/>
    <w:basedOn w:val="Normal"/>
    <w:next w:val="BodyText1"/>
    <w:link w:val="Heading1Char"/>
    <w:qFormat/>
    <w:rsid w:val="00BF5B19"/>
    <w:pPr>
      <w:numPr>
        <w:numId w:val="113"/>
      </w:numPr>
      <w:outlineLvl w:val="0"/>
    </w:pPr>
    <w:rPr>
      <w:b/>
      <w:kern w:val="28"/>
    </w:rPr>
  </w:style>
  <w:style w:type="paragraph" w:styleId="Heading2">
    <w:name w:val="heading 2"/>
    <w:aliases w:val="Chapter,1.Seite,Sub Heading,2,Reset numbering,sub-sect,h2,section header,no section,21,sub-sect1,22,sub-sect2,23,sub-sect3,24,sub-sect4,25,sub-sect5,(1.1,1.2,1.3 etc),PARA2,h21,h22,Lev 2,KJL:1st Level,Sub Headings,l2,level 2,H2,L2,dd heading 2"/>
    <w:basedOn w:val="Normal"/>
    <w:next w:val="BodyText2"/>
    <w:link w:val="Heading2Char"/>
    <w:qFormat/>
    <w:rsid w:val="00BF5B19"/>
    <w:pPr>
      <w:numPr>
        <w:ilvl w:val="1"/>
        <w:numId w:val="113"/>
      </w:numPr>
      <w:outlineLvl w:val="1"/>
    </w:pPr>
    <w:rPr>
      <w:sz w:val="20"/>
    </w:rPr>
  </w:style>
  <w:style w:type="paragraph" w:styleId="Heading3">
    <w:name w:val="heading 3"/>
    <w:aliases w:val="Level 1 - 2,h3,C Sub-Sub/Italic,h3 sub heading,Head 31,Head 32,C Sub-Sub/Italic1,h3 sub heading1,H3,3m,Level 1 - 1,GPH Heading 3,Sub-section,H31,(Alt+3),3,Sub2Para,Numbered - 3,HeadC,Minor1,Para Heading 3,Para Heading 31,h31,Minor,H32,H33,H311"/>
    <w:basedOn w:val="Normal"/>
    <w:next w:val="Normal"/>
    <w:link w:val="Heading3Char"/>
    <w:qFormat/>
    <w:rsid w:val="00BF5B19"/>
    <w:pPr>
      <w:outlineLvl w:val="2"/>
    </w:pPr>
    <w:rPr>
      <w:sz w:val="20"/>
    </w:rPr>
  </w:style>
  <w:style w:type="paragraph" w:styleId="Heading4">
    <w:name w:val="heading 4"/>
    <w:aliases w:val="Subsection,Level 2 - a,PARA4,Lev 4,Schedules,4,H4,h4,14,l4,141,h41,l41,41,142,h42,l42,h43,a.,Map Title,42,parapoint,¶,143,h44,l43,43,1411,h411,l411,411,1421,h421,l421,h431,a.1,Map Title1,421,parapoint1,¶1,H41,n,Sub-Minor,Project table,Propos,H"/>
    <w:basedOn w:val="Normal"/>
    <w:next w:val="BodyText4"/>
    <w:link w:val="Heading4Char"/>
    <w:qFormat/>
    <w:rsid w:val="0094096F"/>
    <w:pPr>
      <w:numPr>
        <w:ilvl w:val="3"/>
        <w:numId w:val="113"/>
      </w:numPr>
      <w:outlineLvl w:val="3"/>
    </w:pPr>
  </w:style>
  <w:style w:type="paragraph" w:styleId="Heading5">
    <w:name w:val="heading 5"/>
    <w:aliases w:val="Subheading,Level 3 - i,Lev 5,Response Type,Response Type1,Response Type2,Response Type3,Response Type4,Response Type5,Response Type6,Response Type7,Appendix A to X,Heading 5   Appendix A to X,H5,h5"/>
    <w:basedOn w:val="Normal"/>
    <w:next w:val="Normal"/>
    <w:link w:val="Heading5Char"/>
    <w:qFormat/>
    <w:rsid w:val="001D40CA"/>
    <w:pPr>
      <w:keepNext/>
      <w:outlineLvl w:val="4"/>
    </w:pPr>
    <w:rPr>
      <w:b/>
    </w:rPr>
  </w:style>
  <w:style w:type="paragraph" w:styleId="Heading6">
    <w:name w:val="heading 6"/>
    <w:aliases w:val="Legal Level 1.,Lev 6,Heading 6  Appendix Y &amp; Z"/>
    <w:basedOn w:val="Normal"/>
    <w:next w:val="Normal"/>
    <w:link w:val="Heading6Char"/>
    <w:qFormat/>
    <w:rsid w:val="001D40CA"/>
    <w:pPr>
      <w:keepNext/>
      <w:jc w:val="center"/>
      <w:outlineLvl w:val="5"/>
    </w:pPr>
    <w:rPr>
      <w:rFonts w:cs="Arial"/>
      <w:b/>
      <w:bCs/>
      <w:color w:val="000000"/>
      <w:sz w:val="20"/>
    </w:rPr>
  </w:style>
  <w:style w:type="paragraph" w:styleId="Heading7">
    <w:name w:val="heading 7"/>
    <w:aliases w:val="Legal Level 1.1.,Lev 7"/>
    <w:basedOn w:val="Normal"/>
    <w:next w:val="Normal"/>
    <w:link w:val="Heading7Char"/>
    <w:qFormat/>
    <w:rsid w:val="001D40CA"/>
    <w:pPr>
      <w:autoSpaceDE w:val="0"/>
      <w:autoSpaceDN w:val="0"/>
      <w:adjustRightInd w:val="0"/>
      <w:jc w:val="left"/>
      <w:outlineLvl w:val="6"/>
    </w:pPr>
    <w:rPr>
      <w:rFonts w:ascii="FoundryMonoline-Medium" w:hAnsi="FoundryMonoline-Medium"/>
      <w:sz w:val="24"/>
      <w:szCs w:val="24"/>
      <w:lang w:val="en-US"/>
    </w:rPr>
  </w:style>
  <w:style w:type="paragraph" w:styleId="Heading8">
    <w:name w:val="heading 8"/>
    <w:aliases w:val="Legal Level 1.1.1.,Lev 8"/>
    <w:basedOn w:val="Normal"/>
    <w:next w:val="Normal"/>
    <w:link w:val="Heading8Char"/>
    <w:qFormat/>
    <w:rsid w:val="001D40CA"/>
    <w:pPr>
      <w:keepNext/>
      <w:overflowPunct w:val="0"/>
      <w:autoSpaceDE w:val="0"/>
      <w:autoSpaceDN w:val="0"/>
      <w:adjustRightInd w:val="0"/>
      <w:spacing w:after="240" w:line="360" w:lineRule="auto"/>
      <w:ind w:left="5760"/>
      <w:jc w:val="center"/>
      <w:textAlignment w:val="baseline"/>
      <w:outlineLvl w:val="7"/>
    </w:pPr>
    <w:rPr>
      <w:rFonts w:ascii="Times New Roman" w:hAnsi="Times New Roman"/>
      <w:b/>
      <w:caps/>
    </w:rPr>
  </w:style>
  <w:style w:type="paragraph" w:styleId="Heading9">
    <w:name w:val="heading 9"/>
    <w:aliases w:val="Heading 9 (defunct),Legal Level 1.1.1.1.,Lev 9"/>
    <w:basedOn w:val="Heading8"/>
    <w:next w:val="Normal"/>
    <w:link w:val="Heading9Char"/>
    <w:qFormat/>
    <w:rsid w:val="001D40CA"/>
    <w:pPr>
      <w:tabs>
        <w:tab w:val="num" w:pos="360"/>
      </w:tabs>
      <w:ind w:left="6480"/>
      <w:outlineLvl w:val="8"/>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 1"/>
    <w:basedOn w:val="Normal"/>
    <w:rsid w:val="001D40CA"/>
    <w:pPr>
      <w:ind w:left="720"/>
    </w:pPr>
  </w:style>
  <w:style w:type="paragraph" w:styleId="BodyText2">
    <w:name w:val="Body Text 2"/>
    <w:basedOn w:val="Normal"/>
    <w:link w:val="BodyText2Char"/>
    <w:rsid w:val="001D40CA"/>
    <w:pPr>
      <w:ind w:left="720"/>
    </w:pPr>
  </w:style>
  <w:style w:type="paragraph" w:customStyle="1" w:styleId="BodyText4">
    <w:name w:val="Body Text 4"/>
    <w:basedOn w:val="Normal"/>
    <w:rsid w:val="001D40CA"/>
    <w:pPr>
      <w:ind w:left="2160"/>
    </w:pPr>
  </w:style>
  <w:style w:type="paragraph" w:styleId="BodyText">
    <w:name w:val="Body Text"/>
    <w:basedOn w:val="Normal"/>
    <w:link w:val="BodyTextChar"/>
    <w:rsid w:val="001D40CA"/>
  </w:style>
  <w:style w:type="paragraph" w:styleId="BodyText3">
    <w:name w:val="Body Text 3"/>
    <w:basedOn w:val="Normal"/>
    <w:link w:val="BodyText3Char"/>
    <w:rsid w:val="001D40CA"/>
    <w:pPr>
      <w:ind w:left="1440"/>
    </w:pPr>
  </w:style>
  <w:style w:type="paragraph" w:customStyle="1" w:styleId="Definitions">
    <w:name w:val="Definitions"/>
    <w:basedOn w:val="Normal"/>
    <w:rsid w:val="001D40CA"/>
    <w:pPr>
      <w:ind w:left="5040" w:hanging="4320"/>
    </w:pPr>
  </w:style>
  <w:style w:type="paragraph" w:styleId="Header">
    <w:name w:val="header"/>
    <w:basedOn w:val="Normal"/>
    <w:link w:val="HeaderChar"/>
    <w:rsid w:val="001D40CA"/>
    <w:pPr>
      <w:tabs>
        <w:tab w:val="center" w:pos="4153"/>
        <w:tab w:val="right" w:pos="8306"/>
      </w:tabs>
    </w:pPr>
  </w:style>
  <w:style w:type="paragraph" w:styleId="Footer">
    <w:name w:val="footer"/>
    <w:basedOn w:val="Normal"/>
    <w:link w:val="FooterChar"/>
    <w:rsid w:val="001D40CA"/>
    <w:pPr>
      <w:tabs>
        <w:tab w:val="center" w:pos="4153"/>
        <w:tab w:val="right" w:pos="8306"/>
      </w:tabs>
    </w:pPr>
    <w:rPr>
      <w:rFonts w:ascii="Helvetica" w:hAnsi="Helvetica"/>
      <w:sz w:val="16"/>
    </w:rPr>
  </w:style>
  <w:style w:type="paragraph" w:styleId="PlainText">
    <w:name w:val="Plain Text"/>
    <w:basedOn w:val="Normal"/>
    <w:link w:val="PlainTextChar"/>
    <w:uiPriority w:val="99"/>
    <w:rsid w:val="001D40CA"/>
    <w:rPr>
      <w:rFonts w:ascii="Courier New" w:hAnsi="Courier New"/>
      <w:sz w:val="20"/>
    </w:rPr>
  </w:style>
  <w:style w:type="paragraph" w:customStyle="1" w:styleId="ScheduleHeading1">
    <w:name w:val="Schedule Heading 1"/>
    <w:basedOn w:val="Normal"/>
    <w:next w:val="Normal"/>
    <w:autoRedefine/>
    <w:qFormat/>
    <w:rsid w:val="001D40CA"/>
    <w:pPr>
      <w:jc w:val="center"/>
    </w:pPr>
    <w:rPr>
      <w:b/>
    </w:rPr>
  </w:style>
  <w:style w:type="paragraph" w:customStyle="1" w:styleId="ScheduleHeading2">
    <w:name w:val="Schedule Heading 2"/>
    <w:basedOn w:val="Normal"/>
    <w:next w:val="Normal"/>
    <w:link w:val="ScheduleHeading2Char"/>
    <w:autoRedefine/>
    <w:uiPriority w:val="99"/>
    <w:rsid w:val="001D40CA"/>
    <w:pPr>
      <w:jc w:val="center"/>
    </w:pPr>
    <w:rPr>
      <w:b/>
    </w:rPr>
  </w:style>
  <w:style w:type="paragraph" w:customStyle="1" w:styleId="ScheduleHeading3">
    <w:name w:val="Schedule Heading 3"/>
    <w:basedOn w:val="Normal"/>
    <w:next w:val="Normal"/>
    <w:autoRedefine/>
    <w:uiPriority w:val="99"/>
    <w:rsid w:val="001D40CA"/>
    <w:pPr>
      <w:jc w:val="center"/>
    </w:pPr>
    <w:rPr>
      <w:b/>
    </w:rPr>
  </w:style>
  <w:style w:type="paragraph" w:customStyle="1" w:styleId="DefaultText">
    <w:name w:val="Default Text"/>
    <w:basedOn w:val="Normal"/>
    <w:rsid w:val="001D40CA"/>
    <w:pPr>
      <w:spacing w:before="60" w:after="60" w:line="216" w:lineRule="exact"/>
      <w:jc w:val="left"/>
    </w:pPr>
    <w:rPr>
      <w:rFonts w:ascii="Rotis Sans Serif" w:hAnsi="Rotis Sans Serif"/>
      <w:b/>
      <w:snapToGrid w:val="0"/>
      <w:lang w:val="en-US"/>
    </w:rPr>
  </w:style>
  <w:style w:type="paragraph" w:customStyle="1" w:styleId="FaxHeading">
    <w:name w:val="Fax Heading"/>
    <w:basedOn w:val="DefaultText"/>
    <w:rsid w:val="001D40CA"/>
    <w:rPr>
      <w:color w:val="808080"/>
      <w:sz w:val="60"/>
    </w:rPr>
  </w:style>
  <w:style w:type="paragraph" w:styleId="Title">
    <w:name w:val="Title"/>
    <w:basedOn w:val="Normal"/>
    <w:link w:val="TitleChar"/>
    <w:qFormat/>
    <w:rsid w:val="00B906FE"/>
    <w:pPr>
      <w:tabs>
        <w:tab w:val="left" w:pos="4246"/>
        <w:tab w:val="left" w:pos="8399"/>
      </w:tabs>
      <w:autoSpaceDE w:val="0"/>
      <w:autoSpaceDN w:val="0"/>
      <w:adjustRightInd w:val="0"/>
      <w:spacing w:line="240" w:lineRule="atLeast"/>
      <w:ind w:left="93"/>
      <w:jc w:val="center"/>
    </w:pPr>
    <w:rPr>
      <w:rFonts w:cs="Helvetica"/>
      <w:b/>
      <w:bCs/>
      <w:color w:val="000000"/>
      <w:szCs w:val="16"/>
      <w:u w:val="single"/>
      <w:lang w:val="en-US"/>
    </w:rPr>
  </w:style>
  <w:style w:type="character" w:styleId="PageNumber">
    <w:name w:val="page number"/>
    <w:basedOn w:val="DefaultParagraphFont"/>
    <w:rsid w:val="001D40CA"/>
  </w:style>
  <w:style w:type="character" w:styleId="Hyperlink">
    <w:name w:val="Hyperlink"/>
    <w:basedOn w:val="DefaultParagraphFont"/>
    <w:uiPriority w:val="99"/>
    <w:rsid w:val="001D40CA"/>
    <w:rPr>
      <w:color w:val="0000FF"/>
      <w:u w:val="single"/>
    </w:rPr>
  </w:style>
  <w:style w:type="paragraph" w:styleId="BalloonText">
    <w:name w:val="Balloon Text"/>
    <w:basedOn w:val="Normal"/>
    <w:link w:val="BalloonTextChar"/>
    <w:uiPriority w:val="99"/>
    <w:semiHidden/>
    <w:rsid w:val="001D40CA"/>
    <w:pPr>
      <w:jc w:val="left"/>
    </w:pPr>
    <w:rPr>
      <w:rFonts w:ascii="Tahoma" w:hAnsi="Tahoma" w:cs="Tahoma"/>
      <w:sz w:val="16"/>
      <w:szCs w:val="16"/>
      <w:lang w:val="en-US"/>
    </w:rPr>
  </w:style>
  <w:style w:type="character" w:customStyle="1" w:styleId="WPUnit3">
    <w:name w:val="WP Unit 3"/>
    <w:basedOn w:val="DefaultParagraphFont"/>
    <w:rsid w:val="001D40CA"/>
    <w:rPr>
      <w:spacing w:val="-2"/>
    </w:rPr>
  </w:style>
  <w:style w:type="character" w:customStyle="1" w:styleId="DeltaViewInsertion">
    <w:name w:val="DeltaView Insertion"/>
    <w:rsid w:val="001D40CA"/>
    <w:rPr>
      <w:color w:val="0000FF"/>
      <w:spacing w:val="0"/>
      <w:u w:val="double"/>
    </w:rPr>
  </w:style>
  <w:style w:type="character" w:customStyle="1" w:styleId="DeltaViewMoveDestination">
    <w:name w:val="DeltaView Move Destination"/>
    <w:rsid w:val="001D40CA"/>
    <w:rPr>
      <w:color w:val="00C000"/>
      <w:spacing w:val="0"/>
      <w:u w:val="double"/>
    </w:rPr>
  </w:style>
  <w:style w:type="character" w:customStyle="1" w:styleId="DeltaViewDeletion">
    <w:name w:val="DeltaView Deletion"/>
    <w:rsid w:val="001D40CA"/>
    <w:rPr>
      <w:strike/>
      <w:color w:val="FF0000"/>
      <w:spacing w:val="0"/>
    </w:rPr>
  </w:style>
  <w:style w:type="character" w:customStyle="1" w:styleId="DeltaViewMoveSource">
    <w:name w:val="DeltaView Move Source"/>
    <w:rsid w:val="001D40CA"/>
    <w:rPr>
      <w:strike/>
      <w:color w:val="00C000"/>
      <w:spacing w:val="0"/>
    </w:rPr>
  </w:style>
  <w:style w:type="paragraph" w:customStyle="1" w:styleId="MarginText">
    <w:name w:val="Margin Text"/>
    <w:basedOn w:val="BodyText"/>
    <w:rsid w:val="001D40CA"/>
    <w:pPr>
      <w:overflowPunct w:val="0"/>
      <w:autoSpaceDE w:val="0"/>
      <w:autoSpaceDN w:val="0"/>
      <w:adjustRightInd w:val="0"/>
      <w:spacing w:after="240" w:line="360" w:lineRule="auto"/>
      <w:textAlignment w:val="baseline"/>
    </w:pPr>
    <w:rPr>
      <w:rFonts w:ascii="Times New Roman" w:hAnsi="Times New Roman"/>
    </w:rPr>
  </w:style>
  <w:style w:type="character" w:customStyle="1" w:styleId="HeaderChar">
    <w:name w:val="Header Char"/>
    <w:basedOn w:val="DefaultParagraphFont"/>
    <w:link w:val="Header"/>
    <w:rsid w:val="00DD60A7"/>
    <w:rPr>
      <w:rFonts w:ascii="Arial" w:hAnsi="Arial"/>
      <w:sz w:val="22"/>
      <w:lang w:eastAsia="en-US"/>
    </w:rPr>
  </w:style>
  <w:style w:type="character" w:customStyle="1" w:styleId="FooterChar">
    <w:name w:val="Footer Char"/>
    <w:basedOn w:val="DefaultParagraphFont"/>
    <w:link w:val="Footer"/>
    <w:rsid w:val="00420A18"/>
    <w:rPr>
      <w:rFonts w:ascii="Helvetica" w:hAnsi="Helvetica"/>
      <w:sz w:val="16"/>
      <w:lang w:eastAsia="en-US"/>
    </w:rPr>
  </w:style>
  <w:style w:type="paragraph" w:customStyle="1" w:styleId="AODocTxt">
    <w:name w:val="AODocTxt"/>
    <w:basedOn w:val="Normal"/>
    <w:rsid w:val="001B394A"/>
    <w:pPr>
      <w:spacing w:before="240" w:line="260" w:lineRule="atLeast"/>
    </w:pPr>
    <w:rPr>
      <w:rFonts w:ascii="Times New Roman" w:hAnsi="Times New Roman"/>
    </w:rPr>
  </w:style>
  <w:style w:type="paragraph" w:customStyle="1" w:styleId="TextTopNum1">
    <w:name w:val="Text Top Num 1"/>
    <w:basedOn w:val="Normal"/>
    <w:rsid w:val="00F2567C"/>
    <w:pPr>
      <w:numPr>
        <w:ilvl w:val="1"/>
        <w:numId w:val="5"/>
      </w:numPr>
      <w:spacing w:before="280"/>
    </w:pPr>
    <w:rPr>
      <w:rFonts w:ascii="Times New Roman" w:hAnsi="Times New Roman"/>
      <w:sz w:val="24"/>
      <w:szCs w:val="24"/>
      <w:lang w:val="de-CH" w:eastAsia="de-DE"/>
    </w:rPr>
  </w:style>
  <w:style w:type="paragraph" w:customStyle="1" w:styleId="TextTopNum2">
    <w:name w:val="Text Top Num 2"/>
    <w:basedOn w:val="Normal"/>
    <w:rsid w:val="00F2567C"/>
    <w:pPr>
      <w:numPr>
        <w:ilvl w:val="2"/>
        <w:numId w:val="5"/>
      </w:numPr>
      <w:spacing w:before="280"/>
    </w:pPr>
    <w:rPr>
      <w:rFonts w:ascii="Times New Roman" w:hAnsi="Times New Roman"/>
      <w:sz w:val="24"/>
      <w:szCs w:val="24"/>
      <w:lang w:val="de-CH" w:eastAsia="de-DE"/>
    </w:rPr>
  </w:style>
  <w:style w:type="paragraph" w:customStyle="1" w:styleId="TextTopNum3">
    <w:name w:val="Text Top Num 3"/>
    <w:basedOn w:val="Normal"/>
    <w:rsid w:val="00F2567C"/>
    <w:pPr>
      <w:numPr>
        <w:ilvl w:val="3"/>
        <w:numId w:val="5"/>
      </w:numPr>
      <w:spacing w:before="280"/>
    </w:pPr>
    <w:rPr>
      <w:rFonts w:ascii="Times New Roman" w:hAnsi="Times New Roman"/>
      <w:sz w:val="24"/>
      <w:szCs w:val="24"/>
      <w:lang w:val="de-CH" w:eastAsia="de-DE"/>
    </w:rPr>
  </w:style>
  <w:style w:type="paragraph" w:styleId="List">
    <w:name w:val="List"/>
    <w:basedOn w:val="Normal"/>
    <w:rsid w:val="00F2567C"/>
    <w:pPr>
      <w:numPr>
        <w:ilvl w:val="4"/>
        <w:numId w:val="5"/>
      </w:numPr>
      <w:spacing w:before="280"/>
    </w:pPr>
    <w:rPr>
      <w:rFonts w:ascii="Times New Roman" w:hAnsi="Times New Roman"/>
      <w:sz w:val="24"/>
      <w:szCs w:val="24"/>
      <w:lang w:val="de-CH" w:eastAsia="de-DE"/>
    </w:rPr>
  </w:style>
  <w:style w:type="paragraph" w:styleId="List2">
    <w:name w:val="List 2"/>
    <w:basedOn w:val="Normal"/>
    <w:rsid w:val="00F2567C"/>
    <w:pPr>
      <w:numPr>
        <w:ilvl w:val="5"/>
        <w:numId w:val="5"/>
      </w:numPr>
      <w:spacing w:before="280"/>
    </w:pPr>
    <w:rPr>
      <w:rFonts w:ascii="Times New Roman" w:hAnsi="Times New Roman"/>
      <w:sz w:val="24"/>
      <w:szCs w:val="24"/>
      <w:lang w:val="de-CH" w:eastAsia="de-DE"/>
    </w:rPr>
  </w:style>
  <w:style w:type="character" w:styleId="CommentReference">
    <w:name w:val="annotation reference"/>
    <w:basedOn w:val="DefaultParagraphFont"/>
    <w:uiPriority w:val="99"/>
    <w:semiHidden/>
    <w:rsid w:val="00F2567C"/>
    <w:rPr>
      <w:sz w:val="16"/>
      <w:szCs w:val="16"/>
    </w:rPr>
  </w:style>
  <w:style w:type="paragraph" w:styleId="CommentText">
    <w:name w:val="annotation text"/>
    <w:basedOn w:val="Normal"/>
    <w:link w:val="CommentTextChar"/>
    <w:uiPriority w:val="99"/>
    <w:semiHidden/>
    <w:rsid w:val="00F2567C"/>
    <w:rPr>
      <w:sz w:val="20"/>
    </w:rPr>
  </w:style>
  <w:style w:type="character" w:customStyle="1" w:styleId="CommentTextChar">
    <w:name w:val="Comment Text Char"/>
    <w:basedOn w:val="DefaultParagraphFont"/>
    <w:link w:val="CommentText"/>
    <w:uiPriority w:val="99"/>
    <w:semiHidden/>
    <w:rsid w:val="00F2567C"/>
    <w:rPr>
      <w:rFonts w:ascii="Arial" w:hAnsi="Arial"/>
      <w:lang w:eastAsia="en-US"/>
    </w:rPr>
  </w:style>
  <w:style w:type="paragraph" w:styleId="CommentSubject">
    <w:name w:val="annotation subject"/>
    <w:basedOn w:val="CommentText"/>
    <w:next w:val="CommentText"/>
    <w:link w:val="CommentSubjectChar"/>
    <w:uiPriority w:val="99"/>
    <w:semiHidden/>
    <w:rsid w:val="00F2567C"/>
    <w:rPr>
      <w:b/>
      <w:bCs/>
    </w:rPr>
  </w:style>
  <w:style w:type="character" w:customStyle="1" w:styleId="CommentSubjectChar">
    <w:name w:val="Comment Subject Char"/>
    <w:basedOn w:val="CommentTextChar"/>
    <w:link w:val="CommentSubject"/>
    <w:uiPriority w:val="99"/>
    <w:semiHidden/>
    <w:rsid w:val="00F2567C"/>
    <w:rPr>
      <w:rFonts w:ascii="Arial" w:hAnsi="Arial"/>
      <w:b/>
      <w:bCs/>
      <w:lang w:eastAsia="en-US"/>
    </w:rPr>
  </w:style>
  <w:style w:type="paragraph" w:styleId="BodyTextIndent2">
    <w:name w:val="Body Text Indent 2"/>
    <w:basedOn w:val="Normal"/>
    <w:link w:val="BodyTextIndent2Char"/>
    <w:rsid w:val="00F2567C"/>
    <w:pPr>
      <w:spacing w:after="120" w:line="480" w:lineRule="auto"/>
      <w:ind w:left="283"/>
      <w:jc w:val="left"/>
    </w:pPr>
    <w:rPr>
      <w:rFonts w:ascii="FoundryMonoline-Light" w:hAnsi="FoundryMonoline-Light"/>
      <w:sz w:val="20"/>
      <w:lang w:val="en-US"/>
    </w:rPr>
  </w:style>
  <w:style w:type="character" w:customStyle="1" w:styleId="BodyTextIndent2Char">
    <w:name w:val="Body Text Indent 2 Char"/>
    <w:basedOn w:val="DefaultParagraphFont"/>
    <w:link w:val="BodyTextIndent2"/>
    <w:rsid w:val="00F2567C"/>
    <w:rPr>
      <w:rFonts w:ascii="FoundryMonoline-Light" w:hAnsi="FoundryMonoline-Light"/>
      <w:lang w:val="en-US" w:eastAsia="en-US"/>
    </w:rPr>
  </w:style>
  <w:style w:type="paragraph" w:customStyle="1" w:styleId="indent2">
    <w:name w:val="indent2"/>
    <w:basedOn w:val="Normal"/>
    <w:rsid w:val="00F2567C"/>
    <w:pPr>
      <w:widowControl w:val="0"/>
      <w:tabs>
        <w:tab w:val="left" w:pos="1701"/>
      </w:tabs>
      <w:spacing w:after="240"/>
      <w:ind w:left="1712" w:hanging="992"/>
    </w:pPr>
    <w:rPr>
      <w:rFonts w:ascii="Eurostile" w:hAnsi="Eurostile"/>
      <w:sz w:val="20"/>
    </w:rPr>
  </w:style>
  <w:style w:type="paragraph" w:styleId="ListParagraph">
    <w:name w:val="List Paragraph"/>
    <w:basedOn w:val="Normal"/>
    <w:uiPriority w:val="34"/>
    <w:qFormat/>
    <w:rsid w:val="00F2567C"/>
    <w:pPr>
      <w:ind w:left="720"/>
    </w:pPr>
  </w:style>
  <w:style w:type="paragraph" w:styleId="Subtitle">
    <w:name w:val="Subtitle"/>
    <w:basedOn w:val="Normal"/>
    <w:link w:val="SubtitleChar"/>
    <w:qFormat/>
    <w:rsid w:val="00B906FE"/>
    <w:pPr>
      <w:jc w:val="center"/>
    </w:pPr>
    <w:rPr>
      <w:b/>
      <w:bCs/>
      <w:szCs w:val="24"/>
      <w:u w:val="single"/>
    </w:rPr>
  </w:style>
  <w:style w:type="character" w:customStyle="1" w:styleId="SubtitleChar">
    <w:name w:val="Subtitle Char"/>
    <w:basedOn w:val="DefaultParagraphFont"/>
    <w:link w:val="Subtitle"/>
    <w:rsid w:val="00B906FE"/>
    <w:rPr>
      <w:rFonts w:ascii="Arial" w:hAnsi="Arial"/>
      <w:b/>
      <w:bCs/>
      <w:sz w:val="22"/>
      <w:szCs w:val="24"/>
      <w:u w:val="single"/>
      <w:lang w:eastAsia="en-US"/>
    </w:rPr>
  </w:style>
  <w:style w:type="paragraph" w:customStyle="1" w:styleId="ScheduleSubHeading">
    <w:name w:val="Schedule Sub Heading"/>
    <w:basedOn w:val="Normal"/>
    <w:next w:val="BodyText"/>
    <w:rsid w:val="00F2567C"/>
    <w:pPr>
      <w:keepNext/>
      <w:spacing w:after="480" w:line="240" w:lineRule="atLeast"/>
      <w:jc w:val="center"/>
    </w:pPr>
    <w:rPr>
      <w:b/>
      <w:sz w:val="21"/>
    </w:rPr>
  </w:style>
  <w:style w:type="paragraph" w:styleId="BodyTextIndent">
    <w:name w:val="Body Text Indent"/>
    <w:basedOn w:val="Normal"/>
    <w:link w:val="BodyTextIndentChar"/>
    <w:rsid w:val="00F2567C"/>
    <w:pPr>
      <w:spacing w:after="120"/>
      <w:ind w:left="360"/>
    </w:pPr>
  </w:style>
  <w:style w:type="character" w:customStyle="1" w:styleId="BodyTextIndentChar">
    <w:name w:val="Body Text Indent Char"/>
    <w:basedOn w:val="DefaultParagraphFont"/>
    <w:link w:val="BodyTextIndent"/>
    <w:rsid w:val="00F2567C"/>
    <w:rPr>
      <w:rFonts w:ascii="Arial" w:hAnsi="Arial"/>
      <w:sz w:val="22"/>
      <w:lang w:eastAsia="en-US"/>
    </w:rPr>
  </w:style>
  <w:style w:type="paragraph" w:customStyle="1" w:styleId="SchHeadDes">
    <w:name w:val="SchHeadDes"/>
    <w:basedOn w:val="Normal"/>
    <w:next w:val="Normal"/>
    <w:rsid w:val="00F2567C"/>
    <w:pPr>
      <w:overflowPunct w:val="0"/>
      <w:autoSpaceDE w:val="0"/>
      <w:autoSpaceDN w:val="0"/>
      <w:adjustRightInd w:val="0"/>
      <w:spacing w:after="240" w:line="360" w:lineRule="auto"/>
      <w:jc w:val="center"/>
      <w:textAlignment w:val="baseline"/>
    </w:pPr>
    <w:rPr>
      <w:rFonts w:ascii="Times New Roman" w:hAnsi="Times New Roman"/>
      <w:b/>
    </w:rPr>
  </w:style>
  <w:style w:type="paragraph" w:customStyle="1" w:styleId="indent3">
    <w:name w:val="indent3"/>
    <w:basedOn w:val="Normal"/>
    <w:rsid w:val="00F2567C"/>
    <w:pPr>
      <w:snapToGrid w:val="0"/>
      <w:spacing w:after="240"/>
      <w:ind w:left="2693" w:hanging="992"/>
    </w:pPr>
    <w:rPr>
      <w:rFonts w:ascii="Eurostile" w:hAnsi="Eurostile"/>
      <w:sz w:val="20"/>
      <w:lang w:val="en-US"/>
    </w:rPr>
  </w:style>
  <w:style w:type="paragraph" w:customStyle="1" w:styleId="formtxt">
    <w:name w:val="formtxt"/>
    <w:basedOn w:val="Normal"/>
    <w:rsid w:val="00F2567C"/>
    <w:pPr>
      <w:spacing w:before="100" w:beforeAutospacing="1" w:after="100" w:afterAutospacing="1"/>
      <w:jc w:val="left"/>
    </w:pPr>
    <w:rPr>
      <w:rFonts w:ascii="Verdana" w:hAnsi="Verdana"/>
      <w:color w:val="000000"/>
      <w:sz w:val="20"/>
    </w:rPr>
  </w:style>
  <w:style w:type="paragraph" w:styleId="BodyTextIndent3">
    <w:name w:val="Body Text Indent 3"/>
    <w:basedOn w:val="Normal"/>
    <w:link w:val="BodyTextIndent3Char"/>
    <w:semiHidden/>
    <w:unhideWhenUsed/>
    <w:rsid w:val="0094096F"/>
    <w:pPr>
      <w:spacing w:after="120"/>
      <w:ind w:left="283"/>
    </w:pPr>
    <w:rPr>
      <w:sz w:val="16"/>
      <w:szCs w:val="16"/>
    </w:rPr>
  </w:style>
  <w:style w:type="character" w:customStyle="1" w:styleId="BodyTextIndent3Char">
    <w:name w:val="Body Text Indent 3 Char"/>
    <w:basedOn w:val="DefaultParagraphFont"/>
    <w:link w:val="BodyTextIndent3"/>
    <w:semiHidden/>
    <w:rsid w:val="00F2567C"/>
    <w:rPr>
      <w:rFonts w:ascii="Arial" w:hAnsi="Arial"/>
      <w:sz w:val="16"/>
      <w:szCs w:val="16"/>
      <w:lang w:eastAsia="en-US"/>
    </w:rPr>
  </w:style>
  <w:style w:type="paragraph" w:styleId="NormalWeb">
    <w:name w:val="Normal (Web)"/>
    <w:basedOn w:val="Normal"/>
    <w:rsid w:val="00F2567C"/>
    <w:pPr>
      <w:spacing w:before="100" w:beforeAutospacing="1" w:after="100" w:afterAutospacing="1"/>
      <w:jc w:val="left"/>
    </w:pPr>
    <w:rPr>
      <w:rFonts w:ascii="Verdana" w:hAnsi="Verdana"/>
      <w:sz w:val="20"/>
    </w:rPr>
  </w:style>
  <w:style w:type="paragraph" w:customStyle="1" w:styleId="Erskinecontentspage">
    <w:name w:val="Erskine contents page"/>
    <w:basedOn w:val="Normal"/>
    <w:rsid w:val="00F2567C"/>
    <w:rPr>
      <w:rFonts w:ascii="Tahoma" w:hAnsi="Tahoma" w:cs="Tahoma"/>
      <w:snapToGrid w:val="0"/>
      <w:sz w:val="20"/>
    </w:rPr>
  </w:style>
  <w:style w:type="paragraph" w:customStyle="1" w:styleId="MELegal1">
    <w:name w:val="ME Legal 1"/>
    <w:basedOn w:val="Normal"/>
    <w:next w:val="Normal"/>
    <w:rsid w:val="00F2567C"/>
    <w:pPr>
      <w:keepNext/>
      <w:spacing w:before="280" w:after="140" w:line="280" w:lineRule="exact"/>
      <w:jc w:val="left"/>
      <w:outlineLvl w:val="1"/>
    </w:pPr>
    <w:rPr>
      <w:spacing w:val="-10"/>
      <w:w w:val="95"/>
      <w:sz w:val="32"/>
      <w:lang w:val="en-AU"/>
    </w:rPr>
  </w:style>
  <w:style w:type="paragraph" w:customStyle="1" w:styleId="MELegal2">
    <w:name w:val="ME Legal 2"/>
    <w:basedOn w:val="Normal"/>
    <w:next w:val="Normal"/>
    <w:rsid w:val="00F2567C"/>
    <w:pPr>
      <w:keepNext/>
      <w:spacing w:before="60" w:after="60" w:line="280" w:lineRule="exact"/>
      <w:jc w:val="left"/>
      <w:outlineLvl w:val="2"/>
    </w:pPr>
    <w:rPr>
      <w:b/>
      <w:w w:val="95"/>
      <w:sz w:val="24"/>
      <w:lang w:val="en-AU"/>
    </w:rPr>
  </w:style>
  <w:style w:type="paragraph" w:customStyle="1" w:styleId="MELegal3">
    <w:name w:val="ME Legal 3"/>
    <w:basedOn w:val="Normal"/>
    <w:next w:val="Normal"/>
    <w:rsid w:val="00F2567C"/>
    <w:pPr>
      <w:spacing w:after="140" w:line="280" w:lineRule="exact"/>
      <w:jc w:val="left"/>
    </w:pPr>
    <w:rPr>
      <w:rFonts w:ascii="Times New Roman" w:hAnsi="Times New Roman"/>
      <w:lang w:val="en-AU"/>
    </w:rPr>
  </w:style>
  <w:style w:type="paragraph" w:customStyle="1" w:styleId="MELegal4">
    <w:name w:val="ME Legal 4"/>
    <w:basedOn w:val="Normal"/>
    <w:next w:val="Normal"/>
    <w:rsid w:val="00F2567C"/>
    <w:pPr>
      <w:tabs>
        <w:tab w:val="left" w:pos="2041"/>
      </w:tabs>
      <w:spacing w:after="140" w:line="280" w:lineRule="exact"/>
      <w:jc w:val="left"/>
    </w:pPr>
    <w:rPr>
      <w:rFonts w:ascii="Times New Roman" w:hAnsi="Times New Roman"/>
      <w:lang w:val="en-AU"/>
    </w:rPr>
  </w:style>
  <w:style w:type="paragraph" w:customStyle="1" w:styleId="MELegal5">
    <w:name w:val="ME Legal 5"/>
    <w:basedOn w:val="Normal"/>
    <w:next w:val="Normal"/>
    <w:rsid w:val="00F2567C"/>
    <w:pPr>
      <w:spacing w:after="140" w:line="280" w:lineRule="exact"/>
      <w:jc w:val="left"/>
    </w:pPr>
    <w:rPr>
      <w:rFonts w:ascii="Times New Roman" w:hAnsi="Times New Roman"/>
      <w:lang w:val="en-AU"/>
    </w:rPr>
  </w:style>
  <w:style w:type="paragraph" w:customStyle="1" w:styleId="MELegal6">
    <w:name w:val="ME Legal 6"/>
    <w:basedOn w:val="Normal"/>
    <w:next w:val="Normal"/>
    <w:rsid w:val="00F2567C"/>
    <w:pPr>
      <w:tabs>
        <w:tab w:val="left" w:pos="3402"/>
      </w:tabs>
      <w:spacing w:after="140" w:line="280" w:lineRule="exact"/>
      <w:jc w:val="left"/>
    </w:pPr>
    <w:rPr>
      <w:rFonts w:ascii="Times New Roman" w:hAnsi="Times New Roman"/>
      <w:lang w:val="en-AU"/>
    </w:rPr>
  </w:style>
  <w:style w:type="paragraph" w:customStyle="1" w:styleId="PartL3">
    <w:name w:val="Part L3"/>
    <w:basedOn w:val="Normal"/>
    <w:next w:val="Normal"/>
    <w:rsid w:val="00F2567C"/>
    <w:pPr>
      <w:tabs>
        <w:tab w:val="num" w:pos="1440"/>
      </w:tabs>
      <w:spacing w:after="240"/>
      <w:ind w:left="1440" w:hanging="720"/>
      <w:jc w:val="left"/>
      <w:outlineLvl w:val="2"/>
    </w:pPr>
    <w:rPr>
      <w:rFonts w:ascii="Times New Roman" w:hAnsi="Times New Roman"/>
      <w:sz w:val="24"/>
      <w:lang w:val="en-AU"/>
    </w:rPr>
  </w:style>
  <w:style w:type="paragraph" w:customStyle="1" w:styleId="ScheduleL1">
    <w:name w:val="Schedule L1"/>
    <w:basedOn w:val="Normal"/>
    <w:next w:val="Normal"/>
    <w:rsid w:val="00F2567C"/>
    <w:pPr>
      <w:pBdr>
        <w:bottom w:val="single" w:sz="4" w:space="1" w:color="auto"/>
      </w:pBdr>
      <w:spacing w:before="140" w:after="480" w:line="480" w:lineRule="exact"/>
      <w:jc w:val="left"/>
      <w:outlineLvl w:val="0"/>
    </w:pPr>
    <w:rPr>
      <w:spacing w:val="-10"/>
      <w:w w:val="95"/>
      <w:sz w:val="48"/>
      <w:lang w:val="en-AU"/>
    </w:rPr>
  </w:style>
  <w:style w:type="paragraph" w:customStyle="1" w:styleId="ScheduleL2">
    <w:name w:val="Schedule L2"/>
    <w:basedOn w:val="Normal"/>
    <w:next w:val="Normal"/>
    <w:rsid w:val="00F2567C"/>
    <w:pPr>
      <w:keepNext/>
      <w:spacing w:before="280" w:after="140" w:line="280" w:lineRule="exact"/>
      <w:jc w:val="left"/>
    </w:pPr>
    <w:rPr>
      <w:spacing w:val="-10"/>
      <w:w w:val="95"/>
      <w:sz w:val="32"/>
      <w:lang w:val="en-AU"/>
    </w:rPr>
  </w:style>
  <w:style w:type="paragraph" w:customStyle="1" w:styleId="ScheduleL3">
    <w:name w:val="Schedule L3"/>
    <w:basedOn w:val="Normal"/>
    <w:next w:val="Normal"/>
    <w:rsid w:val="00F2567C"/>
    <w:pPr>
      <w:spacing w:before="60" w:after="60" w:line="280" w:lineRule="exact"/>
      <w:jc w:val="left"/>
    </w:pPr>
    <w:rPr>
      <w:b/>
      <w:w w:val="95"/>
      <w:sz w:val="24"/>
      <w:lang w:val="en-AU"/>
    </w:rPr>
  </w:style>
  <w:style w:type="paragraph" w:customStyle="1" w:styleId="ScheduleL5">
    <w:name w:val="Schedule L5"/>
    <w:basedOn w:val="Normal"/>
    <w:next w:val="Normal"/>
    <w:rsid w:val="00F2567C"/>
    <w:pPr>
      <w:tabs>
        <w:tab w:val="left" w:pos="2041"/>
      </w:tabs>
      <w:spacing w:after="140" w:line="280" w:lineRule="exact"/>
      <w:jc w:val="left"/>
    </w:pPr>
    <w:rPr>
      <w:rFonts w:ascii="Times New Roman" w:hAnsi="Times New Roman"/>
      <w:lang w:val="en-AU"/>
    </w:rPr>
  </w:style>
  <w:style w:type="paragraph" w:customStyle="1" w:styleId="ScheduleL6">
    <w:name w:val="Schedule L6"/>
    <w:basedOn w:val="Normal"/>
    <w:next w:val="Normal"/>
    <w:rsid w:val="00F2567C"/>
    <w:pPr>
      <w:spacing w:after="140" w:line="280" w:lineRule="exact"/>
      <w:jc w:val="left"/>
    </w:pPr>
    <w:rPr>
      <w:rFonts w:ascii="Times New Roman" w:hAnsi="Times New Roman"/>
      <w:lang w:val="en-AU"/>
    </w:rPr>
  </w:style>
  <w:style w:type="paragraph" w:customStyle="1" w:styleId="MESubheading">
    <w:name w:val="ME Sub heading"/>
    <w:basedOn w:val="Normal"/>
    <w:next w:val="Normal"/>
    <w:rsid w:val="00F2567C"/>
    <w:pPr>
      <w:spacing w:before="200" w:after="200" w:line="400" w:lineRule="exact"/>
      <w:jc w:val="left"/>
    </w:pPr>
    <w:rPr>
      <w:spacing w:val="-10"/>
      <w:w w:val="95"/>
      <w:sz w:val="40"/>
      <w:lang w:val="en-AU"/>
    </w:rPr>
  </w:style>
  <w:style w:type="paragraph" w:customStyle="1" w:styleId="CoverPageNames">
    <w:name w:val="CoverPageNames"/>
    <w:basedOn w:val="Normal"/>
    <w:rsid w:val="00F2567C"/>
    <w:pPr>
      <w:spacing w:after="80" w:line="320" w:lineRule="exact"/>
      <w:jc w:val="left"/>
    </w:pPr>
    <w:rPr>
      <w:sz w:val="24"/>
      <w:lang w:val="en-AU"/>
    </w:rPr>
  </w:style>
  <w:style w:type="paragraph" w:customStyle="1" w:styleId="PartiesDetails">
    <w:name w:val="PartiesDetails"/>
    <w:basedOn w:val="Normal"/>
    <w:next w:val="Normal"/>
    <w:rsid w:val="00F2567C"/>
    <w:pPr>
      <w:spacing w:line="280" w:lineRule="exact"/>
      <w:jc w:val="left"/>
    </w:pPr>
    <w:rPr>
      <w:rFonts w:ascii="Times New Roman" w:hAnsi="Times New Roman"/>
      <w:lang w:val="en-AU"/>
    </w:rPr>
  </w:style>
  <w:style w:type="paragraph" w:styleId="Revision">
    <w:name w:val="Revision"/>
    <w:hidden/>
    <w:semiHidden/>
    <w:rsid w:val="00F2567C"/>
    <w:rPr>
      <w:sz w:val="24"/>
      <w:szCs w:val="24"/>
      <w:lang w:eastAsia="en-US"/>
    </w:rPr>
  </w:style>
  <w:style w:type="numbering" w:customStyle="1" w:styleId="Style1">
    <w:name w:val="Style1"/>
    <w:rsid w:val="00F2567C"/>
    <w:pPr>
      <w:numPr>
        <w:numId w:val="6"/>
      </w:numPr>
    </w:pPr>
  </w:style>
  <w:style w:type="table" w:styleId="TableGrid">
    <w:name w:val="Table Grid"/>
    <w:basedOn w:val="TableNormal"/>
    <w:uiPriority w:val="39"/>
    <w:rsid w:val="0063489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aliases w:val="Level 1 - 2 Char,h3 Char,C Sub-Sub/Italic Char,h3 sub heading Char,Head 31 Char,Head 32 Char,C Sub-Sub/Italic1 Char,h3 sub heading1 Char,H3 Char,3m Char,Level 1 - 1 Char,GPH Heading 3 Char,Sub-section Char,H31 Char,(Alt+3) Char,3 Char"/>
    <w:basedOn w:val="DefaultParagraphFont"/>
    <w:link w:val="Heading3"/>
    <w:rsid w:val="00BF5B19"/>
    <w:rPr>
      <w:rFonts w:ascii="Arial" w:hAnsi="Arial"/>
      <w:lang w:eastAsia="en-US"/>
    </w:rPr>
  </w:style>
  <w:style w:type="character" w:customStyle="1" w:styleId="ScheduleHeading2Char">
    <w:name w:val="Schedule Heading 2 Char"/>
    <w:basedOn w:val="DefaultParagraphFont"/>
    <w:link w:val="ScheduleHeading2"/>
    <w:uiPriority w:val="99"/>
    <w:locked/>
    <w:rsid w:val="005F7B91"/>
    <w:rPr>
      <w:rFonts w:ascii="Arial" w:hAnsi="Arial"/>
      <w:b/>
      <w:sz w:val="22"/>
      <w:lang w:eastAsia="en-US"/>
    </w:rPr>
  </w:style>
  <w:style w:type="paragraph" w:customStyle="1" w:styleId="ScheduleHeading4">
    <w:name w:val="Schedule Heading 4"/>
    <w:basedOn w:val="Normal"/>
    <w:next w:val="Normal"/>
    <w:uiPriority w:val="99"/>
    <w:rsid w:val="005F7B91"/>
    <w:pPr>
      <w:tabs>
        <w:tab w:val="num" w:pos="2160"/>
      </w:tabs>
      <w:spacing w:after="240"/>
      <w:ind w:left="2160" w:hanging="720"/>
    </w:pPr>
    <w:rPr>
      <w:rFonts w:cs="Arial"/>
      <w:szCs w:val="22"/>
      <w:lang w:eastAsia="en-GB"/>
    </w:rPr>
  </w:style>
  <w:style w:type="table" w:customStyle="1" w:styleId="LightGrid-Accent11">
    <w:name w:val="Light Grid - Accent 11"/>
    <w:basedOn w:val="TableNormal"/>
    <w:uiPriority w:val="62"/>
    <w:rsid w:val="00092A8C"/>
    <w:rPr>
      <w:rFonts w:ascii="Calibri" w:hAnsi="Calibri"/>
      <w:szCs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ListBullet1">
    <w:name w:val="List Bullet1"/>
    <w:basedOn w:val="Normal"/>
    <w:rsid w:val="000B7A7C"/>
    <w:pPr>
      <w:numPr>
        <w:numId w:val="7"/>
      </w:numPr>
      <w:spacing w:after="240"/>
      <w:jc w:val="left"/>
    </w:pPr>
    <w:rPr>
      <w:sz w:val="20"/>
      <w:lang w:val="en-US"/>
    </w:rPr>
  </w:style>
  <w:style w:type="character" w:customStyle="1" w:styleId="Heading2Char">
    <w:name w:val="Heading 2 Char"/>
    <w:aliases w:val="Chapter Char,1.Seite Char,Sub Heading Char,2 Char,Reset numbering Char,sub-sect Char,h2 Char,section header Char,no section Char,21 Char,sub-sect1 Char,22 Char,sub-sect2 Char,23 Char,sub-sect3 Char,24 Char,sub-sect4 Char,25 Char,(1.1 Char"/>
    <w:basedOn w:val="DefaultParagraphFont"/>
    <w:link w:val="Heading2"/>
    <w:rsid w:val="00BF5B19"/>
    <w:rPr>
      <w:rFonts w:ascii="Arial" w:hAnsi="Arial"/>
      <w:lang w:eastAsia="en-US"/>
    </w:rPr>
  </w:style>
  <w:style w:type="character" w:customStyle="1" w:styleId="Heading1Char">
    <w:name w:val="Heading 1 Char"/>
    <w:aliases w:val="h1 Char,Header1 Char,1 Char,Part Char,Chapter Heading Char,Section Heading Char,PARA1 Char,Heading1 Char,Lev 1 Char,section Char,H1 Char,Heading Char,Heading 1 Char1 Char,Heading 1 Char Char Char,H1 Char Char Char,h1 Char Char Char"/>
    <w:link w:val="Heading1"/>
    <w:rsid w:val="00BF5B19"/>
    <w:rPr>
      <w:rFonts w:ascii="Arial" w:hAnsi="Arial"/>
      <w:b/>
      <w:kern w:val="28"/>
      <w:sz w:val="22"/>
      <w:lang w:eastAsia="en-US"/>
    </w:rPr>
  </w:style>
  <w:style w:type="paragraph" w:customStyle="1" w:styleId="Default">
    <w:name w:val="Default"/>
    <w:rsid w:val="005D18E3"/>
    <w:pPr>
      <w:widowControl w:val="0"/>
      <w:autoSpaceDE w:val="0"/>
      <w:autoSpaceDN w:val="0"/>
      <w:adjustRightInd w:val="0"/>
    </w:pPr>
    <w:rPr>
      <w:rFonts w:ascii="TTE25D3BE0t00" w:eastAsiaTheme="minorEastAsia" w:hAnsi="TTE25D3BE0t00" w:cs="TTE25D3BE0t00"/>
      <w:color w:val="000000"/>
      <w:sz w:val="24"/>
      <w:szCs w:val="24"/>
    </w:rPr>
  </w:style>
  <w:style w:type="paragraph" w:customStyle="1" w:styleId="CM4">
    <w:name w:val="CM4"/>
    <w:basedOn w:val="Default"/>
    <w:next w:val="Default"/>
    <w:rsid w:val="005D18E3"/>
    <w:rPr>
      <w:rFonts w:cstheme="minorBidi"/>
      <w:color w:val="auto"/>
    </w:rPr>
  </w:style>
  <w:style w:type="paragraph" w:customStyle="1" w:styleId="CM1">
    <w:name w:val="CM1"/>
    <w:basedOn w:val="Default"/>
    <w:next w:val="Default"/>
    <w:uiPriority w:val="99"/>
    <w:rsid w:val="005D18E3"/>
    <w:pPr>
      <w:spacing w:line="268" w:lineRule="atLeast"/>
    </w:pPr>
    <w:rPr>
      <w:rFonts w:cstheme="minorBidi"/>
      <w:color w:val="auto"/>
    </w:rPr>
  </w:style>
  <w:style w:type="paragraph" w:customStyle="1" w:styleId="CM6">
    <w:name w:val="CM6"/>
    <w:basedOn w:val="Default"/>
    <w:next w:val="Default"/>
    <w:uiPriority w:val="99"/>
    <w:rsid w:val="009213A4"/>
    <w:rPr>
      <w:rFonts w:cstheme="minorBidi"/>
      <w:color w:val="auto"/>
    </w:rPr>
  </w:style>
  <w:style w:type="paragraph" w:customStyle="1" w:styleId="CM5">
    <w:name w:val="CM5"/>
    <w:basedOn w:val="Default"/>
    <w:next w:val="Default"/>
    <w:uiPriority w:val="99"/>
    <w:rsid w:val="009213A4"/>
    <w:pPr>
      <w:spacing w:line="271" w:lineRule="atLeast"/>
    </w:pPr>
    <w:rPr>
      <w:rFonts w:cstheme="minorBidi"/>
      <w:color w:val="auto"/>
    </w:rPr>
  </w:style>
  <w:style w:type="paragraph" w:customStyle="1" w:styleId="CM7">
    <w:name w:val="CM7"/>
    <w:basedOn w:val="Default"/>
    <w:next w:val="Default"/>
    <w:uiPriority w:val="99"/>
    <w:rsid w:val="009213A4"/>
    <w:rPr>
      <w:rFonts w:cstheme="minorBidi"/>
      <w:color w:val="auto"/>
    </w:rPr>
  </w:style>
  <w:style w:type="paragraph" w:customStyle="1" w:styleId="CM3">
    <w:name w:val="CM3"/>
    <w:basedOn w:val="Default"/>
    <w:next w:val="Default"/>
    <w:uiPriority w:val="99"/>
    <w:rsid w:val="00DE3521"/>
    <w:rPr>
      <w:rFonts w:cs="Times New Roman"/>
      <w:color w:val="auto"/>
    </w:rPr>
  </w:style>
  <w:style w:type="paragraph" w:customStyle="1" w:styleId="CM12">
    <w:name w:val="CM12"/>
    <w:basedOn w:val="Default"/>
    <w:next w:val="Default"/>
    <w:uiPriority w:val="99"/>
    <w:rsid w:val="00D857B2"/>
    <w:rPr>
      <w:rFonts w:cstheme="minorBidi"/>
      <w:color w:val="auto"/>
    </w:rPr>
  </w:style>
  <w:style w:type="paragraph" w:customStyle="1" w:styleId="CM13">
    <w:name w:val="CM13"/>
    <w:basedOn w:val="Default"/>
    <w:next w:val="Default"/>
    <w:uiPriority w:val="99"/>
    <w:rsid w:val="00D857B2"/>
    <w:rPr>
      <w:rFonts w:cstheme="minorBidi"/>
      <w:color w:val="auto"/>
    </w:rPr>
  </w:style>
  <w:style w:type="character" w:customStyle="1" w:styleId="Heading4Char">
    <w:name w:val="Heading 4 Char"/>
    <w:aliases w:val="Subsection Char,Level 2 - a Char,PARA4 Char,Lev 4 Char,Schedules Char,4 Char,H4 Char,h4 Char,14 Char,l4 Char,141 Char,h41 Char,l41 Char,41 Char,142 Char,h42 Char,l42 Char,h43 Char,a. Char,Map Title Char,42 Char,parapoint Char,¶ Char"/>
    <w:basedOn w:val="DefaultParagraphFont"/>
    <w:link w:val="Heading4"/>
    <w:locked/>
    <w:rsid w:val="0094096F"/>
    <w:rPr>
      <w:rFonts w:ascii="Arial" w:hAnsi="Arial"/>
      <w:sz w:val="22"/>
      <w:lang w:eastAsia="en-US"/>
    </w:rPr>
  </w:style>
  <w:style w:type="character" w:customStyle="1" w:styleId="Heading5Char">
    <w:name w:val="Heading 5 Char"/>
    <w:aliases w:val="Subheading Char,Level 3 - i Char,Lev 5 Char,Response Type Char,Response Type1 Char,Response Type2 Char,Response Type3 Char,Response Type4 Char,Response Type5 Char,Response Type6 Char,Response Type7 Char,Appendix A to X Char,H5 Char"/>
    <w:basedOn w:val="DefaultParagraphFont"/>
    <w:link w:val="Heading5"/>
    <w:locked/>
    <w:rsid w:val="0094096F"/>
    <w:rPr>
      <w:rFonts w:ascii="Arial" w:hAnsi="Arial"/>
      <w:b/>
      <w:sz w:val="22"/>
      <w:lang w:eastAsia="en-US"/>
    </w:rPr>
  </w:style>
  <w:style w:type="character" w:customStyle="1" w:styleId="Heading6Char">
    <w:name w:val="Heading 6 Char"/>
    <w:aliases w:val="Legal Level 1. Char,Lev 6 Char,Heading 6  Appendix Y &amp; Z Char"/>
    <w:basedOn w:val="DefaultParagraphFont"/>
    <w:link w:val="Heading6"/>
    <w:uiPriority w:val="99"/>
    <w:locked/>
    <w:rsid w:val="0094096F"/>
    <w:rPr>
      <w:rFonts w:ascii="Arial" w:hAnsi="Arial" w:cs="Arial"/>
      <w:b/>
      <w:bCs/>
      <w:color w:val="000000"/>
      <w:lang w:eastAsia="en-US"/>
    </w:rPr>
  </w:style>
  <w:style w:type="character" w:customStyle="1" w:styleId="Heading7Char">
    <w:name w:val="Heading 7 Char"/>
    <w:aliases w:val="Legal Level 1.1. Char,Lev 7 Char"/>
    <w:basedOn w:val="DefaultParagraphFont"/>
    <w:link w:val="Heading7"/>
    <w:uiPriority w:val="99"/>
    <w:locked/>
    <w:rsid w:val="0094096F"/>
    <w:rPr>
      <w:rFonts w:ascii="FoundryMonoline-Medium" w:hAnsi="FoundryMonoline-Medium"/>
      <w:sz w:val="24"/>
      <w:szCs w:val="24"/>
      <w:lang w:val="en-US" w:eastAsia="en-US"/>
    </w:rPr>
  </w:style>
  <w:style w:type="character" w:customStyle="1" w:styleId="Heading8Char">
    <w:name w:val="Heading 8 Char"/>
    <w:aliases w:val="Legal Level 1.1.1. Char,Lev 8 Char"/>
    <w:basedOn w:val="DefaultParagraphFont"/>
    <w:link w:val="Heading8"/>
    <w:uiPriority w:val="99"/>
    <w:locked/>
    <w:rsid w:val="0094096F"/>
    <w:rPr>
      <w:b/>
      <w:caps/>
      <w:sz w:val="22"/>
      <w:lang w:eastAsia="en-US"/>
    </w:rPr>
  </w:style>
  <w:style w:type="character" w:customStyle="1" w:styleId="Heading9Char">
    <w:name w:val="Heading 9 Char"/>
    <w:aliases w:val="Heading 9 (defunct) Char,Legal Level 1.1.1.1. Char,Lev 9 Char"/>
    <w:basedOn w:val="DefaultParagraphFont"/>
    <w:link w:val="Heading9"/>
    <w:uiPriority w:val="99"/>
    <w:locked/>
    <w:rsid w:val="0094096F"/>
    <w:rPr>
      <w:b/>
      <w:sz w:val="22"/>
      <w:lang w:eastAsia="en-US"/>
    </w:rPr>
  </w:style>
  <w:style w:type="character" w:customStyle="1" w:styleId="Heading2Char3">
    <w:name w:val="Heading 2 Char3"/>
    <w:aliases w:val="Chapter Char3,1.Seite Char3,Sub Heading Char3,2 Char3,Reset numbering Char3,sub-sect Char3,h2 Char3,section header Char3,no section Char3,21 Char3,sub-sect1 Char3,22 Char3,sub-sect2 Char3,23 Char3,sub-sect3 Char3,24 Char3,sub-sect4 Char3"/>
    <w:basedOn w:val="DefaultParagraphFont"/>
    <w:uiPriority w:val="99"/>
    <w:semiHidden/>
    <w:rsid w:val="0094096F"/>
    <w:rPr>
      <w:rFonts w:ascii="Cambria" w:hAnsi="Cambria" w:cs="Times New Roman"/>
      <w:b/>
      <w:bCs/>
      <w:i/>
      <w:iCs/>
      <w:sz w:val="28"/>
      <w:szCs w:val="28"/>
      <w:lang w:val="en-GB" w:eastAsia="en-US"/>
    </w:rPr>
  </w:style>
  <w:style w:type="character" w:customStyle="1" w:styleId="Heading2Char2">
    <w:name w:val="Heading 2 Char2"/>
    <w:aliases w:val="Chapter Char2,1.Seite Char2,Sub Heading Char2,2 Char2,Reset numbering Char2,sub-sect Char2,h2 Char2,section header Char2,no section Char2,21 Char2,sub-sect1 Char2,22 Char2,sub-sect2 Char2,23 Char2,sub-sect3 Char2,24 Char2,sub-sect4 Char2"/>
    <w:basedOn w:val="DefaultParagraphFont"/>
    <w:uiPriority w:val="99"/>
    <w:semiHidden/>
    <w:locked/>
    <w:rsid w:val="0094096F"/>
    <w:rPr>
      <w:rFonts w:ascii="Cambria" w:hAnsi="Cambria" w:cs="Times New Roman"/>
      <w:b/>
      <w:bCs/>
      <w:i/>
      <w:iCs/>
      <w:sz w:val="28"/>
      <w:szCs w:val="28"/>
      <w:lang w:val="en-GB" w:eastAsia="en-US"/>
    </w:rPr>
  </w:style>
  <w:style w:type="character" w:customStyle="1" w:styleId="BodyText2Char">
    <w:name w:val="Body Text 2 Char"/>
    <w:basedOn w:val="DefaultParagraphFont"/>
    <w:link w:val="BodyText2"/>
    <w:locked/>
    <w:rsid w:val="0094096F"/>
    <w:rPr>
      <w:rFonts w:ascii="Arial" w:hAnsi="Arial"/>
      <w:sz w:val="22"/>
      <w:lang w:eastAsia="en-US"/>
    </w:rPr>
  </w:style>
  <w:style w:type="character" w:customStyle="1" w:styleId="BodyTextChar">
    <w:name w:val="Body Text Char"/>
    <w:basedOn w:val="DefaultParagraphFont"/>
    <w:link w:val="BodyText"/>
    <w:uiPriority w:val="99"/>
    <w:locked/>
    <w:rsid w:val="0094096F"/>
    <w:rPr>
      <w:rFonts w:ascii="Arial" w:hAnsi="Arial"/>
      <w:sz w:val="22"/>
      <w:lang w:eastAsia="en-US"/>
    </w:rPr>
  </w:style>
  <w:style w:type="character" w:customStyle="1" w:styleId="BodyText3Char">
    <w:name w:val="Body Text 3 Char"/>
    <w:basedOn w:val="DefaultParagraphFont"/>
    <w:link w:val="BodyText3"/>
    <w:uiPriority w:val="99"/>
    <w:locked/>
    <w:rsid w:val="0094096F"/>
    <w:rPr>
      <w:rFonts w:ascii="Arial" w:hAnsi="Arial"/>
      <w:sz w:val="22"/>
      <w:lang w:eastAsia="en-US"/>
    </w:rPr>
  </w:style>
  <w:style w:type="character" w:customStyle="1" w:styleId="PlainTextChar">
    <w:name w:val="Plain Text Char"/>
    <w:basedOn w:val="DefaultParagraphFont"/>
    <w:link w:val="PlainText"/>
    <w:uiPriority w:val="99"/>
    <w:locked/>
    <w:rsid w:val="0094096F"/>
    <w:rPr>
      <w:rFonts w:ascii="Courier New" w:hAnsi="Courier New"/>
      <w:lang w:eastAsia="en-US"/>
    </w:rPr>
  </w:style>
  <w:style w:type="character" w:customStyle="1" w:styleId="TitleChar">
    <w:name w:val="Title Char"/>
    <w:basedOn w:val="DefaultParagraphFont"/>
    <w:link w:val="Title"/>
    <w:locked/>
    <w:rsid w:val="00B906FE"/>
    <w:rPr>
      <w:rFonts w:ascii="Arial" w:hAnsi="Arial" w:cs="Helvetica"/>
      <w:b/>
      <w:bCs/>
      <w:color w:val="000000"/>
      <w:sz w:val="22"/>
      <w:szCs w:val="16"/>
      <w:u w:val="single"/>
      <w:lang w:val="en-US" w:eastAsia="en-US"/>
    </w:rPr>
  </w:style>
  <w:style w:type="character" w:customStyle="1" w:styleId="BalloonTextChar">
    <w:name w:val="Balloon Text Char"/>
    <w:basedOn w:val="DefaultParagraphFont"/>
    <w:link w:val="BalloonText"/>
    <w:uiPriority w:val="99"/>
    <w:semiHidden/>
    <w:locked/>
    <w:rsid w:val="0094096F"/>
    <w:rPr>
      <w:rFonts w:ascii="Tahoma" w:hAnsi="Tahoma" w:cs="Tahoma"/>
      <w:sz w:val="16"/>
      <w:szCs w:val="16"/>
      <w:lang w:val="en-US" w:eastAsia="en-US"/>
    </w:rPr>
  </w:style>
  <w:style w:type="character" w:customStyle="1" w:styleId="Heading2Char1">
    <w:name w:val="Heading 2 Char1"/>
    <w:aliases w:val="Chapter Char1,1.Seite Char1,Sub Heading Char1,2 Char1,Reset numbering Char1,sub-sect Char1,h2 Char1,section header Char1,no section Char1,21 Char1,sub-sect1 Char1,22 Char1,sub-sect2 Char1,23 Char1,sub-sect3 Char1,24 Char1,sub-sect4 Char1"/>
    <w:basedOn w:val="DefaultParagraphFont"/>
    <w:uiPriority w:val="99"/>
    <w:locked/>
    <w:rsid w:val="0094096F"/>
    <w:rPr>
      <w:rFonts w:ascii="Arial" w:hAnsi="Arial"/>
      <w:szCs w:val="20"/>
      <w:lang w:val="en-GB" w:eastAsia="en-US"/>
    </w:rPr>
  </w:style>
  <w:style w:type="paragraph" w:styleId="BlockText">
    <w:name w:val="Block Text"/>
    <w:basedOn w:val="Normal"/>
    <w:uiPriority w:val="99"/>
    <w:rsid w:val="0094096F"/>
    <w:pPr>
      <w:tabs>
        <w:tab w:val="left" w:pos="720"/>
      </w:tabs>
      <w:suppressAutoHyphens/>
      <w:ind w:left="720" w:right="810"/>
    </w:pPr>
    <w:rPr>
      <w:rFonts w:ascii="Times New Roman" w:hAnsi="Times New Roman"/>
      <w:sz w:val="24"/>
      <w:lang w:val="en-US" w:eastAsia="tr-TR"/>
    </w:rPr>
  </w:style>
  <w:style w:type="character" w:styleId="FollowedHyperlink">
    <w:name w:val="FollowedHyperlink"/>
    <w:basedOn w:val="DefaultParagraphFont"/>
    <w:uiPriority w:val="99"/>
    <w:semiHidden/>
    <w:unhideWhenUsed/>
    <w:rsid w:val="0094096F"/>
    <w:rPr>
      <w:color w:val="800080" w:themeColor="followedHyperlink"/>
      <w:u w:val="single"/>
    </w:rPr>
  </w:style>
  <w:style w:type="character" w:styleId="SubtleEmphasis">
    <w:name w:val="Subtle Emphasis"/>
    <w:basedOn w:val="DefaultParagraphFont"/>
    <w:uiPriority w:val="19"/>
    <w:qFormat/>
    <w:rsid w:val="0094096F"/>
    <w:rPr>
      <w:i/>
      <w:iCs/>
      <w:color w:val="808080" w:themeColor="text1" w:themeTint="7F"/>
    </w:rPr>
  </w:style>
  <w:style w:type="paragraph" w:styleId="TOC2">
    <w:name w:val="toc 2"/>
    <w:basedOn w:val="Normal"/>
    <w:next w:val="Normal"/>
    <w:autoRedefine/>
    <w:uiPriority w:val="39"/>
    <w:unhideWhenUsed/>
    <w:qFormat/>
    <w:rsid w:val="005F2F1F"/>
    <w:pPr>
      <w:ind w:left="220"/>
    </w:pPr>
  </w:style>
  <w:style w:type="paragraph" w:styleId="TOC1">
    <w:name w:val="toc 1"/>
    <w:basedOn w:val="Normal"/>
    <w:next w:val="Normal"/>
    <w:autoRedefine/>
    <w:uiPriority w:val="39"/>
    <w:unhideWhenUsed/>
    <w:qFormat/>
    <w:rsid w:val="005F2F1F"/>
  </w:style>
  <w:style w:type="paragraph" w:styleId="TOC3">
    <w:name w:val="toc 3"/>
    <w:basedOn w:val="Normal"/>
    <w:next w:val="Normal"/>
    <w:autoRedefine/>
    <w:uiPriority w:val="39"/>
    <w:unhideWhenUsed/>
    <w:qFormat/>
    <w:rsid w:val="005F2F1F"/>
    <w:pPr>
      <w:ind w:left="440"/>
    </w:pPr>
  </w:style>
  <w:style w:type="paragraph" w:styleId="TOC4">
    <w:name w:val="toc 4"/>
    <w:basedOn w:val="Normal"/>
    <w:next w:val="Normal"/>
    <w:autoRedefine/>
    <w:uiPriority w:val="39"/>
    <w:unhideWhenUsed/>
    <w:rsid w:val="005F2F1F"/>
    <w:pPr>
      <w:spacing w:after="100" w:line="276" w:lineRule="auto"/>
      <w:ind w:left="660"/>
      <w:jc w:val="left"/>
    </w:pPr>
    <w:rPr>
      <w:rFonts w:ascii="Calibri" w:hAnsi="Calibri"/>
      <w:szCs w:val="22"/>
      <w:lang w:eastAsia="en-GB"/>
    </w:rPr>
  </w:style>
  <w:style w:type="paragraph" w:styleId="TOC5">
    <w:name w:val="toc 5"/>
    <w:basedOn w:val="Normal"/>
    <w:next w:val="Normal"/>
    <w:autoRedefine/>
    <w:uiPriority w:val="39"/>
    <w:unhideWhenUsed/>
    <w:rsid w:val="005F2F1F"/>
    <w:pPr>
      <w:spacing w:after="100" w:line="276" w:lineRule="auto"/>
      <w:ind w:left="880"/>
      <w:jc w:val="left"/>
    </w:pPr>
    <w:rPr>
      <w:rFonts w:ascii="Calibri" w:hAnsi="Calibri"/>
      <w:szCs w:val="22"/>
      <w:lang w:eastAsia="en-GB"/>
    </w:rPr>
  </w:style>
  <w:style w:type="paragraph" w:styleId="TOC6">
    <w:name w:val="toc 6"/>
    <w:basedOn w:val="Normal"/>
    <w:next w:val="Normal"/>
    <w:autoRedefine/>
    <w:uiPriority w:val="39"/>
    <w:unhideWhenUsed/>
    <w:rsid w:val="005F2F1F"/>
    <w:pPr>
      <w:spacing w:after="100" w:line="276" w:lineRule="auto"/>
      <w:ind w:left="1100"/>
      <w:jc w:val="left"/>
    </w:pPr>
    <w:rPr>
      <w:rFonts w:ascii="Calibri" w:hAnsi="Calibri"/>
      <w:szCs w:val="22"/>
      <w:lang w:eastAsia="en-GB"/>
    </w:rPr>
  </w:style>
  <w:style w:type="paragraph" w:styleId="TOC7">
    <w:name w:val="toc 7"/>
    <w:basedOn w:val="Normal"/>
    <w:next w:val="Normal"/>
    <w:autoRedefine/>
    <w:uiPriority w:val="39"/>
    <w:unhideWhenUsed/>
    <w:rsid w:val="005F2F1F"/>
    <w:pPr>
      <w:spacing w:after="100" w:line="276" w:lineRule="auto"/>
      <w:ind w:left="1320"/>
      <w:jc w:val="left"/>
    </w:pPr>
    <w:rPr>
      <w:rFonts w:ascii="Calibri" w:hAnsi="Calibri"/>
      <w:szCs w:val="22"/>
      <w:lang w:eastAsia="en-GB"/>
    </w:rPr>
  </w:style>
  <w:style w:type="paragraph" w:styleId="TOC8">
    <w:name w:val="toc 8"/>
    <w:basedOn w:val="Normal"/>
    <w:next w:val="Normal"/>
    <w:autoRedefine/>
    <w:uiPriority w:val="39"/>
    <w:unhideWhenUsed/>
    <w:rsid w:val="005F2F1F"/>
    <w:pPr>
      <w:spacing w:after="100" w:line="276" w:lineRule="auto"/>
      <w:ind w:left="1540"/>
      <w:jc w:val="left"/>
    </w:pPr>
    <w:rPr>
      <w:rFonts w:ascii="Calibri" w:hAnsi="Calibri"/>
      <w:szCs w:val="22"/>
      <w:lang w:eastAsia="en-GB"/>
    </w:rPr>
  </w:style>
  <w:style w:type="paragraph" w:styleId="TOC9">
    <w:name w:val="toc 9"/>
    <w:basedOn w:val="Normal"/>
    <w:next w:val="Normal"/>
    <w:autoRedefine/>
    <w:uiPriority w:val="39"/>
    <w:unhideWhenUsed/>
    <w:rsid w:val="005F2F1F"/>
    <w:pPr>
      <w:spacing w:after="100" w:line="276" w:lineRule="auto"/>
      <w:ind w:left="1760"/>
      <w:jc w:val="left"/>
    </w:pPr>
    <w:rPr>
      <w:rFonts w:ascii="Calibri" w:hAnsi="Calibri"/>
      <w:szCs w:val="22"/>
      <w:lang w:eastAsia="en-GB"/>
    </w:rPr>
  </w:style>
  <w:style w:type="paragraph" w:styleId="TOCHeading">
    <w:name w:val="TOC Heading"/>
    <w:basedOn w:val="Heading1"/>
    <w:next w:val="Normal"/>
    <w:uiPriority w:val="39"/>
    <w:unhideWhenUsed/>
    <w:qFormat/>
    <w:rsid w:val="005F2F1F"/>
    <w:pPr>
      <w:keepNext/>
      <w:keepLines/>
      <w:numPr>
        <w:numId w:val="0"/>
      </w:numPr>
      <w:spacing w:before="480" w:line="276" w:lineRule="auto"/>
      <w:jc w:val="left"/>
      <w:outlineLvl w:val="9"/>
    </w:pPr>
    <w:rPr>
      <w:rFonts w:ascii="Cambria" w:eastAsia="MS Gothic" w:hAnsi="Cambria"/>
      <w:bCs/>
      <w:color w:val="365F91"/>
      <w:kern w:val="0"/>
      <w:sz w:val="28"/>
      <w:szCs w:val="28"/>
      <w:lang w:val="en-US" w:eastAsia="ja-JP"/>
    </w:rPr>
  </w:style>
  <w:style w:type="paragraph" w:customStyle="1" w:styleId="BBHeading1">
    <w:name w:val="B&amp;B Heading 1"/>
    <w:basedOn w:val="BodyText"/>
    <w:next w:val="Normal"/>
    <w:rsid w:val="007638BC"/>
    <w:pPr>
      <w:keepNext/>
      <w:numPr>
        <w:numId w:val="22"/>
      </w:numPr>
      <w:spacing w:before="120" w:after="240"/>
      <w:outlineLvl w:val="0"/>
    </w:pPr>
    <w:rPr>
      <w:rFonts w:ascii="Georgia" w:hAnsi="Georgia"/>
      <w:b/>
      <w:caps/>
      <w:szCs w:val="24"/>
      <w:lang w:eastAsia="en-GB"/>
    </w:rPr>
  </w:style>
  <w:style w:type="paragraph" w:customStyle="1" w:styleId="BBClause2">
    <w:name w:val="B&amp;B Clause 2"/>
    <w:basedOn w:val="BBHeading2"/>
    <w:rsid w:val="007638BC"/>
    <w:pPr>
      <w:keepNext w:val="0"/>
    </w:pPr>
    <w:rPr>
      <w:b w:val="0"/>
    </w:rPr>
  </w:style>
  <w:style w:type="paragraph" w:customStyle="1" w:styleId="BBHeading6">
    <w:name w:val="B&amp;B Heading 6"/>
    <w:basedOn w:val="BBHeading5"/>
    <w:next w:val="Normal"/>
    <w:rsid w:val="007638BC"/>
    <w:pPr>
      <w:numPr>
        <w:ilvl w:val="5"/>
      </w:numPr>
      <w:tabs>
        <w:tab w:val="left" w:pos="3238"/>
      </w:tabs>
      <w:outlineLvl w:val="5"/>
    </w:pPr>
  </w:style>
  <w:style w:type="paragraph" w:customStyle="1" w:styleId="BBHeading5">
    <w:name w:val="B&amp;B Heading 5"/>
    <w:basedOn w:val="BBHeading4"/>
    <w:next w:val="Normal"/>
    <w:rsid w:val="007638BC"/>
    <w:pPr>
      <w:numPr>
        <w:ilvl w:val="4"/>
      </w:numPr>
      <w:outlineLvl w:val="4"/>
    </w:pPr>
  </w:style>
  <w:style w:type="paragraph" w:customStyle="1" w:styleId="BBHeading4">
    <w:name w:val="B&amp;B Heading 4"/>
    <w:basedOn w:val="BBHeading3"/>
    <w:next w:val="Normal"/>
    <w:rsid w:val="007638BC"/>
    <w:pPr>
      <w:numPr>
        <w:ilvl w:val="3"/>
      </w:numPr>
      <w:outlineLvl w:val="3"/>
    </w:pPr>
  </w:style>
  <w:style w:type="paragraph" w:customStyle="1" w:styleId="BBHeading3">
    <w:name w:val="B&amp;B Heading 3"/>
    <w:basedOn w:val="BBHeading2"/>
    <w:next w:val="Normal"/>
    <w:rsid w:val="007638BC"/>
    <w:pPr>
      <w:numPr>
        <w:ilvl w:val="2"/>
      </w:numPr>
      <w:outlineLvl w:val="2"/>
    </w:pPr>
  </w:style>
  <w:style w:type="paragraph" w:customStyle="1" w:styleId="BBHeading2">
    <w:name w:val="B&amp;B Heading 2"/>
    <w:basedOn w:val="BBHeading1"/>
    <w:next w:val="Normal"/>
    <w:rsid w:val="007638BC"/>
    <w:pPr>
      <w:numPr>
        <w:ilvl w:val="1"/>
      </w:numPr>
      <w:spacing w:before="0"/>
      <w:outlineLvl w:val="1"/>
    </w:pPr>
    <w:rPr>
      <w:caps w:val="0"/>
    </w:rPr>
  </w:style>
  <w:style w:type="paragraph" w:customStyle="1" w:styleId="BBHeading7">
    <w:name w:val="B&amp;B Heading 7"/>
    <w:basedOn w:val="BBHeading6"/>
    <w:next w:val="Normal"/>
    <w:rsid w:val="007638BC"/>
    <w:pPr>
      <w:numPr>
        <w:ilvl w:val="6"/>
      </w:numPr>
      <w:tabs>
        <w:tab w:val="left" w:pos="5398"/>
      </w:tabs>
      <w:outlineLvl w:val="6"/>
    </w:pPr>
  </w:style>
  <w:style w:type="paragraph" w:customStyle="1" w:styleId="BBHeading8">
    <w:name w:val="B&amp;B Heading 8"/>
    <w:basedOn w:val="BBHeading7"/>
    <w:next w:val="Normal"/>
    <w:rsid w:val="007638BC"/>
    <w:pPr>
      <w:numPr>
        <w:ilvl w:val="7"/>
      </w:numPr>
      <w:tabs>
        <w:tab w:val="clear" w:pos="3238"/>
        <w:tab w:val="clear" w:pos="5398"/>
        <w:tab w:val="left" w:pos="3907"/>
      </w:tabs>
      <w:outlineLvl w:val="7"/>
    </w:pPr>
  </w:style>
  <w:style w:type="paragraph" w:customStyle="1" w:styleId="BBHeading9">
    <w:name w:val="B&amp;B Heading 9"/>
    <w:basedOn w:val="BBHeading8"/>
    <w:next w:val="Normal"/>
    <w:rsid w:val="007638BC"/>
    <w:pPr>
      <w:numPr>
        <w:ilvl w:val="8"/>
      </w:numPr>
      <w:tabs>
        <w:tab w:val="left" w:pos="6838"/>
      </w:tabs>
      <w:outlineLvl w:val="8"/>
    </w:pPr>
  </w:style>
  <w:style w:type="paragraph" w:customStyle="1" w:styleId="BBClause1">
    <w:name w:val="B&amp;B Clause 1"/>
    <w:basedOn w:val="BBHeading1"/>
    <w:rsid w:val="00E32E98"/>
    <w:pPr>
      <w:keepNext w:val="0"/>
      <w:numPr>
        <w:numId w:val="0"/>
      </w:numPr>
      <w:tabs>
        <w:tab w:val="num" w:pos="720"/>
      </w:tabs>
      <w:spacing w:before="0"/>
      <w:ind w:left="720" w:hanging="720"/>
    </w:pPr>
    <w:rPr>
      <w:b w:val="0"/>
      <w:caps w:val="0"/>
    </w:rPr>
  </w:style>
  <w:style w:type="paragraph" w:customStyle="1" w:styleId="BBBodyTextIndent3">
    <w:name w:val="B&amp;B Body Text Indent 3"/>
    <w:basedOn w:val="Normal"/>
    <w:rsid w:val="00E32E98"/>
    <w:pPr>
      <w:spacing w:after="240"/>
      <w:ind w:left="1622"/>
      <w:outlineLvl w:val="2"/>
    </w:pPr>
    <w:rPr>
      <w:rFonts w:ascii="Georgia" w:hAnsi="Georgia"/>
      <w:lang w:eastAsia="en-GB"/>
    </w:rPr>
  </w:style>
  <w:style w:type="paragraph" w:styleId="EndnoteText">
    <w:name w:val="endnote text"/>
    <w:basedOn w:val="Normal"/>
    <w:link w:val="EndnoteTextChar"/>
    <w:semiHidden/>
    <w:rsid w:val="002A60B7"/>
    <w:pPr>
      <w:widowControl w:val="0"/>
      <w:jc w:val="left"/>
    </w:pPr>
    <w:rPr>
      <w:snapToGrid w:val="0"/>
      <w:sz w:val="24"/>
      <w:lang w:val="en-US"/>
    </w:rPr>
  </w:style>
  <w:style w:type="character" w:customStyle="1" w:styleId="EndnoteTextChar">
    <w:name w:val="Endnote Text Char"/>
    <w:basedOn w:val="DefaultParagraphFont"/>
    <w:link w:val="EndnoteText"/>
    <w:semiHidden/>
    <w:rsid w:val="002A60B7"/>
    <w:rPr>
      <w:rFonts w:ascii="Arial" w:hAnsi="Arial"/>
      <w:snapToGrid w:val="0"/>
      <w:sz w:val="24"/>
      <w:lang w:val="en-US" w:eastAsia="en-US"/>
    </w:rPr>
  </w:style>
  <w:style w:type="paragraph" w:styleId="TOAHeading">
    <w:name w:val="toa heading"/>
    <w:basedOn w:val="Normal"/>
    <w:next w:val="Normal"/>
    <w:semiHidden/>
    <w:rsid w:val="002A60B7"/>
    <w:pPr>
      <w:widowControl w:val="0"/>
      <w:tabs>
        <w:tab w:val="right" w:pos="9360"/>
      </w:tabs>
      <w:suppressAutoHyphens/>
      <w:jc w:val="left"/>
    </w:pPr>
    <w:rPr>
      <w:snapToGrid w:val="0"/>
      <w:sz w:val="20"/>
      <w:lang w:val="en-US"/>
    </w:rPr>
  </w:style>
  <w:style w:type="paragraph" w:styleId="NoSpacing">
    <w:name w:val="No Spacing"/>
    <w:uiPriority w:val="1"/>
    <w:qFormat/>
    <w:rsid w:val="00C453E8"/>
    <w:rPr>
      <w:rFonts w:ascii="Calibri" w:eastAsia="Calibri" w:hAnsi="Calibri"/>
      <w:sz w:val="22"/>
      <w:szCs w:val="22"/>
      <w:lang w:eastAsia="en-US"/>
    </w:rPr>
  </w:style>
  <w:style w:type="character" w:styleId="LineNumber">
    <w:name w:val="line number"/>
    <w:basedOn w:val="DefaultParagraphFont"/>
    <w:uiPriority w:val="99"/>
    <w:semiHidden/>
    <w:unhideWhenUsed/>
    <w:rsid w:val="006872B6"/>
  </w:style>
  <w:style w:type="paragraph" w:customStyle="1" w:styleId="Bulletlist3">
    <w:name w:val="Bullet list 3"/>
    <w:basedOn w:val="Normal"/>
    <w:rsid w:val="00A257F3"/>
    <w:pPr>
      <w:numPr>
        <w:numId w:val="36"/>
      </w:numPr>
      <w:tabs>
        <w:tab w:val="clear" w:pos="360"/>
        <w:tab w:val="num" w:pos="2340"/>
      </w:tabs>
      <w:spacing w:before="120" w:after="120"/>
      <w:ind w:left="2340"/>
    </w:pPr>
    <w:rPr>
      <w:rFonts w:cs="Arial"/>
      <w:bCs/>
      <w:iCs/>
      <w:sz w:val="20"/>
      <w:lang w:val="en-US"/>
    </w:rPr>
  </w:style>
  <w:style w:type="paragraph" w:customStyle="1" w:styleId="Bodytext10">
    <w:name w:val="Body text 1"/>
    <w:basedOn w:val="Normal"/>
    <w:link w:val="Bodytext1Char"/>
    <w:rsid w:val="00A257F3"/>
    <w:pPr>
      <w:keepLines/>
      <w:tabs>
        <w:tab w:val="left" w:pos="540"/>
        <w:tab w:val="left" w:pos="1260"/>
      </w:tabs>
      <w:suppressAutoHyphens/>
      <w:spacing w:before="120" w:after="120"/>
      <w:ind w:left="547"/>
    </w:pPr>
    <w:rPr>
      <w:rFonts w:cs="Arial"/>
      <w:noProof/>
      <w:snapToGrid w:val="0"/>
      <w:sz w:val="20"/>
      <w:lang w:val="en-US"/>
    </w:rPr>
  </w:style>
  <w:style w:type="paragraph" w:customStyle="1" w:styleId="Bulletlisttable">
    <w:name w:val="Bullet list table"/>
    <w:basedOn w:val="Bulletlist3"/>
    <w:rsid w:val="00A257F3"/>
    <w:pPr>
      <w:tabs>
        <w:tab w:val="clear" w:pos="2340"/>
        <w:tab w:val="num" w:pos="360"/>
      </w:tabs>
      <w:spacing w:before="20" w:after="20"/>
      <w:ind w:left="360"/>
    </w:pPr>
    <w:rPr>
      <w:sz w:val="18"/>
    </w:rPr>
  </w:style>
  <w:style w:type="character" w:customStyle="1" w:styleId="Bodytext1Char">
    <w:name w:val="Body text 1 Char"/>
    <w:link w:val="Bodytext10"/>
    <w:locked/>
    <w:rsid w:val="00A257F3"/>
    <w:rPr>
      <w:rFonts w:ascii="Arial" w:hAnsi="Arial" w:cs="Arial"/>
      <w:noProof/>
      <w:snapToGrid w:val="0"/>
      <w:lang w:val="en-US" w:eastAsia="en-US"/>
    </w:rPr>
  </w:style>
  <w:style w:type="character" w:customStyle="1" w:styleId="wp2">
    <w:name w:val="wp 2"/>
    <w:basedOn w:val="DefaultParagraphFont"/>
    <w:rsid w:val="00AC65CE"/>
  </w:style>
  <w:style w:type="character" w:customStyle="1" w:styleId="DeltaViewFormatChange">
    <w:name w:val="DeltaView Format Change"/>
    <w:rsid w:val="008C6059"/>
    <w:rPr>
      <w:color w:val="800080"/>
      <w:spacing w:val="0"/>
    </w:rPr>
  </w:style>
  <w:style w:type="character" w:styleId="UnresolvedMention">
    <w:name w:val="Unresolved Mention"/>
    <w:basedOn w:val="DefaultParagraphFont"/>
    <w:uiPriority w:val="99"/>
    <w:semiHidden/>
    <w:unhideWhenUsed/>
    <w:rsid w:val="0068432D"/>
    <w:rPr>
      <w:color w:val="605E5C"/>
      <w:shd w:val="clear" w:color="auto" w:fill="E1DFDD"/>
    </w:rPr>
  </w:style>
  <w:style w:type="character" w:customStyle="1" w:styleId="normaltextrun">
    <w:name w:val="normaltextrun"/>
    <w:basedOn w:val="DefaultParagraphFont"/>
    <w:rsid w:val="009A3F9A"/>
  </w:style>
  <w:style w:type="paragraph" w:customStyle="1" w:styleId="paragraph">
    <w:name w:val="paragraph"/>
    <w:basedOn w:val="Normal"/>
    <w:rsid w:val="00C67132"/>
    <w:pPr>
      <w:spacing w:before="100" w:beforeAutospacing="1" w:after="100" w:afterAutospacing="1"/>
      <w:jc w:val="left"/>
    </w:pPr>
    <w:rPr>
      <w:rFonts w:ascii="Times New Roman" w:hAnsi="Times New Roman"/>
      <w:sz w:val="24"/>
      <w:szCs w:val="24"/>
      <w:lang w:eastAsia="en-GB"/>
    </w:rPr>
  </w:style>
  <w:style w:type="character" w:customStyle="1" w:styleId="eop">
    <w:name w:val="eop"/>
    <w:basedOn w:val="DefaultParagraphFont"/>
    <w:rsid w:val="00C67132"/>
  </w:style>
  <w:style w:type="paragraph" w:customStyle="1" w:styleId="Body2">
    <w:name w:val="Body2"/>
    <w:basedOn w:val="Normal"/>
    <w:rsid w:val="00772A5D"/>
    <w:pPr>
      <w:overflowPunct w:val="0"/>
      <w:autoSpaceDE w:val="0"/>
      <w:autoSpaceDN w:val="0"/>
      <w:adjustRightInd w:val="0"/>
      <w:spacing w:after="240"/>
      <w:ind w:left="720"/>
      <w:textAlignment w:val="baseline"/>
    </w:pPr>
    <w:rPr>
      <w:rFonts w:ascii="Times New Roman" w:hAnsi="Times New Roman"/>
      <w:sz w:val="24"/>
      <w:lang w:eastAsia="en-GB"/>
    </w:rPr>
  </w:style>
  <w:style w:type="character" w:styleId="Mention">
    <w:name w:val="Mention"/>
    <w:basedOn w:val="DefaultParagraphFont"/>
    <w:uiPriority w:val="99"/>
    <w:unhideWhenUsed/>
    <w:rsid w:val="00DE5ADB"/>
    <w:rPr>
      <w:color w:val="2B579A"/>
      <w:shd w:val="clear" w:color="auto" w:fill="E1DFDD"/>
    </w:rPr>
  </w:style>
  <w:style w:type="character" w:customStyle="1" w:styleId="xcontentpasted0">
    <w:name w:val="x_contentpasted0"/>
    <w:basedOn w:val="DefaultParagraphFont"/>
    <w:uiPriority w:val="1"/>
    <w:rsid w:val="001D7DAD"/>
  </w:style>
  <w:style w:type="table" w:styleId="GridTable1Light">
    <w:name w:val="Grid Table 1 Light"/>
    <w:basedOn w:val="TableNormal"/>
    <w:uiPriority w:val="46"/>
    <w:rsid w:val="0021088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qFormat/>
    <w:rsid w:val="00210883"/>
    <w:pPr>
      <w:spacing w:before="120" w:after="120" w:line="276" w:lineRule="auto"/>
      <w:jc w:val="left"/>
    </w:pPr>
    <w:rPr>
      <w:rFonts w:cs="Arabic Transparent"/>
      <w:b/>
      <w:sz w:val="20"/>
      <w:szCs w:val="24"/>
    </w:rPr>
  </w:style>
  <w:style w:type="paragraph" w:customStyle="1" w:styleId="GTAStyle2">
    <w:name w:val="GTA Style 2"/>
    <w:basedOn w:val="Normal"/>
    <w:link w:val="GTAStyle2Char"/>
    <w:uiPriority w:val="99"/>
    <w:qFormat/>
    <w:rsid w:val="00BB7030"/>
    <w:pPr>
      <w:spacing w:after="200" w:line="276" w:lineRule="auto"/>
    </w:pPr>
    <w:rPr>
      <w:rFonts w:eastAsia="Calibri" w:cs="Arial"/>
      <w:szCs w:val="22"/>
    </w:rPr>
  </w:style>
  <w:style w:type="character" w:customStyle="1" w:styleId="GTAStyle2Char">
    <w:name w:val="GTA Style 2 Char"/>
    <w:link w:val="GTAStyle2"/>
    <w:uiPriority w:val="99"/>
    <w:rsid w:val="00BB7030"/>
    <w:rPr>
      <w:rFonts w:ascii="Arial" w:eastAsia="Calibri" w:hAnsi="Arial" w:cs="Arial"/>
      <w:sz w:val="22"/>
      <w:szCs w:val="22"/>
      <w:lang w:eastAsia="en-US"/>
    </w:rPr>
  </w:style>
  <w:style w:type="paragraph" w:customStyle="1" w:styleId="GTAStyle3">
    <w:name w:val="GTA Style 3"/>
    <w:basedOn w:val="Normal"/>
    <w:link w:val="GTAStyle3Char"/>
    <w:qFormat/>
    <w:rsid w:val="00BB7030"/>
    <w:pPr>
      <w:spacing w:after="240"/>
      <w:outlineLvl w:val="3"/>
    </w:pPr>
    <w:rPr>
      <w:rFonts w:eastAsia="SimSun" w:cs="Arial"/>
      <w:bCs/>
      <w:szCs w:val="22"/>
    </w:rPr>
  </w:style>
  <w:style w:type="character" w:customStyle="1" w:styleId="GTAStyle3Char">
    <w:name w:val="GTA Style 3 Char"/>
    <w:link w:val="GTAStyle3"/>
    <w:rsid w:val="00BB7030"/>
    <w:rPr>
      <w:rFonts w:ascii="Arial" w:eastAsia="SimSun" w:hAnsi="Arial" w:cs="Arial"/>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77596">
      <w:bodyDiv w:val="1"/>
      <w:marLeft w:val="0"/>
      <w:marRight w:val="0"/>
      <w:marTop w:val="0"/>
      <w:marBottom w:val="0"/>
      <w:divBdr>
        <w:top w:val="none" w:sz="0" w:space="0" w:color="auto"/>
        <w:left w:val="none" w:sz="0" w:space="0" w:color="auto"/>
        <w:bottom w:val="none" w:sz="0" w:space="0" w:color="auto"/>
        <w:right w:val="none" w:sz="0" w:space="0" w:color="auto"/>
      </w:divBdr>
    </w:div>
    <w:div w:id="70540922">
      <w:bodyDiv w:val="1"/>
      <w:marLeft w:val="0"/>
      <w:marRight w:val="0"/>
      <w:marTop w:val="0"/>
      <w:marBottom w:val="0"/>
      <w:divBdr>
        <w:top w:val="none" w:sz="0" w:space="0" w:color="auto"/>
        <w:left w:val="none" w:sz="0" w:space="0" w:color="auto"/>
        <w:bottom w:val="none" w:sz="0" w:space="0" w:color="auto"/>
        <w:right w:val="none" w:sz="0" w:space="0" w:color="auto"/>
      </w:divBdr>
    </w:div>
    <w:div w:id="90707409">
      <w:bodyDiv w:val="1"/>
      <w:marLeft w:val="0"/>
      <w:marRight w:val="0"/>
      <w:marTop w:val="0"/>
      <w:marBottom w:val="0"/>
      <w:divBdr>
        <w:top w:val="none" w:sz="0" w:space="0" w:color="auto"/>
        <w:left w:val="none" w:sz="0" w:space="0" w:color="auto"/>
        <w:bottom w:val="none" w:sz="0" w:space="0" w:color="auto"/>
        <w:right w:val="none" w:sz="0" w:space="0" w:color="auto"/>
      </w:divBdr>
    </w:div>
    <w:div w:id="98374078">
      <w:bodyDiv w:val="1"/>
      <w:marLeft w:val="0"/>
      <w:marRight w:val="0"/>
      <w:marTop w:val="0"/>
      <w:marBottom w:val="0"/>
      <w:divBdr>
        <w:top w:val="none" w:sz="0" w:space="0" w:color="auto"/>
        <w:left w:val="none" w:sz="0" w:space="0" w:color="auto"/>
        <w:bottom w:val="none" w:sz="0" w:space="0" w:color="auto"/>
        <w:right w:val="none" w:sz="0" w:space="0" w:color="auto"/>
      </w:divBdr>
    </w:div>
    <w:div w:id="99375645">
      <w:bodyDiv w:val="1"/>
      <w:marLeft w:val="0"/>
      <w:marRight w:val="0"/>
      <w:marTop w:val="0"/>
      <w:marBottom w:val="0"/>
      <w:divBdr>
        <w:top w:val="none" w:sz="0" w:space="0" w:color="auto"/>
        <w:left w:val="none" w:sz="0" w:space="0" w:color="auto"/>
        <w:bottom w:val="none" w:sz="0" w:space="0" w:color="auto"/>
        <w:right w:val="none" w:sz="0" w:space="0" w:color="auto"/>
      </w:divBdr>
    </w:div>
    <w:div w:id="174659385">
      <w:bodyDiv w:val="1"/>
      <w:marLeft w:val="0"/>
      <w:marRight w:val="0"/>
      <w:marTop w:val="0"/>
      <w:marBottom w:val="0"/>
      <w:divBdr>
        <w:top w:val="none" w:sz="0" w:space="0" w:color="auto"/>
        <w:left w:val="none" w:sz="0" w:space="0" w:color="auto"/>
        <w:bottom w:val="none" w:sz="0" w:space="0" w:color="auto"/>
        <w:right w:val="none" w:sz="0" w:space="0" w:color="auto"/>
      </w:divBdr>
    </w:div>
    <w:div w:id="220138803">
      <w:bodyDiv w:val="1"/>
      <w:marLeft w:val="0"/>
      <w:marRight w:val="0"/>
      <w:marTop w:val="0"/>
      <w:marBottom w:val="0"/>
      <w:divBdr>
        <w:top w:val="none" w:sz="0" w:space="0" w:color="auto"/>
        <w:left w:val="none" w:sz="0" w:space="0" w:color="auto"/>
        <w:bottom w:val="none" w:sz="0" w:space="0" w:color="auto"/>
        <w:right w:val="none" w:sz="0" w:space="0" w:color="auto"/>
      </w:divBdr>
    </w:div>
    <w:div w:id="258367311">
      <w:bodyDiv w:val="1"/>
      <w:marLeft w:val="0"/>
      <w:marRight w:val="0"/>
      <w:marTop w:val="0"/>
      <w:marBottom w:val="0"/>
      <w:divBdr>
        <w:top w:val="none" w:sz="0" w:space="0" w:color="auto"/>
        <w:left w:val="none" w:sz="0" w:space="0" w:color="auto"/>
        <w:bottom w:val="none" w:sz="0" w:space="0" w:color="auto"/>
        <w:right w:val="none" w:sz="0" w:space="0" w:color="auto"/>
      </w:divBdr>
    </w:div>
    <w:div w:id="265845718">
      <w:bodyDiv w:val="1"/>
      <w:marLeft w:val="0"/>
      <w:marRight w:val="0"/>
      <w:marTop w:val="0"/>
      <w:marBottom w:val="0"/>
      <w:divBdr>
        <w:top w:val="none" w:sz="0" w:space="0" w:color="auto"/>
        <w:left w:val="none" w:sz="0" w:space="0" w:color="auto"/>
        <w:bottom w:val="none" w:sz="0" w:space="0" w:color="auto"/>
        <w:right w:val="none" w:sz="0" w:space="0" w:color="auto"/>
      </w:divBdr>
    </w:div>
    <w:div w:id="334380182">
      <w:bodyDiv w:val="1"/>
      <w:marLeft w:val="0"/>
      <w:marRight w:val="0"/>
      <w:marTop w:val="0"/>
      <w:marBottom w:val="0"/>
      <w:divBdr>
        <w:top w:val="none" w:sz="0" w:space="0" w:color="auto"/>
        <w:left w:val="none" w:sz="0" w:space="0" w:color="auto"/>
        <w:bottom w:val="none" w:sz="0" w:space="0" w:color="auto"/>
        <w:right w:val="none" w:sz="0" w:space="0" w:color="auto"/>
      </w:divBdr>
    </w:div>
    <w:div w:id="353969643">
      <w:bodyDiv w:val="1"/>
      <w:marLeft w:val="0"/>
      <w:marRight w:val="0"/>
      <w:marTop w:val="0"/>
      <w:marBottom w:val="0"/>
      <w:divBdr>
        <w:top w:val="none" w:sz="0" w:space="0" w:color="auto"/>
        <w:left w:val="none" w:sz="0" w:space="0" w:color="auto"/>
        <w:bottom w:val="none" w:sz="0" w:space="0" w:color="auto"/>
        <w:right w:val="none" w:sz="0" w:space="0" w:color="auto"/>
      </w:divBdr>
    </w:div>
    <w:div w:id="415592480">
      <w:bodyDiv w:val="1"/>
      <w:marLeft w:val="0"/>
      <w:marRight w:val="0"/>
      <w:marTop w:val="0"/>
      <w:marBottom w:val="0"/>
      <w:divBdr>
        <w:top w:val="none" w:sz="0" w:space="0" w:color="auto"/>
        <w:left w:val="none" w:sz="0" w:space="0" w:color="auto"/>
        <w:bottom w:val="none" w:sz="0" w:space="0" w:color="auto"/>
        <w:right w:val="none" w:sz="0" w:space="0" w:color="auto"/>
      </w:divBdr>
    </w:div>
    <w:div w:id="439955846">
      <w:bodyDiv w:val="1"/>
      <w:marLeft w:val="0"/>
      <w:marRight w:val="0"/>
      <w:marTop w:val="0"/>
      <w:marBottom w:val="0"/>
      <w:divBdr>
        <w:top w:val="none" w:sz="0" w:space="0" w:color="auto"/>
        <w:left w:val="none" w:sz="0" w:space="0" w:color="auto"/>
        <w:bottom w:val="none" w:sz="0" w:space="0" w:color="auto"/>
        <w:right w:val="none" w:sz="0" w:space="0" w:color="auto"/>
      </w:divBdr>
    </w:div>
    <w:div w:id="465709398">
      <w:bodyDiv w:val="1"/>
      <w:marLeft w:val="0"/>
      <w:marRight w:val="0"/>
      <w:marTop w:val="0"/>
      <w:marBottom w:val="0"/>
      <w:divBdr>
        <w:top w:val="none" w:sz="0" w:space="0" w:color="auto"/>
        <w:left w:val="none" w:sz="0" w:space="0" w:color="auto"/>
        <w:bottom w:val="none" w:sz="0" w:space="0" w:color="auto"/>
        <w:right w:val="none" w:sz="0" w:space="0" w:color="auto"/>
      </w:divBdr>
    </w:div>
    <w:div w:id="474108786">
      <w:bodyDiv w:val="1"/>
      <w:marLeft w:val="0"/>
      <w:marRight w:val="0"/>
      <w:marTop w:val="0"/>
      <w:marBottom w:val="0"/>
      <w:divBdr>
        <w:top w:val="none" w:sz="0" w:space="0" w:color="auto"/>
        <w:left w:val="none" w:sz="0" w:space="0" w:color="auto"/>
        <w:bottom w:val="none" w:sz="0" w:space="0" w:color="auto"/>
        <w:right w:val="none" w:sz="0" w:space="0" w:color="auto"/>
      </w:divBdr>
    </w:div>
    <w:div w:id="485320260">
      <w:bodyDiv w:val="1"/>
      <w:marLeft w:val="0"/>
      <w:marRight w:val="0"/>
      <w:marTop w:val="0"/>
      <w:marBottom w:val="0"/>
      <w:divBdr>
        <w:top w:val="none" w:sz="0" w:space="0" w:color="auto"/>
        <w:left w:val="none" w:sz="0" w:space="0" w:color="auto"/>
        <w:bottom w:val="none" w:sz="0" w:space="0" w:color="auto"/>
        <w:right w:val="none" w:sz="0" w:space="0" w:color="auto"/>
      </w:divBdr>
    </w:div>
    <w:div w:id="494539968">
      <w:bodyDiv w:val="1"/>
      <w:marLeft w:val="0"/>
      <w:marRight w:val="0"/>
      <w:marTop w:val="0"/>
      <w:marBottom w:val="0"/>
      <w:divBdr>
        <w:top w:val="none" w:sz="0" w:space="0" w:color="auto"/>
        <w:left w:val="none" w:sz="0" w:space="0" w:color="auto"/>
        <w:bottom w:val="none" w:sz="0" w:space="0" w:color="auto"/>
        <w:right w:val="none" w:sz="0" w:space="0" w:color="auto"/>
      </w:divBdr>
    </w:div>
    <w:div w:id="520511426">
      <w:bodyDiv w:val="1"/>
      <w:marLeft w:val="0"/>
      <w:marRight w:val="0"/>
      <w:marTop w:val="0"/>
      <w:marBottom w:val="0"/>
      <w:divBdr>
        <w:top w:val="none" w:sz="0" w:space="0" w:color="auto"/>
        <w:left w:val="none" w:sz="0" w:space="0" w:color="auto"/>
        <w:bottom w:val="none" w:sz="0" w:space="0" w:color="auto"/>
        <w:right w:val="none" w:sz="0" w:space="0" w:color="auto"/>
      </w:divBdr>
    </w:div>
    <w:div w:id="529611744">
      <w:bodyDiv w:val="1"/>
      <w:marLeft w:val="0"/>
      <w:marRight w:val="0"/>
      <w:marTop w:val="0"/>
      <w:marBottom w:val="0"/>
      <w:divBdr>
        <w:top w:val="none" w:sz="0" w:space="0" w:color="auto"/>
        <w:left w:val="none" w:sz="0" w:space="0" w:color="auto"/>
        <w:bottom w:val="none" w:sz="0" w:space="0" w:color="auto"/>
        <w:right w:val="none" w:sz="0" w:space="0" w:color="auto"/>
      </w:divBdr>
    </w:div>
    <w:div w:id="537082292">
      <w:bodyDiv w:val="1"/>
      <w:marLeft w:val="0"/>
      <w:marRight w:val="0"/>
      <w:marTop w:val="0"/>
      <w:marBottom w:val="0"/>
      <w:divBdr>
        <w:top w:val="none" w:sz="0" w:space="0" w:color="auto"/>
        <w:left w:val="none" w:sz="0" w:space="0" w:color="auto"/>
        <w:bottom w:val="none" w:sz="0" w:space="0" w:color="auto"/>
        <w:right w:val="none" w:sz="0" w:space="0" w:color="auto"/>
      </w:divBdr>
    </w:div>
    <w:div w:id="555161569">
      <w:bodyDiv w:val="1"/>
      <w:marLeft w:val="0"/>
      <w:marRight w:val="0"/>
      <w:marTop w:val="0"/>
      <w:marBottom w:val="0"/>
      <w:divBdr>
        <w:top w:val="none" w:sz="0" w:space="0" w:color="auto"/>
        <w:left w:val="none" w:sz="0" w:space="0" w:color="auto"/>
        <w:bottom w:val="none" w:sz="0" w:space="0" w:color="auto"/>
        <w:right w:val="none" w:sz="0" w:space="0" w:color="auto"/>
      </w:divBdr>
    </w:div>
    <w:div w:id="565532372">
      <w:bodyDiv w:val="1"/>
      <w:marLeft w:val="0"/>
      <w:marRight w:val="0"/>
      <w:marTop w:val="0"/>
      <w:marBottom w:val="0"/>
      <w:divBdr>
        <w:top w:val="none" w:sz="0" w:space="0" w:color="auto"/>
        <w:left w:val="none" w:sz="0" w:space="0" w:color="auto"/>
        <w:bottom w:val="none" w:sz="0" w:space="0" w:color="auto"/>
        <w:right w:val="none" w:sz="0" w:space="0" w:color="auto"/>
      </w:divBdr>
    </w:div>
    <w:div w:id="666058840">
      <w:bodyDiv w:val="1"/>
      <w:marLeft w:val="0"/>
      <w:marRight w:val="0"/>
      <w:marTop w:val="0"/>
      <w:marBottom w:val="0"/>
      <w:divBdr>
        <w:top w:val="none" w:sz="0" w:space="0" w:color="auto"/>
        <w:left w:val="none" w:sz="0" w:space="0" w:color="auto"/>
        <w:bottom w:val="none" w:sz="0" w:space="0" w:color="auto"/>
        <w:right w:val="none" w:sz="0" w:space="0" w:color="auto"/>
      </w:divBdr>
    </w:div>
    <w:div w:id="670184716">
      <w:bodyDiv w:val="1"/>
      <w:marLeft w:val="0"/>
      <w:marRight w:val="0"/>
      <w:marTop w:val="0"/>
      <w:marBottom w:val="0"/>
      <w:divBdr>
        <w:top w:val="none" w:sz="0" w:space="0" w:color="auto"/>
        <w:left w:val="none" w:sz="0" w:space="0" w:color="auto"/>
        <w:bottom w:val="none" w:sz="0" w:space="0" w:color="auto"/>
        <w:right w:val="none" w:sz="0" w:space="0" w:color="auto"/>
      </w:divBdr>
    </w:div>
    <w:div w:id="695153836">
      <w:bodyDiv w:val="1"/>
      <w:marLeft w:val="0"/>
      <w:marRight w:val="0"/>
      <w:marTop w:val="0"/>
      <w:marBottom w:val="0"/>
      <w:divBdr>
        <w:top w:val="none" w:sz="0" w:space="0" w:color="auto"/>
        <w:left w:val="none" w:sz="0" w:space="0" w:color="auto"/>
        <w:bottom w:val="none" w:sz="0" w:space="0" w:color="auto"/>
        <w:right w:val="none" w:sz="0" w:space="0" w:color="auto"/>
      </w:divBdr>
    </w:div>
    <w:div w:id="744377587">
      <w:bodyDiv w:val="1"/>
      <w:marLeft w:val="0"/>
      <w:marRight w:val="0"/>
      <w:marTop w:val="0"/>
      <w:marBottom w:val="0"/>
      <w:divBdr>
        <w:top w:val="none" w:sz="0" w:space="0" w:color="auto"/>
        <w:left w:val="none" w:sz="0" w:space="0" w:color="auto"/>
        <w:bottom w:val="none" w:sz="0" w:space="0" w:color="auto"/>
        <w:right w:val="none" w:sz="0" w:space="0" w:color="auto"/>
      </w:divBdr>
    </w:div>
    <w:div w:id="765151312">
      <w:bodyDiv w:val="1"/>
      <w:marLeft w:val="0"/>
      <w:marRight w:val="0"/>
      <w:marTop w:val="0"/>
      <w:marBottom w:val="0"/>
      <w:divBdr>
        <w:top w:val="none" w:sz="0" w:space="0" w:color="auto"/>
        <w:left w:val="none" w:sz="0" w:space="0" w:color="auto"/>
        <w:bottom w:val="none" w:sz="0" w:space="0" w:color="auto"/>
        <w:right w:val="none" w:sz="0" w:space="0" w:color="auto"/>
      </w:divBdr>
    </w:div>
    <w:div w:id="787243503">
      <w:bodyDiv w:val="1"/>
      <w:marLeft w:val="0"/>
      <w:marRight w:val="0"/>
      <w:marTop w:val="0"/>
      <w:marBottom w:val="0"/>
      <w:divBdr>
        <w:top w:val="none" w:sz="0" w:space="0" w:color="auto"/>
        <w:left w:val="none" w:sz="0" w:space="0" w:color="auto"/>
        <w:bottom w:val="none" w:sz="0" w:space="0" w:color="auto"/>
        <w:right w:val="none" w:sz="0" w:space="0" w:color="auto"/>
      </w:divBdr>
    </w:div>
    <w:div w:id="838161193">
      <w:bodyDiv w:val="1"/>
      <w:marLeft w:val="0"/>
      <w:marRight w:val="0"/>
      <w:marTop w:val="0"/>
      <w:marBottom w:val="0"/>
      <w:divBdr>
        <w:top w:val="none" w:sz="0" w:space="0" w:color="auto"/>
        <w:left w:val="none" w:sz="0" w:space="0" w:color="auto"/>
        <w:bottom w:val="none" w:sz="0" w:space="0" w:color="auto"/>
        <w:right w:val="none" w:sz="0" w:space="0" w:color="auto"/>
      </w:divBdr>
    </w:div>
    <w:div w:id="864053363">
      <w:bodyDiv w:val="1"/>
      <w:marLeft w:val="0"/>
      <w:marRight w:val="0"/>
      <w:marTop w:val="0"/>
      <w:marBottom w:val="0"/>
      <w:divBdr>
        <w:top w:val="none" w:sz="0" w:space="0" w:color="auto"/>
        <w:left w:val="none" w:sz="0" w:space="0" w:color="auto"/>
        <w:bottom w:val="none" w:sz="0" w:space="0" w:color="auto"/>
        <w:right w:val="none" w:sz="0" w:space="0" w:color="auto"/>
      </w:divBdr>
    </w:div>
    <w:div w:id="919293662">
      <w:bodyDiv w:val="1"/>
      <w:marLeft w:val="0"/>
      <w:marRight w:val="0"/>
      <w:marTop w:val="0"/>
      <w:marBottom w:val="0"/>
      <w:divBdr>
        <w:top w:val="none" w:sz="0" w:space="0" w:color="auto"/>
        <w:left w:val="none" w:sz="0" w:space="0" w:color="auto"/>
        <w:bottom w:val="none" w:sz="0" w:space="0" w:color="auto"/>
        <w:right w:val="none" w:sz="0" w:space="0" w:color="auto"/>
      </w:divBdr>
    </w:div>
    <w:div w:id="948009739">
      <w:bodyDiv w:val="1"/>
      <w:marLeft w:val="0"/>
      <w:marRight w:val="0"/>
      <w:marTop w:val="0"/>
      <w:marBottom w:val="0"/>
      <w:divBdr>
        <w:top w:val="none" w:sz="0" w:space="0" w:color="auto"/>
        <w:left w:val="none" w:sz="0" w:space="0" w:color="auto"/>
        <w:bottom w:val="none" w:sz="0" w:space="0" w:color="auto"/>
        <w:right w:val="none" w:sz="0" w:space="0" w:color="auto"/>
      </w:divBdr>
    </w:div>
    <w:div w:id="961493133">
      <w:bodyDiv w:val="1"/>
      <w:marLeft w:val="0"/>
      <w:marRight w:val="0"/>
      <w:marTop w:val="0"/>
      <w:marBottom w:val="0"/>
      <w:divBdr>
        <w:top w:val="none" w:sz="0" w:space="0" w:color="auto"/>
        <w:left w:val="none" w:sz="0" w:space="0" w:color="auto"/>
        <w:bottom w:val="none" w:sz="0" w:space="0" w:color="auto"/>
        <w:right w:val="none" w:sz="0" w:space="0" w:color="auto"/>
      </w:divBdr>
    </w:div>
    <w:div w:id="970134174">
      <w:bodyDiv w:val="1"/>
      <w:marLeft w:val="0"/>
      <w:marRight w:val="0"/>
      <w:marTop w:val="0"/>
      <w:marBottom w:val="0"/>
      <w:divBdr>
        <w:top w:val="none" w:sz="0" w:space="0" w:color="auto"/>
        <w:left w:val="none" w:sz="0" w:space="0" w:color="auto"/>
        <w:bottom w:val="none" w:sz="0" w:space="0" w:color="auto"/>
        <w:right w:val="none" w:sz="0" w:space="0" w:color="auto"/>
      </w:divBdr>
    </w:div>
    <w:div w:id="986933745">
      <w:bodyDiv w:val="1"/>
      <w:marLeft w:val="0"/>
      <w:marRight w:val="0"/>
      <w:marTop w:val="0"/>
      <w:marBottom w:val="0"/>
      <w:divBdr>
        <w:top w:val="none" w:sz="0" w:space="0" w:color="auto"/>
        <w:left w:val="none" w:sz="0" w:space="0" w:color="auto"/>
        <w:bottom w:val="none" w:sz="0" w:space="0" w:color="auto"/>
        <w:right w:val="none" w:sz="0" w:space="0" w:color="auto"/>
      </w:divBdr>
    </w:div>
    <w:div w:id="990063495">
      <w:bodyDiv w:val="1"/>
      <w:marLeft w:val="0"/>
      <w:marRight w:val="0"/>
      <w:marTop w:val="0"/>
      <w:marBottom w:val="0"/>
      <w:divBdr>
        <w:top w:val="none" w:sz="0" w:space="0" w:color="auto"/>
        <w:left w:val="none" w:sz="0" w:space="0" w:color="auto"/>
        <w:bottom w:val="none" w:sz="0" w:space="0" w:color="auto"/>
        <w:right w:val="none" w:sz="0" w:space="0" w:color="auto"/>
      </w:divBdr>
    </w:div>
    <w:div w:id="991447858">
      <w:bodyDiv w:val="1"/>
      <w:marLeft w:val="0"/>
      <w:marRight w:val="0"/>
      <w:marTop w:val="0"/>
      <w:marBottom w:val="0"/>
      <w:divBdr>
        <w:top w:val="none" w:sz="0" w:space="0" w:color="auto"/>
        <w:left w:val="none" w:sz="0" w:space="0" w:color="auto"/>
        <w:bottom w:val="none" w:sz="0" w:space="0" w:color="auto"/>
        <w:right w:val="none" w:sz="0" w:space="0" w:color="auto"/>
      </w:divBdr>
    </w:div>
    <w:div w:id="994796604">
      <w:bodyDiv w:val="1"/>
      <w:marLeft w:val="0"/>
      <w:marRight w:val="0"/>
      <w:marTop w:val="0"/>
      <w:marBottom w:val="0"/>
      <w:divBdr>
        <w:top w:val="none" w:sz="0" w:space="0" w:color="auto"/>
        <w:left w:val="none" w:sz="0" w:space="0" w:color="auto"/>
        <w:bottom w:val="none" w:sz="0" w:space="0" w:color="auto"/>
        <w:right w:val="none" w:sz="0" w:space="0" w:color="auto"/>
      </w:divBdr>
    </w:div>
    <w:div w:id="1074812562">
      <w:bodyDiv w:val="1"/>
      <w:marLeft w:val="0"/>
      <w:marRight w:val="0"/>
      <w:marTop w:val="0"/>
      <w:marBottom w:val="0"/>
      <w:divBdr>
        <w:top w:val="none" w:sz="0" w:space="0" w:color="auto"/>
        <w:left w:val="none" w:sz="0" w:space="0" w:color="auto"/>
        <w:bottom w:val="none" w:sz="0" w:space="0" w:color="auto"/>
        <w:right w:val="none" w:sz="0" w:space="0" w:color="auto"/>
      </w:divBdr>
    </w:div>
    <w:div w:id="1088772210">
      <w:bodyDiv w:val="1"/>
      <w:marLeft w:val="0"/>
      <w:marRight w:val="0"/>
      <w:marTop w:val="0"/>
      <w:marBottom w:val="0"/>
      <w:divBdr>
        <w:top w:val="none" w:sz="0" w:space="0" w:color="auto"/>
        <w:left w:val="none" w:sz="0" w:space="0" w:color="auto"/>
        <w:bottom w:val="none" w:sz="0" w:space="0" w:color="auto"/>
        <w:right w:val="none" w:sz="0" w:space="0" w:color="auto"/>
      </w:divBdr>
    </w:div>
    <w:div w:id="1178811116">
      <w:bodyDiv w:val="1"/>
      <w:marLeft w:val="0"/>
      <w:marRight w:val="0"/>
      <w:marTop w:val="0"/>
      <w:marBottom w:val="0"/>
      <w:divBdr>
        <w:top w:val="none" w:sz="0" w:space="0" w:color="auto"/>
        <w:left w:val="none" w:sz="0" w:space="0" w:color="auto"/>
        <w:bottom w:val="none" w:sz="0" w:space="0" w:color="auto"/>
        <w:right w:val="none" w:sz="0" w:space="0" w:color="auto"/>
      </w:divBdr>
    </w:div>
    <w:div w:id="1181623594">
      <w:bodyDiv w:val="1"/>
      <w:marLeft w:val="0"/>
      <w:marRight w:val="0"/>
      <w:marTop w:val="0"/>
      <w:marBottom w:val="0"/>
      <w:divBdr>
        <w:top w:val="none" w:sz="0" w:space="0" w:color="auto"/>
        <w:left w:val="none" w:sz="0" w:space="0" w:color="auto"/>
        <w:bottom w:val="none" w:sz="0" w:space="0" w:color="auto"/>
        <w:right w:val="none" w:sz="0" w:space="0" w:color="auto"/>
      </w:divBdr>
    </w:div>
    <w:div w:id="1219390768">
      <w:marLeft w:val="0"/>
      <w:marRight w:val="0"/>
      <w:marTop w:val="0"/>
      <w:marBottom w:val="0"/>
      <w:divBdr>
        <w:top w:val="none" w:sz="0" w:space="0" w:color="auto"/>
        <w:left w:val="none" w:sz="0" w:space="0" w:color="auto"/>
        <w:bottom w:val="none" w:sz="0" w:space="0" w:color="auto"/>
        <w:right w:val="none" w:sz="0" w:space="0" w:color="auto"/>
      </w:divBdr>
      <w:divsChild>
        <w:div w:id="1219390772">
          <w:marLeft w:val="0"/>
          <w:marRight w:val="0"/>
          <w:marTop w:val="0"/>
          <w:marBottom w:val="0"/>
          <w:divBdr>
            <w:top w:val="none" w:sz="0" w:space="0" w:color="auto"/>
            <w:left w:val="none" w:sz="0" w:space="0" w:color="auto"/>
            <w:bottom w:val="none" w:sz="0" w:space="0" w:color="auto"/>
            <w:right w:val="none" w:sz="0" w:space="0" w:color="auto"/>
          </w:divBdr>
          <w:divsChild>
            <w:div w:id="1219390774">
              <w:marLeft w:val="0"/>
              <w:marRight w:val="0"/>
              <w:marTop w:val="0"/>
              <w:marBottom w:val="0"/>
              <w:divBdr>
                <w:top w:val="none" w:sz="0" w:space="0" w:color="auto"/>
                <w:left w:val="none" w:sz="0" w:space="0" w:color="auto"/>
                <w:bottom w:val="none" w:sz="0" w:space="0" w:color="auto"/>
                <w:right w:val="none" w:sz="0" w:space="0" w:color="auto"/>
              </w:divBdr>
              <w:divsChild>
                <w:div w:id="1219390771">
                  <w:marLeft w:val="0"/>
                  <w:marRight w:val="0"/>
                  <w:marTop w:val="0"/>
                  <w:marBottom w:val="0"/>
                  <w:divBdr>
                    <w:top w:val="none" w:sz="0" w:space="0" w:color="auto"/>
                    <w:left w:val="none" w:sz="0" w:space="0" w:color="auto"/>
                    <w:bottom w:val="none" w:sz="0" w:space="0" w:color="auto"/>
                    <w:right w:val="none" w:sz="0" w:space="0" w:color="auto"/>
                  </w:divBdr>
                  <w:divsChild>
                    <w:div w:id="121939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390769">
      <w:marLeft w:val="0"/>
      <w:marRight w:val="0"/>
      <w:marTop w:val="0"/>
      <w:marBottom w:val="0"/>
      <w:divBdr>
        <w:top w:val="none" w:sz="0" w:space="0" w:color="auto"/>
        <w:left w:val="none" w:sz="0" w:space="0" w:color="auto"/>
        <w:bottom w:val="none" w:sz="0" w:space="0" w:color="auto"/>
        <w:right w:val="none" w:sz="0" w:space="0" w:color="auto"/>
      </w:divBdr>
    </w:div>
    <w:div w:id="1219390770">
      <w:marLeft w:val="0"/>
      <w:marRight w:val="0"/>
      <w:marTop w:val="0"/>
      <w:marBottom w:val="0"/>
      <w:divBdr>
        <w:top w:val="none" w:sz="0" w:space="0" w:color="auto"/>
        <w:left w:val="none" w:sz="0" w:space="0" w:color="auto"/>
        <w:bottom w:val="none" w:sz="0" w:space="0" w:color="auto"/>
        <w:right w:val="none" w:sz="0" w:space="0" w:color="auto"/>
      </w:divBdr>
    </w:div>
    <w:div w:id="1219390773">
      <w:marLeft w:val="0"/>
      <w:marRight w:val="0"/>
      <w:marTop w:val="0"/>
      <w:marBottom w:val="0"/>
      <w:divBdr>
        <w:top w:val="none" w:sz="0" w:space="0" w:color="auto"/>
        <w:left w:val="none" w:sz="0" w:space="0" w:color="auto"/>
        <w:bottom w:val="none" w:sz="0" w:space="0" w:color="auto"/>
        <w:right w:val="none" w:sz="0" w:space="0" w:color="auto"/>
      </w:divBdr>
    </w:div>
    <w:div w:id="1224024107">
      <w:bodyDiv w:val="1"/>
      <w:marLeft w:val="0"/>
      <w:marRight w:val="0"/>
      <w:marTop w:val="0"/>
      <w:marBottom w:val="0"/>
      <w:divBdr>
        <w:top w:val="none" w:sz="0" w:space="0" w:color="auto"/>
        <w:left w:val="none" w:sz="0" w:space="0" w:color="auto"/>
        <w:bottom w:val="none" w:sz="0" w:space="0" w:color="auto"/>
        <w:right w:val="none" w:sz="0" w:space="0" w:color="auto"/>
      </w:divBdr>
    </w:div>
    <w:div w:id="1227452245">
      <w:bodyDiv w:val="1"/>
      <w:marLeft w:val="0"/>
      <w:marRight w:val="0"/>
      <w:marTop w:val="0"/>
      <w:marBottom w:val="0"/>
      <w:divBdr>
        <w:top w:val="none" w:sz="0" w:space="0" w:color="auto"/>
        <w:left w:val="none" w:sz="0" w:space="0" w:color="auto"/>
        <w:bottom w:val="none" w:sz="0" w:space="0" w:color="auto"/>
        <w:right w:val="none" w:sz="0" w:space="0" w:color="auto"/>
      </w:divBdr>
    </w:div>
    <w:div w:id="1251306208">
      <w:bodyDiv w:val="1"/>
      <w:marLeft w:val="0"/>
      <w:marRight w:val="0"/>
      <w:marTop w:val="0"/>
      <w:marBottom w:val="0"/>
      <w:divBdr>
        <w:top w:val="none" w:sz="0" w:space="0" w:color="auto"/>
        <w:left w:val="none" w:sz="0" w:space="0" w:color="auto"/>
        <w:bottom w:val="none" w:sz="0" w:space="0" w:color="auto"/>
        <w:right w:val="none" w:sz="0" w:space="0" w:color="auto"/>
      </w:divBdr>
    </w:div>
    <w:div w:id="1386833736">
      <w:bodyDiv w:val="1"/>
      <w:marLeft w:val="0"/>
      <w:marRight w:val="0"/>
      <w:marTop w:val="0"/>
      <w:marBottom w:val="0"/>
      <w:divBdr>
        <w:top w:val="none" w:sz="0" w:space="0" w:color="auto"/>
        <w:left w:val="none" w:sz="0" w:space="0" w:color="auto"/>
        <w:bottom w:val="none" w:sz="0" w:space="0" w:color="auto"/>
        <w:right w:val="none" w:sz="0" w:space="0" w:color="auto"/>
      </w:divBdr>
    </w:div>
    <w:div w:id="1459298486">
      <w:bodyDiv w:val="1"/>
      <w:marLeft w:val="0"/>
      <w:marRight w:val="0"/>
      <w:marTop w:val="0"/>
      <w:marBottom w:val="0"/>
      <w:divBdr>
        <w:top w:val="none" w:sz="0" w:space="0" w:color="auto"/>
        <w:left w:val="none" w:sz="0" w:space="0" w:color="auto"/>
        <w:bottom w:val="none" w:sz="0" w:space="0" w:color="auto"/>
        <w:right w:val="none" w:sz="0" w:space="0" w:color="auto"/>
      </w:divBdr>
    </w:div>
    <w:div w:id="1490364419">
      <w:bodyDiv w:val="1"/>
      <w:marLeft w:val="0"/>
      <w:marRight w:val="0"/>
      <w:marTop w:val="0"/>
      <w:marBottom w:val="0"/>
      <w:divBdr>
        <w:top w:val="none" w:sz="0" w:space="0" w:color="auto"/>
        <w:left w:val="none" w:sz="0" w:space="0" w:color="auto"/>
        <w:bottom w:val="none" w:sz="0" w:space="0" w:color="auto"/>
        <w:right w:val="none" w:sz="0" w:space="0" w:color="auto"/>
      </w:divBdr>
    </w:div>
    <w:div w:id="1519658152">
      <w:bodyDiv w:val="1"/>
      <w:marLeft w:val="0"/>
      <w:marRight w:val="0"/>
      <w:marTop w:val="0"/>
      <w:marBottom w:val="0"/>
      <w:divBdr>
        <w:top w:val="none" w:sz="0" w:space="0" w:color="auto"/>
        <w:left w:val="none" w:sz="0" w:space="0" w:color="auto"/>
        <w:bottom w:val="none" w:sz="0" w:space="0" w:color="auto"/>
        <w:right w:val="none" w:sz="0" w:space="0" w:color="auto"/>
      </w:divBdr>
    </w:div>
    <w:div w:id="1587960099">
      <w:bodyDiv w:val="1"/>
      <w:marLeft w:val="0"/>
      <w:marRight w:val="0"/>
      <w:marTop w:val="0"/>
      <w:marBottom w:val="0"/>
      <w:divBdr>
        <w:top w:val="none" w:sz="0" w:space="0" w:color="auto"/>
        <w:left w:val="none" w:sz="0" w:space="0" w:color="auto"/>
        <w:bottom w:val="none" w:sz="0" w:space="0" w:color="auto"/>
        <w:right w:val="none" w:sz="0" w:space="0" w:color="auto"/>
      </w:divBdr>
    </w:div>
    <w:div w:id="1598755739">
      <w:bodyDiv w:val="1"/>
      <w:marLeft w:val="0"/>
      <w:marRight w:val="0"/>
      <w:marTop w:val="0"/>
      <w:marBottom w:val="0"/>
      <w:divBdr>
        <w:top w:val="none" w:sz="0" w:space="0" w:color="auto"/>
        <w:left w:val="none" w:sz="0" w:space="0" w:color="auto"/>
        <w:bottom w:val="none" w:sz="0" w:space="0" w:color="auto"/>
        <w:right w:val="none" w:sz="0" w:space="0" w:color="auto"/>
      </w:divBdr>
    </w:div>
    <w:div w:id="1619532452">
      <w:bodyDiv w:val="1"/>
      <w:marLeft w:val="0"/>
      <w:marRight w:val="0"/>
      <w:marTop w:val="0"/>
      <w:marBottom w:val="0"/>
      <w:divBdr>
        <w:top w:val="none" w:sz="0" w:space="0" w:color="auto"/>
        <w:left w:val="none" w:sz="0" w:space="0" w:color="auto"/>
        <w:bottom w:val="none" w:sz="0" w:space="0" w:color="auto"/>
        <w:right w:val="none" w:sz="0" w:space="0" w:color="auto"/>
      </w:divBdr>
    </w:div>
    <w:div w:id="1621179489">
      <w:bodyDiv w:val="1"/>
      <w:marLeft w:val="0"/>
      <w:marRight w:val="0"/>
      <w:marTop w:val="0"/>
      <w:marBottom w:val="0"/>
      <w:divBdr>
        <w:top w:val="none" w:sz="0" w:space="0" w:color="auto"/>
        <w:left w:val="none" w:sz="0" w:space="0" w:color="auto"/>
        <w:bottom w:val="none" w:sz="0" w:space="0" w:color="auto"/>
        <w:right w:val="none" w:sz="0" w:space="0" w:color="auto"/>
      </w:divBdr>
    </w:div>
    <w:div w:id="1645697917">
      <w:bodyDiv w:val="1"/>
      <w:marLeft w:val="0"/>
      <w:marRight w:val="0"/>
      <w:marTop w:val="0"/>
      <w:marBottom w:val="0"/>
      <w:divBdr>
        <w:top w:val="none" w:sz="0" w:space="0" w:color="auto"/>
        <w:left w:val="none" w:sz="0" w:space="0" w:color="auto"/>
        <w:bottom w:val="none" w:sz="0" w:space="0" w:color="auto"/>
        <w:right w:val="none" w:sz="0" w:space="0" w:color="auto"/>
      </w:divBdr>
    </w:div>
    <w:div w:id="1649672781">
      <w:bodyDiv w:val="1"/>
      <w:marLeft w:val="0"/>
      <w:marRight w:val="0"/>
      <w:marTop w:val="0"/>
      <w:marBottom w:val="0"/>
      <w:divBdr>
        <w:top w:val="none" w:sz="0" w:space="0" w:color="auto"/>
        <w:left w:val="none" w:sz="0" w:space="0" w:color="auto"/>
        <w:bottom w:val="none" w:sz="0" w:space="0" w:color="auto"/>
        <w:right w:val="none" w:sz="0" w:space="0" w:color="auto"/>
      </w:divBdr>
    </w:div>
    <w:div w:id="1654331609">
      <w:bodyDiv w:val="1"/>
      <w:marLeft w:val="0"/>
      <w:marRight w:val="0"/>
      <w:marTop w:val="0"/>
      <w:marBottom w:val="0"/>
      <w:divBdr>
        <w:top w:val="none" w:sz="0" w:space="0" w:color="auto"/>
        <w:left w:val="none" w:sz="0" w:space="0" w:color="auto"/>
        <w:bottom w:val="none" w:sz="0" w:space="0" w:color="auto"/>
        <w:right w:val="none" w:sz="0" w:space="0" w:color="auto"/>
      </w:divBdr>
    </w:div>
    <w:div w:id="1661347523">
      <w:bodyDiv w:val="1"/>
      <w:marLeft w:val="0"/>
      <w:marRight w:val="0"/>
      <w:marTop w:val="0"/>
      <w:marBottom w:val="0"/>
      <w:divBdr>
        <w:top w:val="none" w:sz="0" w:space="0" w:color="auto"/>
        <w:left w:val="none" w:sz="0" w:space="0" w:color="auto"/>
        <w:bottom w:val="none" w:sz="0" w:space="0" w:color="auto"/>
        <w:right w:val="none" w:sz="0" w:space="0" w:color="auto"/>
      </w:divBdr>
    </w:div>
    <w:div w:id="1671255325">
      <w:bodyDiv w:val="1"/>
      <w:marLeft w:val="0"/>
      <w:marRight w:val="0"/>
      <w:marTop w:val="0"/>
      <w:marBottom w:val="0"/>
      <w:divBdr>
        <w:top w:val="none" w:sz="0" w:space="0" w:color="auto"/>
        <w:left w:val="none" w:sz="0" w:space="0" w:color="auto"/>
        <w:bottom w:val="none" w:sz="0" w:space="0" w:color="auto"/>
        <w:right w:val="none" w:sz="0" w:space="0" w:color="auto"/>
      </w:divBdr>
    </w:div>
    <w:div w:id="1754549258">
      <w:bodyDiv w:val="1"/>
      <w:marLeft w:val="0"/>
      <w:marRight w:val="0"/>
      <w:marTop w:val="0"/>
      <w:marBottom w:val="0"/>
      <w:divBdr>
        <w:top w:val="none" w:sz="0" w:space="0" w:color="auto"/>
        <w:left w:val="none" w:sz="0" w:space="0" w:color="auto"/>
        <w:bottom w:val="none" w:sz="0" w:space="0" w:color="auto"/>
        <w:right w:val="none" w:sz="0" w:space="0" w:color="auto"/>
      </w:divBdr>
    </w:div>
    <w:div w:id="1755080829">
      <w:bodyDiv w:val="1"/>
      <w:marLeft w:val="0"/>
      <w:marRight w:val="0"/>
      <w:marTop w:val="0"/>
      <w:marBottom w:val="0"/>
      <w:divBdr>
        <w:top w:val="none" w:sz="0" w:space="0" w:color="auto"/>
        <w:left w:val="none" w:sz="0" w:space="0" w:color="auto"/>
        <w:bottom w:val="none" w:sz="0" w:space="0" w:color="auto"/>
        <w:right w:val="none" w:sz="0" w:space="0" w:color="auto"/>
      </w:divBdr>
      <w:divsChild>
        <w:div w:id="240138495">
          <w:marLeft w:val="0"/>
          <w:marRight w:val="0"/>
          <w:marTop w:val="0"/>
          <w:marBottom w:val="0"/>
          <w:divBdr>
            <w:top w:val="none" w:sz="0" w:space="0" w:color="auto"/>
            <w:left w:val="none" w:sz="0" w:space="0" w:color="auto"/>
            <w:bottom w:val="none" w:sz="0" w:space="0" w:color="auto"/>
            <w:right w:val="none" w:sz="0" w:space="0" w:color="auto"/>
          </w:divBdr>
          <w:divsChild>
            <w:div w:id="1195770437">
              <w:marLeft w:val="0"/>
              <w:marRight w:val="0"/>
              <w:marTop w:val="0"/>
              <w:marBottom w:val="0"/>
              <w:divBdr>
                <w:top w:val="none" w:sz="0" w:space="0" w:color="auto"/>
                <w:left w:val="none" w:sz="0" w:space="0" w:color="auto"/>
                <w:bottom w:val="none" w:sz="0" w:space="0" w:color="auto"/>
                <w:right w:val="none" w:sz="0" w:space="0" w:color="auto"/>
              </w:divBdr>
            </w:div>
          </w:divsChild>
        </w:div>
        <w:div w:id="254436930">
          <w:marLeft w:val="0"/>
          <w:marRight w:val="0"/>
          <w:marTop w:val="0"/>
          <w:marBottom w:val="0"/>
          <w:divBdr>
            <w:top w:val="none" w:sz="0" w:space="0" w:color="auto"/>
            <w:left w:val="none" w:sz="0" w:space="0" w:color="auto"/>
            <w:bottom w:val="none" w:sz="0" w:space="0" w:color="auto"/>
            <w:right w:val="none" w:sz="0" w:space="0" w:color="auto"/>
          </w:divBdr>
          <w:divsChild>
            <w:div w:id="504444782">
              <w:marLeft w:val="0"/>
              <w:marRight w:val="0"/>
              <w:marTop w:val="0"/>
              <w:marBottom w:val="0"/>
              <w:divBdr>
                <w:top w:val="none" w:sz="0" w:space="0" w:color="auto"/>
                <w:left w:val="none" w:sz="0" w:space="0" w:color="auto"/>
                <w:bottom w:val="none" w:sz="0" w:space="0" w:color="auto"/>
                <w:right w:val="none" w:sz="0" w:space="0" w:color="auto"/>
              </w:divBdr>
            </w:div>
          </w:divsChild>
        </w:div>
        <w:div w:id="309211589">
          <w:marLeft w:val="0"/>
          <w:marRight w:val="0"/>
          <w:marTop w:val="0"/>
          <w:marBottom w:val="0"/>
          <w:divBdr>
            <w:top w:val="none" w:sz="0" w:space="0" w:color="auto"/>
            <w:left w:val="none" w:sz="0" w:space="0" w:color="auto"/>
            <w:bottom w:val="none" w:sz="0" w:space="0" w:color="auto"/>
            <w:right w:val="none" w:sz="0" w:space="0" w:color="auto"/>
          </w:divBdr>
          <w:divsChild>
            <w:div w:id="1455369923">
              <w:marLeft w:val="0"/>
              <w:marRight w:val="0"/>
              <w:marTop w:val="0"/>
              <w:marBottom w:val="0"/>
              <w:divBdr>
                <w:top w:val="none" w:sz="0" w:space="0" w:color="auto"/>
                <w:left w:val="none" w:sz="0" w:space="0" w:color="auto"/>
                <w:bottom w:val="none" w:sz="0" w:space="0" w:color="auto"/>
                <w:right w:val="none" w:sz="0" w:space="0" w:color="auto"/>
              </w:divBdr>
            </w:div>
          </w:divsChild>
        </w:div>
        <w:div w:id="329716307">
          <w:marLeft w:val="0"/>
          <w:marRight w:val="0"/>
          <w:marTop w:val="0"/>
          <w:marBottom w:val="0"/>
          <w:divBdr>
            <w:top w:val="none" w:sz="0" w:space="0" w:color="auto"/>
            <w:left w:val="none" w:sz="0" w:space="0" w:color="auto"/>
            <w:bottom w:val="none" w:sz="0" w:space="0" w:color="auto"/>
            <w:right w:val="none" w:sz="0" w:space="0" w:color="auto"/>
          </w:divBdr>
          <w:divsChild>
            <w:div w:id="1365593637">
              <w:marLeft w:val="0"/>
              <w:marRight w:val="0"/>
              <w:marTop w:val="0"/>
              <w:marBottom w:val="0"/>
              <w:divBdr>
                <w:top w:val="none" w:sz="0" w:space="0" w:color="auto"/>
                <w:left w:val="none" w:sz="0" w:space="0" w:color="auto"/>
                <w:bottom w:val="none" w:sz="0" w:space="0" w:color="auto"/>
                <w:right w:val="none" w:sz="0" w:space="0" w:color="auto"/>
              </w:divBdr>
            </w:div>
          </w:divsChild>
        </w:div>
        <w:div w:id="373358855">
          <w:marLeft w:val="0"/>
          <w:marRight w:val="0"/>
          <w:marTop w:val="0"/>
          <w:marBottom w:val="0"/>
          <w:divBdr>
            <w:top w:val="none" w:sz="0" w:space="0" w:color="auto"/>
            <w:left w:val="none" w:sz="0" w:space="0" w:color="auto"/>
            <w:bottom w:val="none" w:sz="0" w:space="0" w:color="auto"/>
            <w:right w:val="none" w:sz="0" w:space="0" w:color="auto"/>
          </w:divBdr>
          <w:divsChild>
            <w:div w:id="1030759404">
              <w:marLeft w:val="0"/>
              <w:marRight w:val="0"/>
              <w:marTop w:val="0"/>
              <w:marBottom w:val="0"/>
              <w:divBdr>
                <w:top w:val="none" w:sz="0" w:space="0" w:color="auto"/>
                <w:left w:val="none" w:sz="0" w:space="0" w:color="auto"/>
                <w:bottom w:val="none" w:sz="0" w:space="0" w:color="auto"/>
                <w:right w:val="none" w:sz="0" w:space="0" w:color="auto"/>
              </w:divBdr>
            </w:div>
          </w:divsChild>
        </w:div>
        <w:div w:id="391079907">
          <w:marLeft w:val="0"/>
          <w:marRight w:val="0"/>
          <w:marTop w:val="0"/>
          <w:marBottom w:val="0"/>
          <w:divBdr>
            <w:top w:val="none" w:sz="0" w:space="0" w:color="auto"/>
            <w:left w:val="none" w:sz="0" w:space="0" w:color="auto"/>
            <w:bottom w:val="none" w:sz="0" w:space="0" w:color="auto"/>
            <w:right w:val="none" w:sz="0" w:space="0" w:color="auto"/>
          </w:divBdr>
          <w:divsChild>
            <w:div w:id="1357388155">
              <w:marLeft w:val="0"/>
              <w:marRight w:val="0"/>
              <w:marTop w:val="0"/>
              <w:marBottom w:val="0"/>
              <w:divBdr>
                <w:top w:val="none" w:sz="0" w:space="0" w:color="auto"/>
                <w:left w:val="none" w:sz="0" w:space="0" w:color="auto"/>
                <w:bottom w:val="none" w:sz="0" w:space="0" w:color="auto"/>
                <w:right w:val="none" w:sz="0" w:space="0" w:color="auto"/>
              </w:divBdr>
            </w:div>
          </w:divsChild>
        </w:div>
        <w:div w:id="429619442">
          <w:marLeft w:val="0"/>
          <w:marRight w:val="0"/>
          <w:marTop w:val="0"/>
          <w:marBottom w:val="0"/>
          <w:divBdr>
            <w:top w:val="none" w:sz="0" w:space="0" w:color="auto"/>
            <w:left w:val="none" w:sz="0" w:space="0" w:color="auto"/>
            <w:bottom w:val="none" w:sz="0" w:space="0" w:color="auto"/>
            <w:right w:val="none" w:sz="0" w:space="0" w:color="auto"/>
          </w:divBdr>
          <w:divsChild>
            <w:div w:id="1255240252">
              <w:marLeft w:val="0"/>
              <w:marRight w:val="0"/>
              <w:marTop w:val="0"/>
              <w:marBottom w:val="0"/>
              <w:divBdr>
                <w:top w:val="none" w:sz="0" w:space="0" w:color="auto"/>
                <w:left w:val="none" w:sz="0" w:space="0" w:color="auto"/>
                <w:bottom w:val="none" w:sz="0" w:space="0" w:color="auto"/>
                <w:right w:val="none" w:sz="0" w:space="0" w:color="auto"/>
              </w:divBdr>
            </w:div>
          </w:divsChild>
        </w:div>
        <w:div w:id="449127421">
          <w:marLeft w:val="0"/>
          <w:marRight w:val="0"/>
          <w:marTop w:val="0"/>
          <w:marBottom w:val="0"/>
          <w:divBdr>
            <w:top w:val="none" w:sz="0" w:space="0" w:color="auto"/>
            <w:left w:val="none" w:sz="0" w:space="0" w:color="auto"/>
            <w:bottom w:val="none" w:sz="0" w:space="0" w:color="auto"/>
            <w:right w:val="none" w:sz="0" w:space="0" w:color="auto"/>
          </w:divBdr>
          <w:divsChild>
            <w:div w:id="423572124">
              <w:marLeft w:val="0"/>
              <w:marRight w:val="0"/>
              <w:marTop w:val="0"/>
              <w:marBottom w:val="0"/>
              <w:divBdr>
                <w:top w:val="none" w:sz="0" w:space="0" w:color="auto"/>
                <w:left w:val="none" w:sz="0" w:space="0" w:color="auto"/>
                <w:bottom w:val="none" w:sz="0" w:space="0" w:color="auto"/>
                <w:right w:val="none" w:sz="0" w:space="0" w:color="auto"/>
              </w:divBdr>
            </w:div>
          </w:divsChild>
        </w:div>
        <w:div w:id="477066873">
          <w:marLeft w:val="0"/>
          <w:marRight w:val="0"/>
          <w:marTop w:val="0"/>
          <w:marBottom w:val="0"/>
          <w:divBdr>
            <w:top w:val="none" w:sz="0" w:space="0" w:color="auto"/>
            <w:left w:val="none" w:sz="0" w:space="0" w:color="auto"/>
            <w:bottom w:val="none" w:sz="0" w:space="0" w:color="auto"/>
            <w:right w:val="none" w:sz="0" w:space="0" w:color="auto"/>
          </w:divBdr>
          <w:divsChild>
            <w:div w:id="2074813099">
              <w:marLeft w:val="0"/>
              <w:marRight w:val="0"/>
              <w:marTop w:val="0"/>
              <w:marBottom w:val="0"/>
              <w:divBdr>
                <w:top w:val="none" w:sz="0" w:space="0" w:color="auto"/>
                <w:left w:val="none" w:sz="0" w:space="0" w:color="auto"/>
                <w:bottom w:val="none" w:sz="0" w:space="0" w:color="auto"/>
                <w:right w:val="none" w:sz="0" w:space="0" w:color="auto"/>
              </w:divBdr>
            </w:div>
          </w:divsChild>
        </w:div>
        <w:div w:id="495807664">
          <w:marLeft w:val="0"/>
          <w:marRight w:val="0"/>
          <w:marTop w:val="0"/>
          <w:marBottom w:val="0"/>
          <w:divBdr>
            <w:top w:val="none" w:sz="0" w:space="0" w:color="auto"/>
            <w:left w:val="none" w:sz="0" w:space="0" w:color="auto"/>
            <w:bottom w:val="none" w:sz="0" w:space="0" w:color="auto"/>
            <w:right w:val="none" w:sz="0" w:space="0" w:color="auto"/>
          </w:divBdr>
          <w:divsChild>
            <w:div w:id="1128862372">
              <w:marLeft w:val="0"/>
              <w:marRight w:val="0"/>
              <w:marTop w:val="0"/>
              <w:marBottom w:val="0"/>
              <w:divBdr>
                <w:top w:val="none" w:sz="0" w:space="0" w:color="auto"/>
                <w:left w:val="none" w:sz="0" w:space="0" w:color="auto"/>
                <w:bottom w:val="none" w:sz="0" w:space="0" w:color="auto"/>
                <w:right w:val="none" w:sz="0" w:space="0" w:color="auto"/>
              </w:divBdr>
            </w:div>
          </w:divsChild>
        </w:div>
        <w:div w:id="541595124">
          <w:marLeft w:val="0"/>
          <w:marRight w:val="0"/>
          <w:marTop w:val="0"/>
          <w:marBottom w:val="0"/>
          <w:divBdr>
            <w:top w:val="none" w:sz="0" w:space="0" w:color="auto"/>
            <w:left w:val="none" w:sz="0" w:space="0" w:color="auto"/>
            <w:bottom w:val="none" w:sz="0" w:space="0" w:color="auto"/>
            <w:right w:val="none" w:sz="0" w:space="0" w:color="auto"/>
          </w:divBdr>
          <w:divsChild>
            <w:div w:id="709384352">
              <w:marLeft w:val="0"/>
              <w:marRight w:val="0"/>
              <w:marTop w:val="0"/>
              <w:marBottom w:val="0"/>
              <w:divBdr>
                <w:top w:val="none" w:sz="0" w:space="0" w:color="auto"/>
                <w:left w:val="none" w:sz="0" w:space="0" w:color="auto"/>
                <w:bottom w:val="none" w:sz="0" w:space="0" w:color="auto"/>
                <w:right w:val="none" w:sz="0" w:space="0" w:color="auto"/>
              </w:divBdr>
            </w:div>
          </w:divsChild>
        </w:div>
        <w:div w:id="556865430">
          <w:marLeft w:val="0"/>
          <w:marRight w:val="0"/>
          <w:marTop w:val="0"/>
          <w:marBottom w:val="0"/>
          <w:divBdr>
            <w:top w:val="none" w:sz="0" w:space="0" w:color="auto"/>
            <w:left w:val="none" w:sz="0" w:space="0" w:color="auto"/>
            <w:bottom w:val="none" w:sz="0" w:space="0" w:color="auto"/>
            <w:right w:val="none" w:sz="0" w:space="0" w:color="auto"/>
          </w:divBdr>
          <w:divsChild>
            <w:div w:id="939797191">
              <w:marLeft w:val="0"/>
              <w:marRight w:val="0"/>
              <w:marTop w:val="0"/>
              <w:marBottom w:val="0"/>
              <w:divBdr>
                <w:top w:val="none" w:sz="0" w:space="0" w:color="auto"/>
                <w:left w:val="none" w:sz="0" w:space="0" w:color="auto"/>
                <w:bottom w:val="none" w:sz="0" w:space="0" w:color="auto"/>
                <w:right w:val="none" w:sz="0" w:space="0" w:color="auto"/>
              </w:divBdr>
            </w:div>
          </w:divsChild>
        </w:div>
        <w:div w:id="584151054">
          <w:marLeft w:val="0"/>
          <w:marRight w:val="0"/>
          <w:marTop w:val="0"/>
          <w:marBottom w:val="0"/>
          <w:divBdr>
            <w:top w:val="none" w:sz="0" w:space="0" w:color="auto"/>
            <w:left w:val="none" w:sz="0" w:space="0" w:color="auto"/>
            <w:bottom w:val="none" w:sz="0" w:space="0" w:color="auto"/>
            <w:right w:val="none" w:sz="0" w:space="0" w:color="auto"/>
          </w:divBdr>
          <w:divsChild>
            <w:div w:id="1888251526">
              <w:marLeft w:val="0"/>
              <w:marRight w:val="0"/>
              <w:marTop w:val="0"/>
              <w:marBottom w:val="0"/>
              <w:divBdr>
                <w:top w:val="none" w:sz="0" w:space="0" w:color="auto"/>
                <w:left w:val="none" w:sz="0" w:space="0" w:color="auto"/>
                <w:bottom w:val="none" w:sz="0" w:space="0" w:color="auto"/>
                <w:right w:val="none" w:sz="0" w:space="0" w:color="auto"/>
              </w:divBdr>
            </w:div>
          </w:divsChild>
        </w:div>
        <w:div w:id="588083724">
          <w:marLeft w:val="0"/>
          <w:marRight w:val="0"/>
          <w:marTop w:val="0"/>
          <w:marBottom w:val="0"/>
          <w:divBdr>
            <w:top w:val="none" w:sz="0" w:space="0" w:color="auto"/>
            <w:left w:val="none" w:sz="0" w:space="0" w:color="auto"/>
            <w:bottom w:val="none" w:sz="0" w:space="0" w:color="auto"/>
            <w:right w:val="none" w:sz="0" w:space="0" w:color="auto"/>
          </w:divBdr>
          <w:divsChild>
            <w:div w:id="1217547297">
              <w:marLeft w:val="0"/>
              <w:marRight w:val="0"/>
              <w:marTop w:val="0"/>
              <w:marBottom w:val="0"/>
              <w:divBdr>
                <w:top w:val="none" w:sz="0" w:space="0" w:color="auto"/>
                <w:left w:val="none" w:sz="0" w:space="0" w:color="auto"/>
                <w:bottom w:val="none" w:sz="0" w:space="0" w:color="auto"/>
                <w:right w:val="none" w:sz="0" w:space="0" w:color="auto"/>
              </w:divBdr>
            </w:div>
          </w:divsChild>
        </w:div>
        <w:div w:id="589437576">
          <w:marLeft w:val="0"/>
          <w:marRight w:val="0"/>
          <w:marTop w:val="0"/>
          <w:marBottom w:val="0"/>
          <w:divBdr>
            <w:top w:val="none" w:sz="0" w:space="0" w:color="auto"/>
            <w:left w:val="none" w:sz="0" w:space="0" w:color="auto"/>
            <w:bottom w:val="none" w:sz="0" w:space="0" w:color="auto"/>
            <w:right w:val="none" w:sz="0" w:space="0" w:color="auto"/>
          </w:divBdr>
          <w:divsChild>
            <w:div w:id="1302613468">
              <w:marLeft w:val="0"/>
              <w:marRight w:val="0"/>
              <w:marTop w:val="0"/>
              <w:marBottom w:val="0"/>
              <w:divBdr>
                <w:top w:val="none" w:sz="0" w:space="0" w:color="auto"/>
                <w:left w:val="none" w:sz="0" w:space="0" w:color="auto"/>
                <w:bottom w:val="none" w:sz="0" w:space="0" w:color="auto"/>
                <w:right w:val="none" w:sz="0" w:space="0" w:color="auto"/>
              </w:divBdr>
            </w:div>
          </w:divsChild>
        </w:div>
        <w:div w:id="624045025">
          <w:marLeft w:val="0"/>
          <w:marRight w:val="0"/>
          <w:marTop w:val="0"/>
          <w:marBottom w:val="0"/>
          <w:divBdr>
            <w:top w:val="none" w:sz="0" w:space="0" w:color="auto"/>
            <w:left w:val="none" w:sz="0" w:space="0" w:color="auto"/>
            <w:bottom w:val="none" w:sz="0" w:space="0" w:color="auto"/>
            <w:right w:val="none" w:sz="0" w:space="0" w:color="auto"/>
          </w:divBdr>
          <w:divsChild>
            <w:div w:id="1625498958">
              <w:marLeft w:val="0"/>
              <w:marRight w:val="0"/>
              <w:marTop w:val="0"/>
              <w:marBottom w:val="0"/>
              <w:divBdr>
                <w:top w:val="none" w:sz="0" w:space="0" w:color="auto"/>
                <w:left w:val="none" w:sz="0" w:space="0" w:color="auto"/>
                <w:bottom w:val="none" w:sz="0" w:space="0" w:color="auto"/>
                <w:right w:val="none" w:sz="0" w:space="0" w:color="auto"/>
              </w:divBdr>
            </w:div>
          </w:divsChild>
        </w:div>
        <w:div w:id="657000021">
          <w:marLeft w:val="0"/>
          <w:marRight w:val="0"/>
          <w:marTop w:val="0"/>
          <w:marBottom w:val="0"/>
          <w:divBdr>
            <w:top w:val="none" w:sz="0" w:space="0" w:color="auto"/>
            <w:left w:val="none" w:sz="0" w:space="0" w:color="auto"/>
            <w:bottom w:val="none" w:sz="0" w:space="0" w:color="auto"/>
            <w:right w:val="none" w:sz="0" w:space="0" w:color="auto"/>
          </w:divBdr>
          <w:divsChild>
            <w:div w:id="414665864">
              <w:marLeft w:val="0"/>
              <w:marRight w:val="0"/>
              <w:marTop w:val="0"/>
              <w:marBottom w:val="0"/>
              <w:divBdr>
                <w:top w:val="none" w:sz="0" w:space="0" w:color="auto"/>
                <w:left w:val="none" w:sz="0" w:space="0" w:color="auto"/>
                <w:bottom w:val="none" w:sz="0" w:space="0" w:color="auto"/>
                <w:right w:val="none" w:sz="0" w:space="0" w:color="auto"/>
              </w:divBdr>
            </w:div>
          </w:divsChild>
        </w:div>
        <w:div w:id="730231280">
          <w:marLeft w:val="0"/>
          <w:marRight w:val="0"/>
          <w:marTop w:val="0"/>
          <w:marBottom w:val="0"/>
          <w:divBdr>
            <w:top w:val="none" w:sz="0" w:space="0" w:color="auto"/>
            <w:left w:val="none" w:sz="0" w:space="0" w:color="auto"/>
            <w:bottom w:val="none" w:sz="0" w:space="0" w:color="auto"/>
            <w:right w:val="none" w:sz="0" w:space="0" w:color="auto"/>
          </w:divBdr>
          <w:divsChild>
            <w:div w:id="1028415152">
              <w:marLeft w:val="0"/>
              <w:marRight w:val="0"/>
              <w:marTop w:val="0"/>
              <w:marBottom w:val="0"/>
              <w:divBdr>
                <w:top w:val="none" w:sz="0" w:space="0" w:color="auto"/>
                <w:left w:val="none" w:sz="0" w:space="0" w:color="auto"/>
                <w:bottom w:val="none" w:sz="0" w:space="0" w:color="auto"/>
                <w:right w:val="none" w:sz="0" w:space="0" w:color="auto"/>
              </w:divBdr>
            </w:div>
          </w:divsChild>
        </w:div>
        <w:div w:id="760105506">
          <w:marLeft w:val="0"/>
          <w:marRight w:val="0"/>
          <w:marTop w:val="0"/>
          <w:marBottom w:val="0"/>
          <w:divBdr>
            <w:top w:val="none" w:sz="0" w:space="0" w:color="auto"/>
            <w:left w:val="none" w:sz="0" w:space="0" w:color="auto"/>
            <w:bottom w:val="none" w:sz="0" w:space="0" w:color="auto"/>
            <w:right w:val="none" w:sz="0" w:space="0" w:color="auto"/>
          </w:divBdr>
          <w:divsChild>
            <w:div w:id="220335243">
              <w:marLeft w:val="0"/>
              <w:marRight w:val="0"/>
              <w:marTop w:val="0"/>
              <w:marBottom w:val="0"/>
              <w:divBdr>
                <w:top w:val="none" w:sz="0" w:space="0" w:color="auto"/>
                <w:left w:val="none" w:sz="0" w:space="0" w:color="auto"/>
                <w:bottom w:val="none" w:sz="0" w:space="0" w:color="auto"/>
                <w:right w:val="none" w:sz="0" w:space="0" w:color="auto"/>
              </w:divBdr>
            </w:div>
          </w:divsChild>
        </w:div>
        <w:div w:id="780690124">
          <w:marLeft w:val="0"/>
          <w:marRight w:val="0"/>
          <w:marTop w:val="0"/>
          <w:marBottom w:val="0"/>
          <w:divBdr>
            <w:top w:val="none" w:sz="0" w:space="0" w:color="auto"/>
            <w:left w:val="none" w:sz="0" w:space="0" w:color="auto"/>
            <w:bottom w:val="none" w:sz="0" w:space="0" w:color="auto"/>
            <w:right w:val="none" w:sz="0" w:space="0" w:color="auto"/>
          </w:divBdr>
          <w:divsChild>
            <w:div w:id="1044216248">
              <w:marLeft w:val="0"/>
              <w:marRight w:val="0"/>
              <w:marTop w:val="0"/>
              <w:marBottom w:val="0"/>
              <w:divBdr>
                <w:top w:val="none" w:sz="0" w:space="0" w:color="auto"/>
                <w:left w:val="none" w:sz="0" w:space="0" w:color="auto"/>
                <w:bottom w:val="none" w:sz="0" w:space="0" w:color="auto"/>
                <w:right w:val="none" w:sz="0" w:space="0" w:color="auto"/>
              </w:divBdr>
            </w:div>
          </w:divsChild>
        </w:div>
        <w:div w:id="790704247">
          <w:marLeft w:val="0"/>
          <w:marRight w:val="0"/>
          <w:marTop w:val="0"/>
          <w:marBottom w:val="0"/>
          <w:divBdr>
            <w:top w:val="none" w:sz="0" w:space="0" w:color="auto"/>
            <w:left w:val="none" w:sz="0" w:space="0" w:color="auto"/>
            <w:bottom w:val="none" w:sz="0" w:space="0" w:color="auto"/>
            <w:right w:val="none" w:sz="0" w:space="0" w:color="auto"/>
          </w:divBdr>
          <w:divsChild>
            <w:div w:id="2023361568">
              <w:marLeft w:val="0"/>
              <w:marRight w:val="0"/>
              <w:marTop w:val="0"/>
              <w:marBottom w:val="0"/>
              <w:divBdr>
                <w:top w:val="none" w:sz="0" w:space="0" w:color="auto"/>
                <w:left w:val="none" w:sz="0" w:space="0" w:color="auto"/>
                <w:bottom w:val="none" w:sz="0" w:space="0" w:color="auto"/>
                <w:right w:val="none" w:sz="0" w:space="0" w:color="auto"/>
              </w:divBdr>
            </w:div>
          </w:divsChild>
        </w:div>
        <w:div w:id="802113700">
          <w:marLeft w:val="0"/>
          <w:marRight w:val="0"/>
          <w:marTop w:val="0"/>
          <w:marBottom w:val="0"/>
          <w:divBdr>
            <w:top w:val="none" w:sz="0" w:space="0" w:color="auto"/>
            <w:left w:val="none" w:sz="0" w:space="0" w:color="auto"/>
            <w:bottom w:val="none" w:sz="0" w:space="0" w:color="auto"/>
            <w:right w:val="none" w:sz="0" w:space="0" w:color="auto"/>
          </w:divBdr>
          <w:divsChild>
            <w:div w:id="2132820140">
              <w:marLeft w:val="0"/>
              <w:marRight w:val="0"/>
              <w:marTop w:val="0"/>
              <w:marBottom w:val="0"/>
              <w:divBdr>
                <w:top w:val="none" w:sz="0" w:space="0" w:color="auto"/>
                <w:left w:val="none" w:sz="0" w:space="0" w:color="auto"/>
                <w:bottom w:val="none" w:sz="0" w:space="0" w:color="auto"/>
                <w:right w:val="none" w:sz="0" w:space="0" w:color="auto"/>
              </w:divBdr>
            </w:div>
          </w:divsChild>
        </w:div>
        <w:div w:id="830020475">
          <w:marLeft w:val="0"/>
          <w:marRight w:val="0"/>
          <w:marTop w:val="0"/>
          <w:marBottom w:val="0"/>
          <w:divBdr>
            <w:top w:val="none" w:sz="0" w:space="0" w:color="auto"/>
            <w:left w:val="none" w:sz="0" w:space="0" w:color="auto"/>
            <w:bottom w:val="none" w:sz="0" w:space="0" w:color="auto"/>
            <w:right w:val="none" w:sz="0" w:space="0" w:color="auto"/>
          </w:divBdr>
          <w:divsChild>
            <w:div w:id="1389958153">
              <w:marLeft w:val="0"/>
              <w:marRight w:val="0"/>
              <w:marTop w:val="0"/>
              <w:marBottom w:val="0"/>
              <w:divBdr>
                <w:top w:val="none" w:sz="0" w:space="0" w:color="auto"/>
                <w:left w:val="none" w:sz="0" w:space="0" w:color="auto"/>
                <w:bottom w:val="none" w:sz="0" w:space="0" w:color="auto"/>
                <w:right w:val="none" w:sz="0" w:space="0" w:color="auto"/>
              </w:divBdr>
            </w:div>
          </w:divsChild>
        </w:div>
        <w:div w:id="835147718">
          <w:marLeft w:val="0"/>
          <w:marRight w:val="0"/>
          <w:marTop w:val="0"/>
          <w:marBottom w:val="0"/>
          <w:divBdr>
            <w:top w:val="none" w:sz="0" w:space="0" w:color="auto"/>
            <w:left w:val="none" w:sz="0" w:space="0" w:color="auto"/>
            <w:bottom w:val="none" w:sz="0" w:space="0" w:color="auto"/>
            <w:right w:val="none" w:sz="0" w:space="0" w:color="auto"/>
          </w:divBdr>
          <w:divsChild>
            <w:div w:id="1621036935">
              <w:marLeft w:val="0"/>
              <w:marRight w:val="0"/>
              <w:marTop w:val="0"/>
              <w:marBottom w:val="0"/>
              <w:divBdr>
                <w:top w:val="none" w:sz="0" w:space="0" w:color="auto"/>
                <w:left w:val="none" w:sz="0" w:space="0" w:color="auto"/>
                <w:bottom w:val="none" w:sz="0" w:space="0" w:color="auto"/>
                <w:right w:val="none" w:sz="0" w:space="0" w:color="auto"/>
              </w:divBdr>
            </w:div>
          </w:divsChild>
        </w:div>
        <w:div w:id="835420079">
          <w:marLeft w:val="0"/>
          <w:marRight w:val="0"/>
          <w:marTop w:val="0"/>
          <w:marBottom w:val="0"/>
          <w:divBdr>
            <w:top w:val="none" w:sz="0" w:space="0" w:color="auto"/>
            <w:left w:val="none" w:sz="0" w:space="0" w:color="auto"/>
            <w:bottom w:val="none" w:sz="0" w:space="0" w:color="auto"/>
            <w:right w:val="none" w:sz="0" w:space="0" w:color="auto"/>
          </w:divBdr>
          <w:divsChild>
            <w:div w:id="825438549">
              <w:marLeft w:val="0"/>
              <w:marRight w:val="0"/>
              <w:marTop w:val="0"/>
              <w:marBottom w:val="0"/>
              <w:divBdr>
                <w:top w:val="none" w:sz="0" w:space="0" w:color="auto"/>
                <w:left w:val="none" w:sz="0" w:space="0" w:color="auto"/>
                <w:bottom w:val="none" w:sz="0" w:space="0" w:color="auto"/>
                <w:right w:val="none" w:sz="0" w:space="0" w:color="auto"/>
              </w:divBdr>
            </w:div>
          </w:divsChild>
        </w:div>
        <w:div w:id="855074439">
          <w:marLeft w:val="0"/>
          <w:marRight w:val="0"/>
          <w:marTop w:val="0"/>
          <w:marBottom w:val="0"/>
          <w:divBdr>
            <w:top w:val="none" w:sz="0" w:space="0" w:color="auto"/>
            <w:left w:val="none" w:sz="0" w:space="0" w:color="auto"/>
            <w:bottom w:val="none" w:sz="0" w:space="0" w:color="auto"/>
            <w:right w:val="none" w:sz="0" w:space="0" w:color="auto"/>
          </w:divBdr>
          <w:divsChild>
            <w:div w:id="1478107830">
              <w:marLeft w:val="0"/>
              <w:marRight w:val="0"/>
              <w:marTop w:val="0"/>
              <w:marBottom w:val="0"/>
              <w:divBdr>
                <w:top w:val="none" w:sz="0" w:space="0" w:color="auto"/>
                <w:left w:val="none" w:sz="0" w:space="0" w:color="auto"/>
                <w:bottom w:val="none" w:sz="0" w:space="0" w:color="auto"/>
                <w:right w:val="none" w:sz="0" w:space="0" w:color="auto"/>
              </w:divBdr>
            </w:div>
          </w:divsChild>
        </w:div>
        <w:div w:id="860780407">
          <w:marLeft w:val="0"/>
          <w:marRight w:val="0"/>
          <w:marTop w:val="0"/>
          <w:marBottom w:val="0"/>
          <w:divBdr>
            <w:top w:val="none" w:sz="0" w:space="0" w:color="auto"/>
            <w:left w:val="none" w:sz="0" w:space="0" w:color="auto"/>
            <w:bottom w:val="none" w:sz="0" w:space="0" w:color="auto"/>
            <w:right w:val="none" w:sz="0" w:space="0" w:color="auto"/>
          </w:divBdr>
          <w:divsChild>
            <w:div w:id="1402024191">
              <w:marLeft w:val="0"/>
              <w:marRight w:val="0"/>
              <w:marTop w:val="0"/>
              <w:marBottom w:val="0"/>
              <w:divBdr>
                <w:top w:val="none" w:sz="0" w:space="0" w:color="auto"/>
                <w:left w:val="none" w:sz="0" w:space="0" w:color="auto"/>
                <w:bottom w:val="none" w:sz="0" w:space="0" w:color="auto"/>
                <w:right w:val="none" w:sz="0" w:space="0" w:color="auto"/>
              </w:divBdr>
            </w:div>
          </w:divsChild>
        </w:div>
        <w:div w:id="862550724">
          <w:marLeft w:val="0"/>
          <w:marRight w:val="0"/>
          <w:marTop w:val="0"/>
          <w:marBottom w:val="0"/>
          <w:divBdr>
            <w:top w:val="none" w:sz="0" w:space="0" w:color="auto"/>
            <w:left w:val="none" w:sz="0" w:space="0" w:color="auto"/>
            <w:bottom w:val="none" w:sz="0" w:space="0" w:color="auto"/>
            <w:right w:val="none" w:sz="0" w:space="0" w:color="auto"/>
          </w:divBdr>
          <w:divsChild>
            <w:div w:id="914242252">
              <w:marLeft w:val="0"/>
              <w:marRight w:val="0"/>
              <w:marTop w:val="0"/>
              <w:marBottom w:val="0"/>
              <w:divBdr>
                <w:top w:val="none" w:sz="0" w:space="0" w:color="auto"/>
                <w:left w:val="none" w:sz="0" w:space="0" w:color="auto"/>
                <w:bottom w:val="none" w:sz="0" w:space="0" w:color="auto"/>
                <w:right w:val="none" w:sz="0" w:space="0" w:color="auto"/>
              </w:divBdr>
            </w:div>
          </w:divsChild>
        </w:div>
        <w:div w:id="900562001">
          <w:marLeft w:val="0"/>
          <w:marRight w:val="0"/>
          <w:marTop w:val="0"/>
          <w:marBottom w:val="0"/>
          <w:divBdr>
            <w:top w:val="none" w:sz="0" w:space="0" w:color="auto"/>
            <w:left w:val="none" w:sz="0" w:space="0" w:color="auto"/>
            <w:bottom w:val="none" w:sz="0" w:space="0" w:color="auto"/>
            <w:right w:val="none" w:sz="0" w:space="0" w:color="auto"/>
          </w:divBdr>
          <w:divsChild>
            <w:div w:id="1056662736">
              <w:marLeft w:val="0"/>
              <w:marRight w:val="0"/>
              <w:marTop w:val="0"/>
              <w:marBottom w:val="0"/>
              <w:divBdr>
                <w:top w:val="none" w:sz="0" w:space="0" w:color="auto"/>
                <w:left w:val="none" w:sz="0" w:space="0" w:color="auto"/>
                <w:bottom w:val="none" w:sz="0" w:space="0" w:color="auto"/>
                <w:right w:val="none" w:sz="0" w:space="0" w:color="auto"/>
              </w:divBdr>
            </w:div>
          </w:divsChild>
        </w:div>
        <w:div w:id="967128459">
          <w:marLeft w:val="0"/>
          <w:marRight w:val="0"/>
          <w:marTop w:val="0"/>
          <w:marBottom w:val="0"/>
          <w:divBdr>
            <w:top w:val="none" w:sz="0" w:space="0" w:color="auto"/>
            <w:left w:val="none" w:sz="0" w:space="0" w:color="auto"/>
            <w:bottom w:val="none" w:sz="0" w:space="0" w:color="auto"/>
            <w:right w:val="none" w:sz="0" w:space="0" w:color="auto"/>
          </w:divBdr>
          <w:divsChild>
            <w:div w:id="318849560">
              <w:marLeft w:val="0"/>
              <w:marRight w:val="0"/>
              <w:marTop w:val="0"/>
              <w:marBottom w:val="0"/>
              <w:divBdr>
                <w:top w:val="none" w:sz="0" w:space="0" w:color="auto"/>
                <w:left w:val="none" w:sz="0" w:space="0" w:color="auto"/>
                <w:bottom w:val="none" w:sz="0" w:space="0" w:color="auto"/>
                <w:right w:val="none" w:sz="0" w:space="0" w:color="auto"/>
              </w:divBdr>
            </w:div>
          </w:divsChild>
        </w:div>
        <w:div w:id="1009024761">
          <w:marLeft w:val="0"/>
          <w:marRight w:val="0"/>
          <w:marTop w:val="0"/>
          <w:marBottom w:val="0"/>
          <w:divBdr>
            <w:top w:val="none" w:sz="0" w:space="0" w:color="auto"/>
            <w:left w:val="none" w:sz="0" w:space="0" w:color="auto"/>
            <w:bottom w:val="none" w:sz="0" w:space="0" w:color="auto"/>
            <w:right w:val="none" w:sz="0" w:space="0" w:color="auto"/>
          </w:divBdr>
          <w:divsChild>
            <w:div w:id="2075932984">
              <w:marLeft w:val="0"/>
              <w:marRight w:val="0"/>
              <w:marTop w:val="0"/>
              <w:marBottom w:val="0"/>
              <w:divBdr>
                <w:top w:val="none" w:sz="0" w:space="0" w:color="auto"/>
                <w:left w:val="none" w:sz="0" w:space="0" w:color="auto"/>
                <w:bottom w:val="none" w:sz="0" w:space="0" w:color="auto"/>
                <w:right w:val="none" w:sz="0" w:space="0" w:color="auto"/>
              </w:divBdr>
            </w:div>
          </w:divsChild>
        </w:div>
        <w:div w:id="1068067176">
          <w:marLeft w:val="0"/>
          <w:marRight w:val="0"/>
          <w:marTop w:val="0"/>
          <w:marBottom w:val="0"/>
          <w:divBdr>
            <w:top w:val="none" w:sz="0" w:space="0" w:color="auto"/>
            <w:left w:val="none" w:sz="0" w:space="0" w:color="auto"/>
            <w:bottom w:val="none" w:sz="0" w:space="0" w:color="auto"/>
            <w:right w:val="none" w:sz="0" w:space="0" w:color="auto"/>
          </w:divBdr>
          <w:divsChild>
            <w:div w:id="1705012073">
              <w:marLeft w:val="0"/>
              <w:marRight w:val="0"/>
              <w:marTop w:val="0"/>
              <w:marBottom w:val="0"/>
              <w:divBdr>
                <w:top w:val="none" w:sz="0" w:space="0" w:color="auto"/>
                <w:left w:val="none" w:sz="0" w:space="0" w:color="auto"/>
                <w:bottom w:val="none" w:sz="0" w:space="0" w:color="auto"/>
                <w:right w:val="none" w:sz="0" w:space="0" w:color="auto"/>
              </w:divBdr>
            </w:div>
          </w:divsChild>
        </w:div>
        <w:div w:id="1082532681">
          <w:marLeft w:val="0"/>
          <w:marRight w:val="0"/>
          <w:marTop w:val="0"/>
          <w:marBottom w:val="0"/>
          <w:divBdr>
            <w:top w:val="none" w:sz="0" w:space="0" w:color="auto"/>
            <w:left w:val="none" w:sz="0" w:space="0" w:color="auto"/>
            <w:bottom w:val="none" w:sz="0" w:space="0" w:color="auto"/>
            <w:right w:val="none" w:sz="0" w:space="0" w:color="auto"/>
          </w:divBdr>
          <w:divsChild>
            <w:div w:id="1577663570">
              <w:marLeft w:val="0"/>
              <w:marRight w:val="0"/>
              <w:marTop w:val="0"/>
              <w:marBottom w:val="0"/>
              <w:divBdr>
                <w:top w:val="none" w:sz="0" w:space="0" w:color="auto"/>
                <w:left w:val="none" w:sz="0" w:space="0" w:color="auto"/>
                <w:bottom w:val="none" w:sz="0" w:space="0" w:color="auto"/>
                <w:right w:val="none" w:sz="0" w:space="0" w:color="auto"/>
              </w:divBdr>
            </w:div>
          </w:divsChild>
        </w:div>
        <w:div w:id="1196843711">
          <w:marLeft w:val="0"/>
          <w:marRight w:val="0"/>
          <w:marTop w:val="0"/>
          <w:marBottom w:val="0"/>
          <w:divBdr>
            <w:top w:val="none" w:sz="0" w:space="0" w:color="auto"/>
            <w:left w:val="none" w:sz="0" w:space="0" w:color="auto"/>
            <w:bottom w:val="none" w:sz="0" w:space="0" w:color="auto"/>
            <w:right w:val="none" w:sz="0" w:space="0" w:color="auto"/>
          </w:divBdr>
          <w:divsChild>
            <w:div w:id="536625308">
              <w:marLeft w:val="0"/>
              <w:marRight w:val="0"/>
              <w:marTop w:val="0"/>
              <w:marBottom w:val="0"/>
              <w:divBdr>
                <w:top w:val="none" w:sz="0" w:space="0" w:color="auto"/>
                <w:left w:val="none" w:sz="0" w:space="0" w:color="auto"/>
                <w:bottom w:val="none" w:sz="0" w:space="0" w:color="auto"/>
                <w:right w:val="none" w:sz="0" w:space="0" w:color="auto"/>
              </w:divBdr>
            </w:div>
          </w:divsChild>
        </w:div>
        <w:div w:id="1231382304">
          <w:marLeft w:val="0"/>
          <w:marRight w:val="0"/>
          <w:marTop w:val="0"/>
          <w:marBottom w:val="0"/>
          <w:divBdr>
            <w:top w:val="none" w:sz="0" w:space="0" w:color="auto"/>
            <w:left w:val="none" w:sz="0" w:space="0" w:color="auto"/>
            <w:bottom w:val="none" w:sz="0" w:space="0" w:color="auto"/>
            <w:right w:val="none" w:sz="0" w:space="0" w:color="auto"/>
          </w:divBdr>
          <w:divsChild>
            <w:div w:id="37977345">
              <w:marLeft w:val="0"/>
              <w:marRight w:val="0"/>
              <w:marTop w:val="0"/>
              <w:marBottom w:val="0"/>
              <w:divBdr>
                <w:top w:val="none" w:sz="0" w:space="0" w:color="auto"/>
                <w:left w:val="none" w:sz="0" w:space="0" w:color="auto"/>
                <w:bottom w:val="none" w:sz="0" w:space="0" w:color="auto"/>
                <w:right w:val="none" w:sz="0" w:space="0" w:color="auto"/>
              </w:divBdr>
            </w:div>
          </w:divsChild>
        </w:div>
        <w:div w:id="1280644439">
          <w:marLeft w:val="0"/>
          <w:marRight w:val="0"/>
          <w:marTop w:val="0"/>
          <w:marBottom w:val="0"/>
          <w:divBdr>
            <w:top w:val="none" w:sz="0" w:space="0" w:color="auto"/>
            <w:left w:val="none" w:sz="0" w:space="0" w:color="auto"/>
            <w:bottom w:val="none" w:sz="0" w:space="0" w:color="auto"/>
            <w:right w:val="none" w:sz="0" w:space="0" w:color="auto"/>
          </w:divBdr>
          <w:divsChild>
            <w:div w:id="816189747">
              <w:marLeft w:val="0"/>
              <w:marRight w:val="0"/>
              <w:marTop w:val="0"/>
              <w:marBottom w:val="0"/>
              <w:divBdr>
                <w:top w:val="none" w:sz="0" w:space="0" w:color="auto"/>
                <w:left w:val="none" w:sz="0" w:space="0" w:color="auto"/>
                <w:bottom w:val="none" w:sz="0" w:space="0" w:color="auto"/>
                <w:right w:val="none" w:sz="0" w:space="0" w:color="auto"/>
              </w:divBdr>
            </w:div>
          </w:divsChild>
        </w:div>
        <w:div w:id="1366323450">
          <w:marLeft w:val="0"/>
          <w:marRight w:val="0"/>
          <w:marTop w:val="0"/>
          <w:marBottom w:val="0"/>
          <w:divBdr>
            <w:top w:val="none" w:sz="0" w:space="0" w:color="auto"/>
            <w:left w:val="none" w:sz="0" w:space="0" w:color="auto"/>
            <w:bottom w:val="none" w:sz="0" w:space="0" w:color="auto"/>
            <w:right w:val="none" w:sz="0" w:space="0" w:color="auto"/>
          </w:divBdr>
          <w:divsChild>
            <w:div w:id="163083921">
              <w:marLeft w:val="0"/>
              <w:marRight w:val="0"/>
              <w:marTop w:val="0"/>
              <w:marBottom w:val="0"/>
              <w:divBdr>
                <w:top w:val="none" w:sz="0" w:space="0" w:color="auto"/>
                <w:left w:val="none" w:sz="0" w:space="0" w:color="auto"/>
                <w:bottom w:val="none" w:sz="0" w:space="0" w:color="auto"/>
                <w:right w:val="none" w:sz="0" w:space="0" w:color="auto"/>
              </w:divBdr>
            </w:div>
          </w:divsChild>
        </w:div>
        <w:div w:id="1434781238">
          <w:marLeft w:val="0"/>
          <w:marRight w:val="0"/>
          <w:marTop w:val="0"/>
          <w:marBottom w:val="0"/>
          <w:divBdr>
            <w:top w:val="none" w:sz="0" w:space="0" w:color="auto"/>
            <w:left w:val="none" w:sz="0" w:space="0" w:color="auto"/>
            <w:bottom w:val="none" w:sz="0" w:space="0" w:color="auto"/>
            <w:right w:val="none" w:sz="0" w:space="0" w:color="auto"/>
          </w:divBdr>
          <w:divsChild>
            <w:div w:id="2123836938">
              <w:marLeft w:val="0"/>
              <w:marRight w:val="0"/>
              <w:marTop w:val="0"/>
              <w:marBottom w:val="0"/>
              <w:divBdr>
                <w:top w:val="none" w:sz="0" w:space="0" w:color="auto"/>
                <w:left w:val="none" w:sz="0" w:space="0" w:color="auto"/>
                <w:bottom w:val="none" w:sz="0" w:space="0" w:color="auto"/>
                <w:right w:val="none" w:sz="0" w:space="0" w:color="auto"/>
              </w:divBdr>
            </w:div>
          </w:divsChild>
        </w:div>
        <w:div w:id="1438712822">
          <w:marLeft w:val="0"/>
          <w:marRight w:val="0"/>
          <w:marTop w:val="0"/>
          <w:marBottom w:val="0"/>
          <w:divBdr>
            <w:top w:val="none" w:sz="0" w:space="0" w:color="auto"/>
            <w:left w:val="none" w:sz="0" w:space="0" w:color="auto"/>
            <w:bottom w:val="none" w:sz="0" w:space="0" w:color="auto"/>
            <w:right w:val="none" w:sz="0" w:space="0" w:color="auto"/>
          </w:divBdr>
          <w:divsChild>
            <w:div w:id="853955468">
              <w:marLeft w:val="0"/>
              <w:marRight w:val="0"/>
              <w:marTop w:val="0"/>
              <w:marBottom w:val="0"/>
              <w:divBdr>
                <w:top w:val="none" w:sz="0" w:space="0" w:color="auto"/>
                <w:left w:val="none" w:sz="0" w:space="0" w:color="auto"/>
                <w:bottom w:val="none" w:sz="0" w:space="0" w:color="auto"/>
                <w:right w:val="none" w:sz="0" w:space="0" w:color="auto"/>
              </w:divBdr>
            </w:div>
          </w:divsChild>
        </w:div>
        <w:div w:id="1460029900">
          <w:marLeft w:val="0"/>
          <w:marRight w:val="0"/>
          <w:marTop w:val="0"/>
          <w:marBottom w:val="0"/>
          <w:divBdr>
            <w:top w:val="none" w:sz="0" w:space="0" w:color="auto"/>
            <w:left w:val="none" w:sz="0" w:space="0" w:color="auto"/>
            <w:bottom w:val="none" w:sz="0" w:space="0" w:color="auto"/>
            <w:right w:val="none" w:sz="0" w:space="0" w:color="auto"/>
          </w:divBdr>
          <w:divsChild>
            <w:div w:id="987782596">
              <w:marLeft w:val="0"/>
              <w:marRight w:val="0"/>
              <w:marTop w:val="0"/>
              <w:marBottom w:val="0"/>
              <w:divBdr>
                <w:top w:val="none" w:sz="0" w:space="0" w:color="auto"/>
                <w:left w:val="none" w:sz="0" w:space="0" w:color="auto"/>
                <w:bottom w:val="none" w:sz="0" w:space="0" w:color="auto"/>
                <w:right w:val="none" w:sz="0" w:space="0" w:color="auto"/>
              </w:divBdr>
            </w:div>
          </w:divsChild>
        </w:div>
        <w:div w:id="1469975156">
          <w:marLeft w:val="0"/>
          <w:marRight w:val="0"/>
          <w:marTop w:val="0"/>
          <w:marBottom w:val="0"/>
          <w:divBdr>
            <w:top w:val="none" w:sz="0" w:space="0" w:color="auto"/>
            <w:left w:val="none" w:sz="0" w:space="0" w:color="auto"/>
            <w:bottom w:val="none" w:sz="0" w:space="0" w:color="auto"/>
            <w:right w:val="none" w:sz="0" w:space="0" w:color="auto"/>
          </w:divBdr>
          <w:divsChild>
            <w:div w:id="944266979">
              <w:marLeft w:val="0"/>
              <w:marRight w:val="0"/>
              <w:marTop w:val="0"/>
              <w:marBottom w:val="0"/>
              <w:divBdr>
                <w:top w:val="none" w:sz="0" w:space="0" w:color="auto"/>
                <w:left w:val="none" w:sz="0" w:space="0" w:color="auto"/>
                <w:bottom w:val="none" w:sz="0" w:space="0" w:color="auto"/>
                <w:right w:val="none" w:sz="0" w:space="0" w:color="auto"/>
              </w:divBdr>
            </w:div>
          </w:divsChild>
        </w:div>
        <w:div w:id="1532262612">
          <w:marLeft w:val="0"/>
          <w:marRight w:val="0"/>
          <w:marTop w:val="0"/>
          <w:marBottom w:val="0"/>
          <w:divBdr>
            <w:top w:val="none" w:sz="0" w:space="0" w:color="auto"/>
            <w:left w:val="none" w:sz="0" w:space="0" w:color="auto"/>
            <w:bottom w:val="none" w:sz="0" w:space="0" w:color="auto"/>
            <w:right w:val="none" w:sz="0" w:space="0" w:color="auto"/>
          </w:divBdr>
          <w:divsChild>
            <w:div w:id="1671761693">
              <w:marLeft w:val="0"/>
              <w:marRight w:val="0"/>
              <w:marTop w:val="0"/>
              <w:marBottom w:val="0"/>
              <w:divBdr>
                <w:top w:val="none" w:sz="0" w:space="0" w:color="auto"/>
                <w:left w:val="none" w:sz="0" w:space="0" w:color="auto"/>
                <w:bottom w:val="none" w:sz="0" w:space="0" w:color="auto"/>
                <w:right w:val="none" w:sz="0" w:space="0" w:color="auto"/>
              </w:divBdr>
            </w:div>
          </w:divsChild>
        </w:div>
        <w:div w:id="1550531735">
          <w:marLeft w:val="0"/>
          <w:marRight w:val="0"/>
          <w:marTop w:val="0"/>
          <w:marBottom w:val="0"/>
          <w:divBdr>
            <w:top w:val="none" w:sz="0" w:space="0" w:color="auto"/>
            <w:left w:val="none" w:sz="0" w:space="0" w:color="auto"/>
            <w:bottom w:val="none" w:sz="0" w:space="0" w:color="auto"/>
            <w:right w:val="none" w:sz="0" w:space="0" w:color="auto"/>
          </w:divBdr>
          <w:divsChild>
            <w:div w:id="1875969494">
              <w:marLeft w:val="0"/>
              <w:marRight w:val="0"/>
              <w:marTop w:val="0"/>
              <w:marBottom w:val="0"/>
              <w:divBdr>
                <w:top w:val="none" w:sz="0" w:space="0" w:color="auto"/>
                <w:left w:val="none" w:sz="0" w:space="0" w:color="auto"/>
                <w:bottom w:val="none" w:sz="0" w:space="0" w:color="auto"/>
                <w:right w:val="none" w:sz="0" w:space="0" w:color="auto"/>
              </w:divBdr>
            </w:div>
          </w:divsChild>
        </w:div>
        <w:div w:id="1582446174">
          <w:marLeft w:val="0"/>
          <w:marRight w:val="0"/>
          <w:marTop w:val="0"/>
          <w:marBottom w:val="0"/>
          <w:divBdr>
            <w:top w:val="none" w:sz="0" w:space="0" w:color="auto"/>
            <w:left w:val="none" w:sz="0" w:space="0" w:color="auto"/>
            <w:bottom w:val="none" w:sz="0" w:space="0" w:color="auto"/>
            <w:right w:val="none" w:sz="0" w:space="0" w:color="auto"/>
          </w:divBdr>
          <w:divsChild>
            <w:div w:id="1570769850">
              <w:marLeft w:val="0"/>
              <w:marRight w:val="0"/>
              <w:marTop w:val="0"/>
              <w:marBottom w:val="0"/>
              <w:divBdr>
                <w:top w:val="none" w:sz="0" w:space="0" w:color="auto"/>
                <w:left w:val="none" w:sz="0" w:space="0" w:color="auto"/>
                <w:bottom w:val="none" w:sz="0" w:space="0" w:color="auto"/>
                <w:right w:val="none" w:sz="0" w:space="0" w:color="auto"/>
              </w:divBdr>
            </w:div>
          </w:divsChild>
        </w:div>
        <w:div w:id="1611664256">
          <w:marLeft w:val="0"/>
          <w:marRight w:val="0"/>
          <w:marTop w:val="0"/>
          <w:marBottom w:val="0"/>
          <w:divBdr>
            <w:top w:val="none" w:sz="0" w:space="0" w:color="auto"/>
            <w:left w:val="none" w:sz="0" w:space="0" w:color="auto"/>
            <w:bottom w:val="none" w:sz="0" w:space="0" w:color="auto"/>
            <w:right w:val="none" w:sz="0" w:space="0" w:color="auto"/>
          </w:divBdr>
          <w:divsChild>
            <w:div w:id="683939954">
              <w:marLeft w:val="0"/>
              <w:marRight w:val="0"/>
              <w:marTop w:val="0"/>
              <w:marBottom w:val="0"/>
              <w:divBdr>
                <w:top w:val="none" w:sz="0" w:space="0" w:color="auto"/>
                <w:left w:val="none" w:sz="0" w:space="0" w:color="auto"/>
                <w:bottom w:val="none" w:sz="0" w:space="0" w:color="auto"/>
                <w:right w:val="none" w:sz="0" w:space="0" w:color="auto"/>
              </w:divBdr>
            </w:div>
          </w:divsChild>
        </w:div>
        <w:div w:id="1642805600">
          <w:marLeft w:val="0"/>
          <w:marRight w:val="0"/>
          <w:marTop w:val="0"/>
          <w:marBottom w:val="0"/>
          <w:divBdr>
            <w:top w:val="none" w:sz="0" w:space="0" w:color="auto"/>
            <w:left w:val="none" w:sz="0" w:space="0" w:color="auto"/>
            <w:bottom w:val="none" w:sz="0" w:space="0" w:color="auto"/>
            <w:right w:val="none" w:sz="0" w:space="0" w:color="auto"/>
          </w:divBdr>
          <w:divsChild>
            <w:div w:id="1910067335">
              <w:marLeft w:val="0"/>
              <w:marRight w:val="0"/>
              <w:marTop w:val="0"/>
              <w:marBottom w:val="0"/>
              <w:divBdr>
                <w:top w:val="none" w:sz="0" w:space="0" w:color="auto"/>
                <w:left w:val="none" w:sz="0" w:space="0" w:color="auto"/>
                <w:bottom w:val="none" w:sz="0" w:space="0" w:color="auto"/>
                <w:right w:val="none" w:sz="0" w:space="0" w:color="auto"/>
              </w:divBdr>
            </w:div>
          </w:divsChild>
        </w:div>
        <w:div w:id="1688209629">
          <w:marLeft w:val="0"/>
          <w:marRight w:val="0"/>
          <w:marTop w:val="0"/>
          <w:marBottom w:val="0"/>
          <w:divBdr>
            <w:top w:val="none" w:sz="0" w:space="0" w:color="auto"/>
            <w:left w:val="none" w:sz="0" w:space="0" w:color="auto"/>
            <w:bottom w:val="none" w:sz="0" w:space="0" w:color="auto"/>
            <w:right w:val="none" w:sz="0" w:space="0" w:color="auto"/>
          </w:divBdr>
          <w:divsChild>
            <w:div w:id="1406027166">
              <w:marLeft w:val="0"/>
              <w:marRight w:val="0"/>
              <w:marTop w:val="0"/>
              <w:marBottom w:val="0"/>
              <w:divBdr>
                <w:top w:val="none" w:sz="0" w:space="0" w:color="auto"/>
                <w:left w:val="none" w:sz="0" w:space="0" w:color="auto"/>
                <w:bottom w:val="none" w:sz="0" w:space="0" w:color="auto"/>
                <w:right w:val="none" w:sz="0" w:space="0" w:color="auto"/>
              </w:divBdr>
            </w:div>
          </w:divsChild>
        </w:div>
        <w:div w:id="1722679511">
          <w:marLeft w:val="0"/>
          <w:marRight w:val="0"/>
          <w:marTop w:val="0"/>
          <w:marBottom w:val="0"/>
          <w:divBdr>
            <w:top w:val="none" w:sz="0" w:space="0" w:color="auto"/>
            <w:left w:val="none" w:sz="0" w:space="0" w:color="auto"/>
            <w:bottom w:val="none" w:sz="0" w:space="0" w:color="auto"/>
            <w:right w:val="none" w:sz="0" w:space="0" w:color="auto"/>
          </w:divBdr>
          <w:divsChild>
            <w:div w:id="1216702801">
              <w:marLeft w:val="0"/>
              <w:marRight w:val="0"/>
              <w:marTop w:val="0"/>
              <w:marBottom w:val="0"/>
              <w:divBdr>
                <w:top w:val="none" w:sz="0" w:space="0" w:color="auto"/>
                <w:left w:val="none" w:sz="0" w:space="0" w:color="auto"/>
                <w:bottom w:val="none" w:sz="0" w:space="0" w:color="auto"/>
                <w:right w:val="none" w:sz="0" w:space="0" w:color="auto"/>
              </w:divBdr>
            </w:div>
          </w:divsChild>
        </w:div>
        <w:div w:id="1805351299">
          <w:marLeft w:val="0"/>
          <w:marRight w:val="0"/>
          <w:marTop w:val="0"/>
          <w:marBottom w:val="0"/>
          <w:divBdr>
            <w:top w:val="none" w:sz="0" w:space="0" w:color="auto"/>
            <w:left w:val="none" w:sz="0" w:space="0" w:color="auto"/>
            <w:bottom w:val="none" w:sz="0" w:space="0" w:color="auto"/>
            <w:right w:val="none" w:sz="0" w:space="0" w:color="auto"/>
          </w:divBdr>
          <w:divsChild>
            <w:div w:id="839351040">
              <w:marLeft w:val="0"/>
              <w:marRight w:val="0"/>
              <w:marTop w:val="0"/>
              <w:marBottom w:val="0"/>
              <w:divBdr>
                <w:top w:val="none" w:sz="0" w:space="0" w:color="auto"/>
                <w:left w:val="none" w:sz="0" w:space="0" w:color="auto"/>
                <w:bottom w:val="none" w:sz="0" w:space="0" w:color="auto"/>
                <w:right w:val="none" w:sz="0" w:space="0" w:color="auto"/>
              </w:divBdr>
            </w:div>
          </w:divsChild>
        </w:div>
        <w:div w:id="1853108557">
          <w:marLeft w:val="0"/>
          <w:marRight w:val="0"/>
          <w:marTop w:val="0"/>
          <w:marBottom w:val="0"/>
          <w:divBdr>
            <w:top w:val="none" w:sz="0" w:space="0" w:color="auto"/>
            <w:left w:val="none" w:sz="0" w:space="0" w:color="auto"/>
            <w:bottom w:val="none" w:sz="0" w:space="0" w:color="auto"/>
            <w:right w:val="none" w:sz="0" w:space="0" w:color="auto"/>
          </w:divBdr>
          <w:divsChild>
            <w:div w:id="2033266838">
              <w:marLeft w:val="0"/>
              <w:marRight w:val="0"/>
              <w:marTop w:val="0"/>
              <w:marBottom w:val="0"/>
              <w:divBdr>
                <w:top w:val="none" w:sz="0" w:space="0" w:color="auto"/>
                <w:left w:val="none" w:sz="0" w:space="0" w:color="auto"/>
                <w:bottom w:val="none" w:sz="0" w:space="0" w:color="auto"/>
                <w:right w:val="none" w:sz="0" w:space="0" w:color="auto"/>
              </w:divBdr>
            </w:div>
          </w:divsChild>
        </w:div>
        <w:div w:id="1856840291">
          <w:marLeft w:val="0"/>
          <w:marRight w:val="0"/>
          <w:marTop w:val="0"/>
          <w:marBottom w:val="0"/>
          <w:divBdr>
            <w:top w:val="none" w:sz="0" w:space="0" w:color="auto"/>
            <w:left w:val="none" w:sz="0" w:space="0" w:color="auto"/>
            <w:bottom w:val="none" w:sz="0" w:space="0" w:color="auto"/>
            <w:right w:val="none" w:sz="0" w:space="0" w:color="auto"/>
          </w:divBdr>
          <w:divsChild>
            <w:div w:id="1457287586">
              <w:marLeft w:val="0"/>
              <w:marRight w:val="0"/>
              <w:marTop w:val="0"/>
              <w:marBottom w:val="0"/>
              <w:divBdr>
                <w:top w:val="none" w:sz="0" w:space="0" w:color="auto"/>
                <w:left w:val="none" w:sz="0" w:space="0" w:color="auto"/>
                <w:bottom w:val="none" w:sz="0" w:space="0" w:color="auto"/>
                <w:right w:val="none" w:sz="0" w:space="0" w:color="auto"/>
              </w:divBdr>
            </w:div>
          </w:divsChild>
        </w:div>
        <w:div w:id="1917133341">
          <w:marLeft w:val="0"/>
          <w:marRight w:val="0"/>
          <w:marTop w:val="0"/>
          <w:marBottom w:val="0"/>
          <w:divBdr>
            <w:top w:val="none" w:sz="0" w:space="0" w:color="auto"/>
            <w:left w:val="none" w:sz="0" w:space="0" w:color="auto"/>
            <w:bottom w:val="none" w:sz="0" w:space="0" w:color="auto"/>
            <w:right w:val="none" w:sz="0" w:space="0" w:color="auto"/>
          </w:divBdr>
          <w:divsChild>
            <w:div w:id="1021593648">
              <w:marLeft w:val="0"/>
              <w:marRight w:val="0"/>
              <w:marTop w:val="0"/>
              <w:marBottom w:val="0"/>
              <w:divBdr>
                <w:top w:val="none" w:sz="0" w:space="0" w:color="auto"/>
                <w:left w:val="none" w:sz="0" w:space="0" w:color="auto"/>
                <w:bottom w:val="none" w:sz="0" w:space="0" w:color="auto"/>
                <w:right w:val="none" w:sz="0" w:space="0" w:color="auto"/>
              </w:divBdr>
            </w:div>
          </w:divsChild>
        </w:div>
        <w:div w:id="1943295508">
          <w:marLeft w:val="0"/>
          <w:marRight w:val="0"/>
          <w:marTop w:val="0"/>
          <w:marBottom w:val="0"/>
          <w:divBdr>
            <w:top w:val="none" w:sz="0" w:space="0" w:color="auto"/>
            <w:left w:val="none" w:sz="0" w:space="0" w:color="auto"/>
            <w:bottom w:val="none" w:sz="0" w:space="0" w:color="auto"/>
            <w:right w:val="none" w:sz="0" w:space="0" w:color="auto"/>
          </w:divBdr>
          <w:divsChild>
            <w:div w:id="1638141669">
              <w:marLeft w:val="0"/>
              <w:marRight w:val="0"/>
              <w:marTop w:val="0"/>
              <w:marBottom w:val="0"/>
              <w:divBdr>
                <w:top w:val="none" w:sz="0" w:space="0" w:color="auto"/>
                <w:left w:val="none" w:sz="0" w:space="0" w:color="auto"/>
                <w:bottom w:val="none" w:sz="0" w:space="0" w:color="auto"/>
                <w:right w:val="none" w:sz="0" w:space="0" w:color="auto"/>
              </w:divBdr>
            </w:div>
          </w:divsChild>
        </w:div>
        <w:div w:id="1973435909">
          <w:marLeft w:val="0"/>
          <w:marRight w:val="0"/>
          <w:marTop w:val="0"/>
          <w:marBottom w:val="0"/>
          <w:divBdr>
            <w:top w:val="none" w:sz="0" w:space="0" w:color="auto"/>
            <w:left w:val="none" w:sz="0" w:space="0" w:color="auto"/>
            <w:bottom w:val="none" w:sz="0" w:space="0" w:color="auto"/>
            <w:right w:val="none" w:sz="0" w:space="0" w:color="auto"/>
          </w:divBdr>
          <w:divsChild>
            <w:div w:id="552615917">
              <w:marLeft w:val="0"/>
              <w:marRight w:val="0"/>
              <w:marTop w:val="0"/>
              <w:marBottom w:val="0"/>
              <w:divBdr>
                <w:top w:val="none" w:sz="0" w:space="0" w:color="auto"/>
                <w:left w:val="none" w:sz="0" w:space="0" w:color="auto"/>
                <w:bottom w:val="none" w:sz="0" w:space="0" w:color="auto"/>
                <w:right w:val="none" w:sz="0" w:space="0" w:color="auto"/>
              </w:divBdr>
            </w:div>
          </w:divsChild>
        </w:div>
        <w:div w:id="1986396787">
          <w:marLeft w:val="0"/>
          <w:marRight w:val="0"/>
          <w:marTop w:val="0"/>
          <w:marBottom w:val="0"/>
          <w:divBdr>
            <w:top w:val="none" w:sz="0" w:space="0" w:color="auto"/>
            <w:left w:val="none" w:sz="0" w:space="0" w:color="auto"/>
            <w:bottom w:val="none" w:sz="0" w:space="0" w:color="auto"/>
            <w:right w:val="none" w:sz="0" w:space="0" w:color="auto"/>
          </w:divBdr>
          <w:divsChild>
            <w:div w:id="897863412">
              <w:marLeft w:val="0"/>
              <w:marRight w:val="0"/>
              <w:marTop w:val="0"/>
              <w:marBottom w:val="0"/>
              <w:divBdr>
                <w:top w:val="none" w:sz="0" w:space="0" w:color="auto"/>
                <w:left w:val="none" w:sz="0" w:space="0" w:color="auto"/>
                <w:bottom w:val="none" w:sz="0" w:space="0" w:color="auto"/>
                <w:right w:val="none" w:sz="0" w:space="0" w:color="auto"/>
              </w:divBdr>
            </w:div>
          </w:divsChild>
        </w:div>
        <w:div w:id="2014531651">
          <w:marLeft w:val="0"/>
          <w:marRight w:val="0"/>
          <w:marTop w:val="0"/>
          <w:marBottom w:val="0"/>
          <w:divBdr>
            <w:top w:val="none" w:sz="0" w:space="0" w:color="auto"/>
            <w:left w:val="none" w:sz="0" w:space="0" w:color="auto"/>
            <w:bottom w:val="none" w:sz="0" w:space="0" w:color="auto"/>
            <w:right w:val="none" w:sz="0" w:space="0" w:color="auto"/>
          </w:divBdr>
          <w:divsChild>
            <w:div w:id="1559898832">
              <w:marLeft w:val="0"/>
              <w:marRight w:val="0"/>
              <w:marTop w:val="0"/>
              <w:marBottom w:val="0"/>
              <w:divBdr>
                <w:top w:val="none" w:sz="0" w:space="0" w:color="auto"/>
                <w:left w:val="none" w:sz="0" w:space="0" w:color="auto"/>
                <w:bottom w:val="none" w:sz="0" w:space="0" w:color="auto"/>
                <w:right w:val="none" w:sz="0" w:space="0" w:color="auto"/>
              </w:divBdr>
            </w:div>
          </w:divsChild>
        </w:div>
        <w:div w:id="2031369077">
          <w:marLeft w:val="0"/>
          <w:marRight w:val="0"/>
          <w:marTop w:val="0"/>
          <w:marBottom w:val="0"/>
          <w:divBdr>
            <w:top w:val="none" w:sz="0" w:space="0" w:color="auto"/>
            <w:left w:val="none" w:sz="0" w:space="0" w:color="auto"/>
            <w:bottom w:val="none" w:sz="0" w:space="0" w:color="auto"/>
            <w:right w:val="none" w:sz="0" w:space="0" w:color="auto"/>
          </w:divBdr>
          <w:divsChild>
            <w:div w:id="882255621">
              <w:marLeft w:val="0"/>
              <w:marRight w:val="0"/>
              <w:marTop w:val="0"/>
              <w:marBottom w:val="0"/>
              <w:divBdr>
                <w:top w:val="none" w:sz="0" w:space="0" w:color="auto"/>
                <w:left w:val="none" w:sz="0" w:space="0" w:color="auto"/>
                <w:bottom w:val="none" w:sz="0" w:space="0" w:color="auto"/>
                <w:right w:val="none" w:sz="0" w:space="0" w:color="auto"/>
              </w:divBdr>
            </w:div>
          </w:divsChild>
        </w:div>
        <w:div w:id="2070497463">
          <w:marLeft w:val="0"/>
          <w:marRight w:val="0"/>
          <w:marTop w:val="0"/>
          <w:marBottom w:val="0"/>
          <w:divBdr>
            <w:top w:val="none" w:sz="0" w:space="0" w:color="auto"/>
            <w:left w:val="none" w:sz="0" w:space="0" w:color="auto"/>
            <w:bottom w:val="none" w:sz="0" w:space="0" w:color="auto"/>
            <w:right w:val="none" w:sz="0" w:space="0" w:color="auto"/>
          </w:divBdr>
          <w:divsChild>
            <w:div w:id="1567687587">
              <w:marLeft w:val="0"/>
              <w:marRight w:val="0"/>
              <w:marTop w:val="0"/>
              <w:marBottom w:val="0"/>
              <w:divBdr>
                <w:top w:val="none" w:sz="0" w:space="0" w:color="auto"/>
                <w:left w:val="none" w:sz="0" w:space="0" w:color="auto"/>
                <w:bottom w:val="none" w:sz="0" w:space="0" w:color="auto"/>
                <w:right w:val="none" w:sz="0" w:space="0" w:color="auto"/>
              </w:divBdr>
            </w:div>
          </w:divsChild>
        </w:div>
        <w:div w:id="2078235294">
          <w:marLeft w:val="0"/>
          <w:marRight w:val="0"/>
          <w:marTop w:val="0"/>
          <w:marBottom w:val="0"/>
          <w:divBdr>
            <w:top w:val="none" w:sz="0" w:space="0" w:color="auto"/>
            <w:left w:val="none" w:sz="0" w:space="0" w:color="auto"/>
            <w:bottom w:val="none" w:sz="0" w:space="0" w:color="auto"/>
            <w:right w:val="none" w:sz="0" w:space="0" w:color="auto"/>
          </w:divBdr>
          <w:divsChild>
            <w:div w:id="1663461710">
              <w:marLeft w:val="0"/>
              <w:marRight w:val="0"/>
              <w:marTop w:val="0"/>
              <w:marBottom w:val="0"/>
              <w:divBdr>
                <w:top w:val="none" w:sz="0" w:space="0" w:color="auto"/>
                <w:left w:val="none" w:sz="0" w:space="0" w:color="auto"/>
                <w:bottom w:val="none" w:sz="0" w:space="0" w:color="auto"/>
                <w:right w:val="none" w:sz="0" w:space="0" w:color="auto"/>
              </w:divBdr>
            </w:div>
          </w:divsChild>
        </w:div>
        <w:div w:id="2130850954">
          <w:marLeft w:val="0"/>
          <w:marRight w:val="0"/>
          <w:marTop w:val="0"/>
          <w:marBottom w:val="0"/>
          <w:divBdr>
            <w:top w:val="none" w:sz="0" w:space="0" w:color="auto"/>
            <w:left w:val="none" w:sz="0" w:space="0" w:color="auto"/>
            <w:bottom w:val="none" w:sz="0" w:space="0" w:color="auto"/>
            <w:right w:val="none" w:sz="0" w:space="0" w:color="auto"/>
          </w:divBdr>
          <w:divsChild>
            <w:div w:id="59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43434">
      <w:bodyDiv w:val="1"/>
      <w:marLeft w:val="0"/>
      <w:marRight w:val="0"/>
      <w:marTop w:val="0"/>
      <w:marBottom w:val="0"/>
      <w:divBdr>
        <w:top w:val="none" w:sz="0" w:space="0" w:color="auto"/>
        <w:left w:val="none" w:sz="0" w:space="0" w:color="auto"/>
        <w:bottom w:val="none" w:sz="0" w:space="0" w:color="auto"/>
        <w:right w:val="none" w:sz="0" w:space="0" w:color="auto"/>
      </w:divBdr>
    </w:div>
    <w:div w:id="1876309603">
      <w:bodyDiv w:val="1"/>
      <w:marLeft w:val="0"/>
      <w:marRight w:val="0"/>
      <w:marTop w:val="0"/>
      <w:marBottom w:val="0"/>
      <w:divBdr>
        <w:top w:val="none" w:sz="0" w:space="0" w:color="auto"/>
        <w:left w:val="none" w:sz="0" w:space="0" w:color="auto"/>
        <w:bottom w:val="none" w:sz="0" w:space="0" w:color="auto"/>
        <w:right w:val="none" w:sz="0" w:space="0" w:color="auto"/>
      </w:divBdr>
    </w:div>
    <w:div w:id="1939943427">
      <w:bodyDiv w:val="1"/>
      <w:marLeft w:val="0"/>
      <w:marRight w:val="0"/>
      <w:marTop w:val="0"/>
      <w:marBottom w:val="0"/>
      <w:divBdr>
        <w:top w:val="none" w:sz="0" w:space="0" w:color="auto"/>
        <w:left w:val="none" w:sz="0" w:space="0" w:color="auto"/>
        <w:bottom w:val="none" w:sz="0" w:space="0" w:color="auto"/>
        <w:right w:val="none" w:sz="0" w:space="0" w:color="auto"/>
      </w:divBdr>
    </w:div>
    <w:div w:id="1962882375">
      <w:bodyDiv w:val="1"/>
      <w:marLeft w:val="0"/>
      <w:marRight w:val="0"/>
      <w:marTop w:val="0"/>
      <w:marBottom w:val="0"/>
      <w:divBdr>
        <w:top w:val="none" w:sz="0" w:space="0" w:color="auto"/>
        <w:left w:val="none" w:sz="0" w:space="0" w:color="auto"/>
        <w:bottom w:val="none" w:sz="0" w:space="0" w:color="auto"/>
        <w:right w:val="none" w:sz="0" w:space="0" w:color="auto"/>
      </w:divBdr>
    </w:div>
    <w:div w:id="1982877200">
      <w:bodyDiv w:val="1"/>
      <w:marLeft w:val="0"/>
      <w:marRight w:val="0"/>
      <w:marTop w:val="0"/>
      <w:marBottom w:val="0"/>
      <w:divBdr>
        <w:top w:val="none" w:sz="0" w:space="0" w:color="auto"/>
        <w:left w:val="none" w:sz="0" w:space="0" w:color="auto"/>
        <w:bottom w:val="none" w:sz="0" w:space="0" w:color="auto"/>
        <w:right w:val="none" w:sz="0" w:space="0" w:color="auto"/>
      </w:divBdr>
    </w:div>
    <w:div w:id="2006781350">
      <w:bodyDiv w:val="1"/>
      <w:marLeft w:val="0"/>
      <w:marRight w:val="0"/>
      <w:marTop w:val="0"/>
      <w:marBottom w:val="0"/>
      <w:divBdr>
        <w:top w:val="none" w:sz="0" w:space="0" w:color="auto"/>
        <w:left w:val="none" w:sz="0" w:space="0" w:color="auto"/>
        <w:bottom w:val="none" w:sz="0" w:space="0" w:color="auto"/>
        <w:right w:val="none" w:sz="0" w:space="0" w:color="auto"/>
      </w:divBdr>
    </w:div>
    <w:div w:id="2066949353">
      <w:bodyDiv w:val="1"/>
      <w:marLeft w:val="0"/>
      <w:marRight w:val="0"/>
      <w:marTop w:val="0"/>
      <w:marBottom w:val="0"/>
      <w:divBdr>
        <w:top w:val="none" w:sz="0" w:space="0" w:color="auto"/>
        <w:left w:val="none" w:sz="0" w:space="0" w:color="auto"/>
        <w:bottom w:val="none" w:sz="0" w:space="0" w:color="auto"/>
        <w:right w:val="none" w:sz="0" w:space="0" w:color="auto"/>
      </w:divBdr>
    </w:div>
    <w:div w:id="2075425030">
      <w:bodyDiv w:val="1"/>
      <w:marLeft w:val="0"/>
      <w:marRight w:val="0"/>
      <w:marTop w:val="0"/>
      <w:marBottom w:val="0"/>
      <w:divBdr>
        <w:top w:val="none" w:sz="0" w:space="0" w:color="auto"/>
        <w:left w:val="none" w:sz="0" w:space="0" w:color="auto"/>
        <w:bottom w:val="none" w:sz="0" w:space="0" w:color="auto"/>
        <w:right w:val="none" w:sz="0" w:space="0" w:color="auto"/>
      </w:divBdr>
    </w:div>
    <w:div w:id="211308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corporate.virginatlantic.com/content/dam/documents/Responsible%20Supplier%20Policy%202022.pdf" TargetMode="External"/><Relationship Id="rId25" Type="http://schemas.openxmlformats.org/officeDocument/2006/relationships/hyperlink" Target="mailto:TBC@fly.virgin.com"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company.secretariat@fly.virgin,com" TargetMode="External"/><Relationship Id="rId20" Type="http://schemas.openxmlformats.org/officeDocument/2006/relationships/image" Target="media/image1.png"/><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8.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7.xml"/><Relationship Id="rId28"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footer" Target="footer4.xml"/><Relationship Id="rId31" Type="http://schemas.openxmlformats.org/officeDocument/2006/relationships/footer" Target="footer1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image" Target="media/image3.emf"/><Relationship Id="rId30" Type="http://schemas.openxmlformats.org/officeDocument/2006/relationships/footer" Target="footer10.xml"/><Relationship Id="rId35" Type="http://schemas.microsoft.com/office/2020/10/relationships/intelligence" Target="intelligence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 StyleName=""/>
</file>

<file path=customXml/item3.xml><?xml version="1.0" encoding="utf-8"?>
<ct:contentTypeSchema xmlns:ct="http://schemas.microsoft.com/office/2006/metadata/contentType" xmlns:ma="http://schemas.microsoft.com/office/2006/metadata/properties/metaAttributes" ct:_="" ma:_="" ma:contentTypeName="Document" ma:contentTypeID="0x0101000560CDE7020FBE4F987D5680CBA97CD3" ma:contentTypeVersion="10" ma:contentTypeDescription="Create a new document." ma:contentTypeScope="" ma:versionID="4fbed0173a2ebcc74ba7d005722587c6">
  <xsd:schema xmlns:xsd="http://www.w3.org/2001/XMLSchema" xmlns:xs="http://www.w3.org/2001/XMLSchema" xmlns:p="http://schemas.microsoft.com/office/2006/metadata/properties" xmlns:ns2="042478ca-ca2d-4d01-83eb-90396d5625e9" xmlns:ns3="70b03f2f-74c7-4926-a36d-d4bdb9e02d45" targetNamespace="http://schemas.microsoft.com/office/2006/metadata/properties" ma:root="true" ma:fieldsID="1e47617018f8bf8a4d157a39e72236d1" ns2:_="" ns3:_="">
    <xsd:import namespace="042478ca-ca2d-4d01-83eb-90396d5625e9"/>
    <xsd:import namespace="70b03f2f-74c7-4926-a36d-d4bdb9e02d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EventHashCode" minOccurs="0"/>
                <xsd:element ref="ns2:MediaServiceOCR"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2478ca-ca2d-4d01-83eb-90396d5625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b03f2f-74c7-4926-a36d-d4bdb9e02d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cd25fd-8387-47a0-a3a2-f48b21d35c24}" ma:internalName="TaxCatchAll" ma:showField="CatchAllData" ma:web="70b03f2f-74c7-4926-a36d-d4bdb9e02d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file>

<file path=customXml/item5.xml><?xml version="1.0" encoding="utf-8"?>
<b:Sources xmlns:b="http://schemas.openxmlformats.org/officeDocument/2006/bibliography" xmlns="http://schemas.openxmlformats.org/officeDocument/2006/bibliography" SelectedStyle="" StyleName=""/>
</file>

<file path=customXml/item6.xml><?xml version="1.0" encoding="utf-8"?>
<p:properties xmlns:p="http://schemas.microsoft.com/office/2006/metadata/properties" xmlns:xsi="http://www.w3.org/2001/XMLSchema-instance" xmlns:pc="http://schemas.microsoft.com/office/infopath/2007/PartnerControls">
  <documentManagement>
    <TaxCatchAll xmlns="70b03f2f-74c7-4926-a36d-d4bdb9e02d45" xsi:nil="true"/>
    <lcf76f155ced4ddcb4097134ff3c332f xmlns="042478ca-ca2d-4d01-83eb-90396d5625e9">
      <Terms xmlns="http://schemas.microsoft.com/office/infopath/2007/PartnerControls"/>
    </lcf76f155ced4ddcb4097134ff3c332f>
  </documentManagement>
</p:properties>
</file>

<file path=customXml/item7.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0541940-9496-43BB-9A8B-D9B6BA70A3CB}">
  <ds:schemaRefs>
    <ds:schemaRef ds:uri="http://schemas.microsoft.com/sharepoint/v3/contenttype/forms"/>
  </ds:schemaRefs>
</ds:datastoreItem>
</file>

<file path=customXml/itemProps2.xml><?xml version="1.0" encoding="utf-8"?>
<ds:datastoreItem xmlns:ds="http://schemas.openxmlformats.org/officeDocument/2006/customXml" ds:itemID="{88094C2F-0DD6-4CAB-99C6-5D99D981AB5B}">
  <ds:schemaRefs>
    <ds:schemaRef ds:uri="http://schemas.openxmlformats.org/officeDocument/2006/bibliography"/>
  </ds:schemaRefs>
</ds:datastoreItem>
</file>

<file path=customXml/itemProps3.xml><?xml version="1.0" encoding="utf-8"?>
<ds:datastoreItem xmlns:ds="http://schemas.openxmlformats.org/officeDocument/2006/customXml" ds:itemID="{EDD418CA-AAB1-4A1F-99B6-78E3761F5A52}"/>
</file>

<file path=customXml/itemProps4.xml><?xml version="1.0" encoding="utf-8"?>
<ds:datastoreItem xmlns:ds="http://schemas.openxmlformats.org/officeDocument/2006/customXml" ds:itemID="{F3522A2A-4BD8-41AB-87D6-3FC4D1D69021}">
  <ds:schemaRefs>
    <ds:schemaRef ds:uri="http://schemas.openxmlformats.org/officeDocument/2006/bibliography"/>
  </ds:schemaRefs>
</ds:datastoreItem>
</file>

<file path=customXml/itemProps5.xml><?xml version="1.0" encoding="utf-8"?>
<ds:datastoreItem xmlns:ds="http://schemas.openxmlformats.org/officeDocument/2006/customXml" ds:itemID="{5193B095-EC94-4595-A704-32D124AD764F}">
  <ds:schemaRefs>
    <ds:schemaRef ds:uri="http://schemas.openxmlformats.org/officeDocument/2006/bibliography"/>
  </ds:schemaRefs>
</ds:datastoreItem>
</file>

<file path=customXml/itemProps6.xml><?xml version="1.0" encoding="utf-8"?>
<ds:datastoreItem xmlns:ds="http://schemas.openxmlformats.org/officeDocument/2006/customXml" ds:itemID="{EB1B83DE-21AE-4CAC-906E-866F2DA6F66C}">
  <ds:schemaRefs>
    <ds:schemaRef ds:uri="http://schemas.microsoft.com/office/2006/metadata/properties"/>
    <ds:schemaRef ds:uri="http://schemas.microsoft.com/office/infopath/2007/PartnerControls"/>
  </ds:schemaRefs>
</ds:datastoreItem>
</file>

<file path=customXml/itemProps7.xml><?xml version="1.0" encoding="utf-8"?>
<ds:datastoreItem xmlns:ds="http://schemas.openxmlformats.org/officeDocument/2006/customXml" ds:itemID="{FC5C571C-F4A2-4A0C-B9E6-CE0F0F3AE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137</Pages>
  <Words>45094</Words>
  <Characters>257037</Characters>
  <Application>Microsoft Office Word</Application>
  <DocSecurity>0</DocSecurity>
  <Lines>2141</Lines>
  <Paragraphs>603</Paragraphs>
  <ScaleCrop>false</ScaleCrop>
  <Company>Harbottle &amp; Lewis</Company>
  <LinksUpToDate>false</LinksUpToDate>
  <CharactersWithSpaces>301528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dc:title>
  <dc:subject/>
  <dc:creator>265</dc:creator>
  <cp:keywords/>
  <cp:lastModifiedBy>Sherry Cox</cp:lastModifiedBy>
  <cp:revision>2</cp:revision>
  <cp:lastPrinted>2017-02-08T12:26:00Z</cp:lastPrinted>
  <dcterms:created xsi:type="dcterms:W3CDTF">2024-05-30T15:16:00Z</dcterms:created>
  <dcterms:modified xsi:type="dcterms:W3CDTF">2024-05-30T15:16:00Z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0x0101000560CDE7020FBE4F987D5680CBA97CD3</vt:lpwstr>
  </property>
  <property fmtid="{D5CDD505-2E9C-101B-9397-08002B2CF9AE}" pid="3" name="MediaServiceImageTags">
    <vt:lpwstr/>
  </property>
</Properties>
</file>